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18.svg" ContentType="image/svg+xml"/>
  <Override PartName="/word/media/image120.svg" ContentType="image/svg+xml"/>
  <Override PartName="/word/media/image122.svg" ContentType="image/svg+xml"/>
  <Override PartName="/word/media/image124.svg" ContentType="image/svg+xml"/>
  <Override PartName="/word/media/image128.svg" ContentType="image/svg+xml"/>
  <Override PartName="/word/media/image130.svg" ContentType="image/svg+xml"/>
  <Override PartName="/word/media/image132.svg" ContentType="image/svg+xml"/>
  <Override PartName="/word/media/image134.svg" ContentType="image/svg+xml"/>
  <Override PartName="/word/media/image136.svg" ContentType="image/svg+xml"/>
  <Override PartName="/word/media/image138.svg" ContentType="image/svg+xml"/>
  <Override PartName="/word/media/image140.svg" ContentType="image/svg+xml"/>
  <Override PartName="/word/media/image142.svg" ContentType="image/svg+xml"/>
  <Override PartName="/word/media/image144.svg" ContentType="image/svg+xml"/>
  <Override PartName="/word/media/image147.svg" ContentType="image/svg+xml"/>
  <Override PartName="/word/media/image149.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9.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2.svg" ContentType="image/svg+xml"/>
  <Override PartName="/word/media/image184.svg" ContentType="image/svg+xml"/>
  <Override PartName="/word/media/image186.svg" ContentType="image/svg+xml"/>
  <Override PartName="/word/media/image188.svg" ContentType="image/svg+xml"/>
  <Override PartName="/word/media/image190.svg" ContentType="image/svg+xml"/>
  <Override PartName="/word/media/image192.svg" ContentType="image/svg+xml"/>
  <Override PartName="/word/media/image194.svg" ContentType="image/svg+xml"/>
  <Override PartName="/word/media/image196.svg" ContentType="image/svg+xml"/>
  <Override PartName="/word/media/image198.svg" ContentType="image/svg+xml"/>
  <Override PartName="/word/media/image200.svg" ContentType="image/svg+xml"/>
  <Override PartName="/word/media/image202.svg" ContentType="image/svg+xml"/>
  <Override PartName="/word/media/image204.svg" ContentType="image/svg+xml"/>
  <Override PartName="/word/media/image206.svg" ContentType="image/svg+xml"/>
  <Override PartName="/word/media/image208.svg" ContentType="image/svg+xml"/>
  <Override PartName="/word/media/image210.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1.svg" ContentType="image/svg+xml"/>
  <Override PartName="/word/media/image234.svg" ContentType="image/svg+xml"/>
  <Override PartName="/word/media/image236.svg" ContentType="image/svg+xml"/>
  <Override PartName="/word/media/image238.svg" ContentType="image/svg+xml"/>
  <Override PartName="/word/media/image240.svg" ContentType="image/svg+xml"/>
  <Override PartName="/word/media/image242.svg" ContentType="image/svg+xml"/>
  <Override PartName="/word/media/image244.svg" ContentType="image/svg+xml"/>
  <Override PartName="/word/media/image246.svg" ContentType="image/svg+xml"/>
  <Override PartName="/word/media/image248.svg" ContentType="image/svg+xml"/>
  <Override PartName="/word/media/image250.svg" ContentType="image/svg+xml"/>
  <Override PartName="/word/media/image252.svg" ContentType="image/svg+xml"/>
  <Override PartName="/word/media/image254.svg" ContentType="image/svg+xml"/>
  <Override PartName="/word/media/image256.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8.svg" ContentType="image/svg+xml"/>
  <Override PartName="/word/media/image290.svg" ContentType="image/svg+xml"/>
  <Override PartName="/word/media/image292.svg" ContentType="image/svg+xml"/>
  <Override PartName="/word/media/image294.svg" ContentType="image/svg+xml"/>
  <Override PartName="/word/media/image296.svg" ContentType="image/svg+xml"/>
  <Override PartName="/word/media/image298.svg" ContentType="image/svg+xml"/>
  <Override PartName="/word/media/image300.svg" ContentType="image/svg+xml"/>
  <Override PartName="/word/media/image302.svg" ContentType="image/svg+xml"/>
  <Override PartName="/word/media/image304.svg" ContentType="image/svg+xml"/>
  <Override PartName="/word/media/image306.svg" ContentType="image/svg+xml"/>
  <Override PartName="/word/media/image308.svg" ContentType="image/svg+xml"/>
  <Override PartName="/word/media/image310.svg" ContentType="image/svg+xml"/>
  <Override PartName="/word/media/image312.svg" ContentType="image/svg+xml"/>
  <Override PartName="/word/media/image314.svg" ContentType="image/svg+xml"/>
  <Override PartName="/word/media/image316.svg" ContentType="image/svg+xml"/>
  <Override PartName="/word/media/image318.svg" ContentType="image/svg+xml"/>
  <Override PartName="/word/media/image320.svg" ContentType="image/svg+xml"/>
  <Override PartName="/word/media/image322.svg" ContentType="image/svg+xml"/>
  <Override PartName="/word/media/image324.svg" ContentType="image/svg+xml"/>
  <Override PartName="/word/media/image326.svg" ContentType="image/svg+xml"/>
  <Override PartName="/word/media/image328.svg" ContentType="image/svg+xml"/>
  <Override PartName="/word/media/image330.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2.svg" ContentType="image/svg+xml"/>
  <Override PartName="/word/media/image354.svg" ContentType="image/svg+xml"/>
  <Override PartName="/word/media/image356.svg" ContentType="image/svg+xml"/>
  <Override PartName="/word/media/image358.svg" ContentType="image/svg+xml"/>
  <Override PartName="/word/media/image360.svg" ContentType="image/svg+xml"/>
  <Override PartName="/word/media/image362.svg" ContentType="image/svg+xml"/>
  <Override PartName="/word/media/image364.svg" ContentType="image/svg+xml"/>
  <Override PartName="/word/media/image366.svg" ContentType="image/svg+xml"/>
  <Override PartName="/word/media/image368.svg" ContentType="image/svg+xml"/>
  <Override PartName="/word/media/image370.svg" ContentType="image/svg+xml"/>
  <Override PartName="/word/media/image372.svg" ContentType="image/svg+xml"/>
  <Override PartName="/word/media/image374.svg" ContentType="image/svg+xml"/>
  <Override PartName="/word/media/image377.svg" ContentType="image/svg+xml"/>
  <Override PartName="/word/media/image379.svg" ContentType="image/svg+xml"/>
  <Override PartName="/word/media/image38.svg" ContentType="image/svg+xml"/>
  <Override PartName="/word/media/image381.svg" ContentType="image/svg+xml"/>
  <Override PartName="/word/media/image383.svg" ContentType="image/svg+xml"/>
  <Override PartName="/word/media/image389.svg" ContentType="image/svg+xml"/>
  <Override PartName="/word/media/image391.svg" ContentType="image/svg+xml"/>
  <Override PartName="/word/media/image393.svg" ContentType="image/svg+xml"/>
  <Override PartName="/word/media/image395.svg" ContentType="image/svg+xml"/>
  <Override PartName="/word/media/image397.svg" ContentType="image/svg+xml"/>
  <Override PartName="/word/media/image405.svg" ContentType="image/svg+xml"/>
  <Override PartName="/word/media/image407.svg" ContentType="image/svg+xml"/>
  <Override PartName="/word/media/image409.svg" ContentType="image/svg+xml"/>
  <Override PartName="/word/media/image41.svg" ContentType="image/svg+xml"/>
  <Override PartName="/word/media/image41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both"/>
        <w:rPr>
          <w:rFonts w:hint="default" w:ascii="Times New Roman" w:hAnsi="Times New Roman" w:eastAsia="Times New Roman" w:cs="Times New Roman"/>
          <w:i w:val="0"/>
          <w:iCs w:val="0"/>
          <w:sz w:val="28"/>
          <w:szCs w:val="28"/>
        </w:rPr>
      </w:pPr>
    </w:p>
    <w:tbl>
      <w:tblPr>
        <w:tblStyle w:val="22"/>
        <w:tblW w:w="9360" w:type="dxa"/>
        <w:tblInd w:w="-90" w:type="dxa"/>
        <w:tblBorders>
          <w:top w:val="none" w:color="auto" w:sz="0" w:space="0"/>
          <w:left w:val="none" w:color="auto" w:sz="0" w:space="0"/>
          <w:bottom w:val="none" w:color="auto" w:sz="0" w:space="0"/>
          <w:right w:val="none" w:color="auto" w:sz="0" w:space="0"/>
          <w:insideH w:val="single" w:color="000000" w:sz="4" w:space="0"/>
          <w:insideV w:val="single" w:color="000000" w:sz="4" w:space="0"/>
        </w:tblBorders>
        <w:tblLayout w:type="fixed"/>
        <w:tblCellMar>
          <w:top w:w="0" w:type="dxa"/>
          <w:left w:w="115" w:type="dxa"/>
          <w:bottom w:w="0" w:type="dxa"/>
          <w:right w:w="115" w:type="dxa"/>
        </w:tblCellMar>
      </w:tblPr>
      <w:tblGrid>
        <w:gridCol w:w="3429"/>
        <w:gridCol w:w="5931"/>
      </w:tblGrid>
      <w:tr w14:paraId="5FC5D747">
        <w:tblPrEx>
          <w:tblBorders>
            <w:top w:val="none" w:color="auto" w:sz="0" w:space="0"/>
            <w:left w:val="none" w:color="auto" w:sz="0" w:space="0"/>
            <w:bottom w:val="none" w:color="auto" w:sz="0" w:space="0"/>
            <w:right w:val="none" w:color="auto" w:sz="0" w:space="0"/>
            <w:insideH w:val="single" w:color="000000" w:sz="4" w:space="0"/>
            <w:insideV w:val="single" w:color="000000" w:sz="4" w:space="0"/>
          </w:tblBorders>
          <w:tblCellMar>
            <w:top w:w="0" w:type="dxa"/>
            <w:left w:w="115" w:type="dxa"/>
            <w:bottom w:w="0" w:type="dxa"/>
            <w:right w:w="115" w:type="dxa"/>
          </w:tblCellMar>
        </w:tblPrEx>
        <w:tc>
          <w:tcPr>
            <w:tcBorders>
              <w:right w:val="nil"/>
            </w:tcBorders>
            <w:vAlign w:val="center"/>
          </w:tcPr>
          <w:p w14:paraId="00000002">
            <w:pPr>
              <w:tabs>
                <w:tab w:val="left" w:pos="1080"/>
                <w:tab w:val="center" w:pos="4860"/>
                <w:tab w:val="right" w:pos="8460"/>
              </w:tabs>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Pr>
              <w:drawing>
                <wp:inline distT="0" distB="0" distL="0" distR="0">
                  <wp:extent cx="1406525" cy="548640"/>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51" name="image45.png"/>
                          <pic:cNvPicPr preferRelativeResize="0"/>
                        </pic:nvPicPr>
                        <pic:blipFill>
                          <a:blip r:embed="rId6"/>
                          <a:srcRect/>
                          <a:stretch>
                            <a:fillRect/>
                          </a:stretch>
                        </pic:blipFill>
                        <pic:spPr>
                          <a:xfrm>
                            <a:off x="0" y="0"/>
                            <a:ext cx="1406769" cy="548640"/>
                          </a:xfrm>
                          <a:prstGeom prst="rect">
                            <a:avLst/>
                          </a:prstGeom>
                        </pic:spPr>
                      </pic:pic>
                    </a:graphicData>
                  </a:graphic>
                </wp:inline>
              </w:drawing>
            </w:r>
          </w:p>
        </w:tc>
        <w:tc>
          <w:tcPr>
            <w:tcBorders>
              <w:top w:val="nil"/>
              <w:left w:val="nil"/>
              <w:bottom w:val="nil"/>
              <w:right w:val="nil"/>
            </w:tcBorders>
            <w:tcMar>
              <w:top w:w="0" w:type="dxa"/>
              <w:left w:w="100" w:type="dxa"/>
              <w:bottom w:w="0" w:type="dxa"/>
              <w:right w:w="100" w:type="dxa"/>
            </w:tcMar>
          </w:tcPr>
          <w:p w14:paraId="00000003">
            <w:pPr>
              <w:spacing w:after="0" w:line="360" w:lineRule="auto"/>
              <w:jc w:val="both"/>
              <w:rPr>
                <w:rFonts w:hint="default" w:ascii="Times New Roman" w:hAnsi="Times New Roman" w:eastAsia="Times New Roman" w:cs="Times New Roman"/>
                <w:b/>
                <w:i w:val="0"/>
                <w:iCs w:val="0"/>
                <w:sz w:val="28"/>
                <w:szCs w:val="28"/>
              </w:rPr>
            </w:pPr>
          </w:p>
          <w:p w14:paraId="00000004">
            <w:pPr>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MINISTRY OF EDUCATION AND TRAINING</w:t>
            </w:r>
          </w:p>
        </w:tc>
      </w:tr>
    </w:tbl>
    <w:p w14:paraId="00000006">
      <w:pPr>
        <w:spacing w:line="360" w:lineRule="auto"/>
        <w:jc w:val="both"/>
        <w:rPr>
          <w:rFonts w:hint="default" w:ascii="Times New Roman" w:hAnsi="Times New Roman" w:eastAsia="Times New Roman" w:cs="Times New Roman"/>
          <w:i w:val="0"/>
          <w:iCs w:val="0"/>
          <w:sz w:val="28"/>
          <w:szCs w:val="28"/>
        </w:rPr>
      </w:pPr>
    </w:p>
    <w:tbl>
      <w:tblPr>
        <w:tblStyle w:val="23"/>
        <w:tblW w:w="9050" w:type="dxa"/>
        <w:jc w:val="center"/>
        <w:tblLayout w:type="fixed"/>
        <w:tblCellMar>
          <w:top w:w="0" w:type="dxa"/>
          <w:left w:w="115" w:type="dxa"/>
          <w:bottom w:w="0" w:type="dxa"/>
          <w:right w:w="115" w:type="dxa"/>
        </w:tblCellMar>
      </w:tblPr>
      <w:tblGrid>
        <w:gridCol w:w="9050"/>
      </w:tblGrid>
      <w:tr w14:paraId="1B9C82C2">
        <w:tblPrEx>
          <w:tblCellMar>
            <w:top w:w="0" w:type="dxa"/>
            <w:left w:w="115" w:type="dxa"/>
            <w:bottom w:w="0" w:type="dxa"/>
            <w:right w:w="115" w:type="dxa"/>
          </w:tblCellMar>
        </w:tblPrEx>
        <w:trPr>
          <w:trHeight w:val="2187" w:hRule="atLeast"/>
          <w:jc w:val="center"/>
        </w:trPr>
        <w:tc>
          <w:p w14:paraId="00000007">
            <w:pPr>
              <w:spacing w:after="0" w:line="360" w:lineRule="auto"/>
              <w:jc w:val="both"/>
              <w:rPr>
                <w:rFonts w:hint="default" w:ascii="Times New Roman" w:hAnsi="Times New Roman" w:eastAsia="Times New Roman" w:cs="Times New Roman"/>
                <w:i w:val="0"/>
                <w:iCs w:val="0"/>
                <w:sz w:val="28"/>
                <w:szCs w:val="28"/>
              </w:rPr>
            </w:pPr>
          </w:p>
          <w:p w14:paraId="00000008">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44"/>
                <w:szCs w:val="44"/>
                <w:rtl w:val="0"/>
              </w:rPr>
              <w:t>FPT UNIVERSITY</w:t>
            </w:r>
          </w:p>
        </w:tc>
      </w:tr>
      <w:tr w14:paraId="101EDBE9">
        <w:tblPrEx>
          <w:tblCellMar>
            <w:top w:w="0" w:type="dxa"/>
            <w:left w:w="115" w:type="dxa"/>
            <w:bottom w:w="0" w:type="dxa"/>
            <w:right w:w="115" w:type="dxa"/>
          </w:tblCellMar>
        </w:tblPrEx>
        <w:trPr>
          <w:trHeight w:val="1440" w:hRule="atLeast"/>
          <w:jc w:val="center"/>
        </w:trPr>
        <w:tc>
          <w:tcPr>
            <w:tcBorders>
              <w:bottom w:val="single" w:color="4F81BD" w:sz="4" w:space="0"/>
            </w:tcBorders>
            <w:vAlign w:val="center"/>
          </w:tcPr>
          <w:p w14:paraId="00000009">
            <w:pPr>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Capstone Project Document</w:t>
            </w:r>
          </w:p>
        </w:tc>
      </w:tr>
      <w:tr w14:paraId="118B4412">
        <w:tblPrEx>
          <w:tblCellMar>
            <w:top w:w="0" w:type="dxa"/>
            <w:left w:w="115" w:type="dxa"/>
            <w:bottom w:w="0" w:type="dxa"/>
            <w:right w:w="115" w:type="dxa"/>
          </w:tblCellMar>
        </w:tblPrEx>
        <w:trPr>
          <w:trHeight w:val="720" w:hRule="atLeast"/>
          <w:jc w:val="center"/>
        </w:trPr>
        <w:tc>
          <w:tcPr>
            <w:tcBorders>
              <w:top w:val="single" w:color="4F81BD" w:sz="4" w:space="0"/>
            </w:tcBorders>
            <w:vAlign w:val="center"/>
          </w:tcPr>
          <w:p w14:paraId="0000000A">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Using AI for Intelligent Stock Trading</w:t>
            </w:r>
          </w:p>
        </w:tc>
      </w:tr>
    </w:tbl>
    <w:p w14:paraId="0000000B">
      <w:pPr>
        <w:spacing w:line="360" w:lineRule="auto"/>
        <w:jc w:val="both"/>
        <w:rPr>
          <w:rFonts w:hint="default" w:ascii="Times New Roman" w:hAnsi="Times New Roman" w:eastAsia="Times New Roman" w:cs="Times New Roman"/>
          <w:b/>
          <w:i w:val="0"/>
          <w:iCs w:val="0"/>
          <w:sz w:val="28"/>
          <w:szCs w:val="28"/>
        </w:rPr>
      </w:pPr>
    </w:p>
    <w:tbl>
      <w:tblPr>
        <w:tblStyle w:val="24"/>
        <w:tblW w:w="88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02"/>
        <w:gridCol w:w="5518"/>
      </w:tblGrid>
      <w:tr w14:paraId="0C058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796" w:hRule="atLeast"/>
          <w:jc w:val="center"/>
        </w:trPr>
        <w:tc>
          <w:tcPr>
            <w:gridSpan w:val="2"/>
            <w:tcBorders>
              <w:top w:val="single" w:color="000000" w:sz="4" w:space="0"/>
              <w:left w:val="single" w:color="000000" w:sz="4" w:space="0"/>
              <w:bottom w:val="single" w:color="000000" w:sz="4" w:space="0"/>
              <w:right w:val="single" w:color="000000" w:sz="4" w:space="0"/>
            </w:tcBorders>
            <w:vAlign w:val="center"/>
          </w:tcPr>
          <w:p w14:paraId="0000000C">
            <w:pPr>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i w:val="0"/>
                <w:iCs w:val="0"/>
                <w:sz w:val="28"/>
                <w:szCs w:val="28"/>
                <w:rtl w:val="0"/>
              </w:rPr>
              <w:t>GSP25AI12</w:t>
            </w:r>
          </w:p>
        </w:tc>
      </w:tr>
      <w:tr w14:paraId="6D2B4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1737" w:hRule="atLeast"/>
          <w:jc w:val="center"/>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center"/>
          </w:tcPr>
          <w:p w14:paraId="0000000E">
            <w:pPr>
              <w:spacing w:after="0" w:line="360" w:lineRule="auto"/>
              <w:jc w:val="center"/>
              <w:rPr>
                <w:rFonts w:hint="default" w:ascii="Times New Roman" w:hAnsi="Times New Roman" w:eastAsia="Times New Roman" w:cs="Times New Roman"/>
                <w:b/>
                <w:i w:val="0"/>
                <w:iCs w:val="0"/>
                <w:sz w:val="28"/>
                <w:szCs w:val="28"/>
              </w:rPr>
            </w:pPr>
          </w:p>
          <w:p w14:paraId="0000000F">
            <w:pPr>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Group Members</w:t>
            </w:r>
          </w:p>
        </w:tc>
        <w:tc>
          <w:tcPr>
            <w:tcBorders>
              <w:top w:val="single" w:color="000000" w:sz="4" w:space="0"/>
              <w:left w:val="single" w:color="000000" w:sz="4" w:space="0"/>
              <w:bottom w:val="single" w:color="000000" w:sz="4" w:space="0"/>
              <w:right w:val="single" w:color="000000" w:sz="4" w:space="0"/>
            </w:tcBorders>
            <w:vAlign w:val="center"/>
          </w:tcPr>
          <w:p w14:paraId="00000010">
            <w:pPr>
              <w:spacing w:before="120" w:after="12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Nguyễn Việt Anh-Leader-SE170371</w:t>
            </w:r>
          </w:p>
          <w:p w14:paraId="00000011">
            <w:pPr>
              <w:spacing w:before="120" w:after="12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Văn Bắc-Member-SE150427</w:t>
            </w:r>
          </w:p>
          <w:p w14:paraId="00000012">
            <w:pPr>
              <w:spacing w:before="120" w:after="12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Xuân Cảnh-Member-</w:t>
            </w:r>
            <w:r>
              <w:rPr>
                <w:rFonts w:hint="default" w:ascii="Times New Roman" w:hAnsi="Times New Roman" w:eastAsia="Times New Roman" w:cs="Times New Roman"/>
                <w:i w:val="0"/>
                <w:iCs w:val="0"/>
                <w:sz w:val="28"/>
                <w:szCs w:val="28"/>
                <w:rtl w:val="0"/>
              </w:rPr>
              <w:t>SE170064</w:t>
            </w:r>
          </w:p>
        </w:tc>
      </w:tr>
      <w:tr w14:paraId="49723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52" w:hRule="atLeast"/>
          <w:jc w:val="center"/>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center"/>
          </w:tcPr>
          <w:p w14:paraId="00000013">
            <w:pPr>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Supervisor</w:t>
            </w:r>
          </w:p>
        </w:tc>
        <w:tc>
          <w:tcPr>
            <w:tcBorders>
              <w:top w:val="single" w:color="000000" w:sz="4" w:space="0"/>
              <w:left w:val="single" w:color="000000" w:sz="4" w:space="0"/>
              <w:bottom w:val="single" w:color="000000" w:sz="4" w:space="0"/>
              <w:right w:val="single" w:color="000000" w:sz="4" w:space="0"/>
            </w:tcBorders>
            <w:vAlign w:val="center"/>
          </w:tcPr>
          <w:p w14:paraId="00000014">
            <w:pPr>
              <w:spacing w:after="12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Trần Trọng Huỳnh</w:t>
            </w:r>
          </w:p>
        </w:tc>
      </w:tr>
      <w:tr w14:paraId="29E46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6" w:hRule="atLeast"/>
          <w:jc w:val="center"/>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center"/>
          </w:tcPr>
          <w:p w14:paraId="00000015">
            <w:pPr>
              <w:spacing w:after="0" w:line="360" w:lineRule="auto"/>
              <w:jc w:val="center"/>
              <w:rPr>
                <w:rFonts w:hint="default" w:ascii="Times New Roman" w:hAnsi="Times New Roman" w:eastAsia="Times New Roman" w:cs="Times New Roman"/>
                <w:b/>
                <w:i w:val="0"/>
                <w:iCs w:val="0"/>
                <w:sz w:val="28"/>
                <w:szCs w:val="28"/>
              </w:rPr>
            </w:pPr>
          </w:p>
          <w:p w14:paraId="00000016">
            <w:pPr>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Capstone Project code</w:t>
            </w:r>
          </w:p>
        </w:tc>
        <w:tc>
          <w:tcPr>
            <w:tcBorders>
              <w:top w:val="single" w:color="000000" w:sz="4" w:space="0"/>
              <w:left w:val="single" w:color="000000" w:sz="4" w:space="0"/>
              <w:bottom w:val="single" w:color="000000" w:sz="4" w:space="0"/>
              <w:right w:val="single" w:color="000000" w:sz="4" w:space="0"/>
            </w:tcBorders>
            <w:vAlign w:val="center"/>
          </w:tcPr>
          <w:p w14:paraId="00000017">
            <w:pPr>
              <w:spacing w:after="120" w:line="360" w:lineRule="auto"/>
              <w:jc w:val="center"/>
              <w:rPr>
                <w:rFonts w:hint="default" w:ascii="Times New Roman" w:hAnsi="Times New Roman" w:eastAsia="Times New Roman" w:cs="Times New Roman"/>
                <w:i w:val="0"/>
                <w:iCs w:val="0"/>
                <w:sz w:val="28"/>
                <w:szCs w:val="28"/>
              </w:rPr>
            </w:pPr>
          </w:p>
          <w:p w14:paraId="00000018">
            <w:pPr>
              <w:spacing w:after="12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SP25AI37</w:t>
            </w:r>
            <w:r>
              <w:rPr>
                <w:rFonts w:hint="default" w:ascii="Times New Roman" w:hAnsi="Times New Roman" w:eastAsia="Times New Roman" w:cs="Times New Roman"/>
                <w:i w:val="0"/>
                <w:iCs w:val="0"/>
                <w:sz w:val="28"/>
                <w:szCs w:val="28"/>
                <w:rtl w:val="0"/>
              </w:rPr>
              <w:br w:type="textWrapping"/>
            </w:r>
          </w:p>
        </w:tc>
      </w:tr>
    </w:tbl>
    <w:p w14:paraId="0FA9DC58">
      <w:pPr>
        <w:tabs>
          <w:tab w:val="left" w:pos="1839"/>
        </w:tabs>
        <w:spacing w:line="360" w:lineRule="auto"/>
        <w:jc w:val="center"/>
        <w:rPr>
          <w:rFonts w:hint="default" w:ascii="Times New Roman" w:hAnsi="Times New Roman" w:eastAsia="Times New Roman" w:cs="Times New Roman"/>
          <w:i w:val="0"/>
          <w:iCs w:val="0"/>
          <w:sz w:val="28"/>
          <w:szCs w:val="28"/>
          <w:rtl w:val="0"/>
        </w:rPr>
      </w:pPr>
      <w:bookmarkStart w:id="0" w:name="_llasmlbhemcr" w:colFirst="0" w:colLast="0"/>
      <w:bookmarkEnd w:id="0"/>
    </w:p>
    <w:p w14:paraId="00000019">
      <w:pPr>
        <w:tabs>
          <w:tab w:val="left" w:pos="1839"/>
        </w:tabs>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Hồ Chí Minh, 4-2025 -</w:t>
      </w:r>
    </w:p>
    <w:p w14:paraId="0000001A">
      <w:pPr>
        <w:pStyle w:val="2"/>
        <w:spacing w:line="360" w:lineRule="auto"/>
        <w:jc w:val="both"/>
        <w:rPr>
          <w:rFonts w:hint="default" w:ascii="Times New Roman" w:hAnsi="Times New Roman" w:eastAsia="Times New Roman" w:cs="Times New Roman"/>
          <w:i w:val="0"/>
          <w:iCs w:val="0"/>
          <w:sz w:val="28"/>
          <w:szCs w:val="28"/>
        </w:rPr>
      </w:pPr>
      <w:bookmarkStart w:id="1" w:name="_Toc16003"/>
      <w:r>
        <w:rPr>
          <w:rFonts w:hint="default" w:ascii="Times New Roman" w:hAnsi="Times New Roman" w:eastAsia="Times New Roman" w:cs="Times New Roman"/>
          <w:i w:val="0"/>
          <w:iCs w:val="0"/>
          <w:sz w:val="28"/>
          <w:szCs w:val="28"/>
          <w:rtl w:val="0"/>
        </w:rPr>
        <w:t>Table of Contents</w:t>
      </w:r>
      <w:bookmarkEnd w:id="1"/>
    </w:p>
    <w:p w14:paraId="6AAF109C">
      <w:pPr>
        <w:pStyle w:val="14"/>
        <w:tabs>
          <w:tab w:val="right" w:leader="dot" w:pos="9050"/>
        </w:tabs>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TOC \h \u \z \t "Heading 1,1,Heading 2,2,"</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_Toc16003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Table of Contents</w:t>
      </w:r>
      <w:r>
        <w:tab/>
      </w:r>
      <w:r>
        <w:fldChar w:fldCharType="begin"/>
      </w:r>
      <w:r>
        <w:instrText xml:space="preserve"> PAGEREF _Toc16003 \h </w:instrText>
      </w:r>
      <w:r>
        <w:fldChar w:fldCharType="separate"/>
      </w:r>
      <w:r>
        <w:t>2</w:t>
      </w:r>
      <w:r>
        <w:fldChar w:fldCharType="end"/>
      </w:r>
      <w:r>
        <w:rPr>
          <w:rFonts w:hint="default" w:ascii="Times New Roman" w:hAnsi="Times New Roman" w:cs="Times New Roman"/>
          <w:i w:val="0"/>
          <w:iCs w:val="0"/>
          <w:szCs w:val="28"/>
        </w:rPr>
        <w:fldChar w:fldCharType="end"/>
      </w:r>
    </w:p>
    <w:p w14:paraId="587ED38B">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_Toc8487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Acknowledgment</w:t>
      </w:r>
      <w:r>
        <w:tab/>
      </w:r>
      <w:r>
        <w:fldChar w:fldCharType="begin"/>
      </w:r>
      <w:r>
        <w:instrText xml:space="preserve"> PAGEREF _Toc8487 \h </w:instrText>
      </w:r>
      <w:r>
        <w:fldChar w:fldCharType="separate"/>
      </w:r>
      <w:r>
        <w:t>7</w:t>
      </w:r>
      <w:r>
        <w:fldChar w:fldCharType="end"/>
      </w:r>
      <w:r>
        <w:rPr>
          <w:rFonts w:hint="default" w:ascii="Times New Roman" w:hAnsi="Times New Roman" w:cs="Times New Roman"/>
          <w:i w:val="0"/>
          <w:iCs w:val="0"/>
          <w:szCs w:val="28"/>
        </w:rPr>
        <w:fldChar w:fldCharType="end"/>
      </w:r>
    </w:p>
    <w:p w14:paraId="44136995">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_Toc26547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Definition and Abbreviations</w:t>
      </w:r>
      <w:r>
        <w:tab/>
      </w:r>
      <w:r>
        <w:fldChar w:fldCharType="begin"/>
      </w:r>
      <w:r>
        <w:instrText xml:space="preserve"> PAGEREF _Toc26547 \h </w:instrText>
      </w:r>
      <w:r>
        <w:fldChar w:fldCharType="separate"/>
      </w:r>
      <w:r>
        <w:t>7</w:t>
      </w:r>
      <w:r>
        <w:fldChar w:fldCharType="end"/>
      </w:r>
      <w:r>
        <w:rPr>
          <w:rFonts w:hint="default" w:ascii="Times New Roman" w:hAnsi="Times New Roman" w:cs="Times New Roman"/>
          <w:i w:val="0"/>
          <w:iCs w:val="0"/>
          <w:szCs w:val="28"/>
        </w:rPr>
        <w:fldChar w:fldCharType="end"/>
      </w:r>
    </w:p>
    <w:p w14:paraId="2F0539FA">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_Toc27156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List of Tables</w:t>
      </w:r>
      <w:r>
        <w:tab/>
      </w:r>
      <w:r>
        <w:fldChar w:fldCharType="begin"/>
      </w:r>
      <w:r>
        <w:instrText xml:space="preserve"> PAGEREF _Toc27156 \h </w:instrText>
      </w:r>
      <w:r>
        <w:fldChar w:fldCharType="separate"/>
      </w:r>
      <w:r>
        <w:t>9</w:t>
      </w:r>
      <w:r>
        <w:fldChar w:fldCharType="end"/>
      </w:r>
      <w:r>
        <w:rPr>
          <w:rFonts w:hint="default" w:ascii="Times New Roman" w:hAnsi="Times New Roman" w:cs="Times New Roman"/>
          <w:i w:val="0"/>
          <w:iCs w:val="0"/>
          <w:szCs w:val="28"/>
        </w:rPr>
        <w:fldChar w:fldCharType="end"/>
      </w:r>
    </w:p>
    <w:p w14:paraId="75E3BE70">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_Toc15512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List of Figures</w:t>
      </w:r>
      <w:r>
        <w:tab/>
      </w:r>
      <w:r>
        <w:fldChar w:fldCharType="begin"/>
      </w:r>
      <w:r>
        <w:instrText xml:space="preserve"> PAGEREF _Toc15512 \h </w:instrText>
      </w:r>
      <w:r>
        <w:fldChar w:fldCharType="separate"/>
      </w:r>
      <w:r>
        <w:t>11</w:t>
      </w:r>
      <w:r>
        <w:fldChar w:fldCharType="end"/>
      </w:r>
      <w:r>
        <w:rPr>
          <w:rFonts w:hint="default" w:ascii="Times New Roman" w:hAnsi="Times New Roman" w:cs="Times New Roman"/>
          <w:i w:val="0"/>
          <w:iCs w:val="0"/>
          <w:szCs w:val="28"/>
        </w:rPr>
        <w:fldChar w:fldCharType="end"/>
      </w:r>
    </w:p>
    <w:p w14:paraId="7A3C72B1">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_Toc25865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List of Resources</w:t>
      </w:r>
      <w:r>
        <w:tab/>
      </w:r>
      <w:r>
        <w:fldChar w:fldCharType="begin"/>
      </w:r>
      <w:r>
        <w:instrText xml:space="preserve"> PAGEREF _Toc25865 \h </w:instrText>
      </w:r>
      <w:r>
        <w:fldChar w:fldCharType="separate"/>
      </w:r>
      <w:r>
        <w:t>12</w:t>
      </w:r>
      <w:r>
        <w:fldChar w:fldCharType="end"/>
      </w:r>
      <w:r>
        <w:rPr>
          <w:rFonts w:hint="default" w:ascii="Times New Roman" w:hAnsi="Times New Roman" w:cs="Times New Roman"/>
          <w:i w:val="0"/>
          <w:iCs w:val="0"/>
          <w:szCs w:val="28"/>
        </w:rPr>
        <w:fldChar w:fldCharType="end"/>
      </w:r>
    </w:p>
    <w:p w14:paraId="7DB7283F">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_Toc17648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I. ​​Project Introduction</w:t>
      </w:r>
      <w:r>
        <w:tab/>
      </w:r>
      <w:r>
        <w:fldChar w:fldCharType="begin"/>
      </w:r>
      <w:r>
        <w:instrText xml:space="preserve"> PAGEREF _Toc17648 \h </w:instrText>
      </w:r>
      <w:r>
        <w:fldChar w:fldCharType="separate"/>
      </w:r>
      <w:r>
        <w:t>15</w:t>
      </w:r>
      <w:r>
        <w:fldChar w:fldCharType="end"/>
      </w:r>
      <w:r>
        <w:rPr>
          <w:rFonts w:hint="default" w:ascii="Times New Roman" w:hAnsi="Times New Roman" w:cs="Times New Roman"/>
          <w:i w:val="0"/>
          <w:iCs w:val="0"/>
          <w:szCs w:val="28"/>
        </w:rPr>
        <w:fldChar w:fldCharType="end"/>
      </w:r>
    </w:p>
    <w:p w14:paraId="0C587F80">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_Toc11770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Overview</w:t>
      </w:r>
      <w:r>
        <w:tab/>
      </w:r>
      <w:r>
        <w:fldChar w:fldCharType="begin"/>
      </w:r>
      <w:r>
        <w:instrText xml:space="preserve"> PAGEREF _Toc11770 \h </w:instrText>
      </w:r>
      <w:r>
        <w:fldChar w:fldCharType="separate"/>
      </w:r>
      <w:r>
        <w:t>15</w:t>
      </w:r>
      <w:r>
        <w:fldChar w:fldCharType="end"/>
      </w:r>
      <w:r>
        <w:rPr>
          <w:rFonts w:hint="default" w:ascii="Times New Roman" w:hAnsi="Times New Roman" w:cs="Times New Roman"/>
          <w:i w:val="0"/>
          <w:iCs w:val="0"/>
          <w:szCs w:val="28"/>
        </w:rPr>
        <w:fldChar w:fldCharType="end"/>
      </w:r>
    </w:p>
    <w:p w14:paraId="228FEFE0">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_Toc23368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1.1 Project Information</w:t>
      </w:r>
      <w:r>
        <w:tab/>
      </w:r>
      <w:r>
        <w:fldChar w:fldCharType="begin"/>
      </w:r>
      <w:r>
        <w:instrText xml:space="preserve"> PAGEREF _Toc23368 \h </w:instrText>
      </w:r>
      <w:r>
        <w:fldChar w:fldCharType="separate"/>
      </w:r>
      <w:r>
        <w:t>15</w:t>
      </w:r>
      <w:r>
        <w:fldChar w:fldCharType="end"/>
      </w:r>
      <w:r>
        <w:rPr>
          <w:rFonts w:hint="default" w:ascii="Times New Roman" w:hAnsi="Times New Roman" w:cs="Times New Roman"/>
          <w:i w:val="0"/>
          <w:iCs w:val="0"/>
          <w:szCs w:val="28"/>
        </w:rPr>
        <w:fldChar w:fldCharType="end"/>
      </w:r>
    </w:p>
    <w:p w14:paraId="78601F21">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_Toc20999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1.2 Project Overview</w:t>
      </w:r>
      <w:r>
        <w:tab/>
      </w:r>
      <w:r>
        <w:fldChar w:fldCharType="begin"/>
      </w:r>
      <w:r>
        <w:instrText xml:space="preserve"> PAGEREF _Toc20999 \h </w:instrText>
      </w:r>
      <w:r>
        <w:fldChar w:fldCharType="separate"/>
      </w:r>
      <w:r>
        <w:t>16</w:t>
      </w:r>
      <w:r>
        <w:fldChar w:fldCharType="end"/>
      </w:r>
      <w:r>
        <w:rPr>
          <w:rFonts w:hint="default" w:ascii="Times New Roman" w:hAnsi="Times New Roman" w:cs="Times New Roman"/>
          <w:i w:val="0"/>
          <w:iCs w:val="0"/>
          <w:szCs w:val="28"/>
        </w:rPr>
        <w:fldChar w:fldCharType="end"/>
      </w:r>
    </w:p>
    <w:p w14:paraId="395CE4FD">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_Toc2564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Project Objectives:</w:t>
      </w:r>
      <w:r>
        <w:tab/>
      </w:r>
      <w:r>
        <w:fldChar w:fldCharType="begin"/>
      </w:r>
      <w:r>
        <w:instrText xml:space="preserve"> PAGEREF _Toc2564 \h </w:instrText>
      </w:r>
      <w:r>
        <w:fldChar w:fldCharType="separate"/>
      </w:r>
      <w:r>
        <w:t>17</w:t>
      </w:r>
      <w:r>
        <w:fldChar w:fldCharType="end"/>
      </w:r>
      <w:r>
        <w:rPr>
          <w:rFonts w:hint="default" w:ascii="Times New Roman" w:hAnsi="Times New Roman" w:cs="Times New Roman"/>
          <w:i w:val="0"/>
          <w:iCs w:val="0"/>
          <w:szCs w:val="28"/>
        </w:rPr>
        <w:fldChar w:fldCharType="end"/>
      </w:r>
    </w:p>
    <w:p w14:paraId="5ABBED97">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_Toc1239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Report Structure:</w:t>
      </w:r>
      <w:r>
        <w:tab/>
      </w:r>
      <w:r>
        <w:fldChar w:fldCharType="begin"/>
      </w:r>
      <w:r>
        <w:instrText xml:space="preserve"> PAGEREF _Toc1239 \h </w:instrText>
      </w:r>
      <w:r>
        <w:fldChar w:fldCharType="separate"/>
      </w:r>
      <w:r>
        <w:t>17</w:t>
      </w:r>
      <w:r>
        <w:fldChar w:fldCharType="end"/>
      </w:r>
      <w:r>
        <w:rPr>
          <w:rFonts w:hint="default" w:ascii="Times New Roman" w:hAnsi="Times New Roman" w:cs="Times New Roman"/>
          <w:i w:val="0"/>
          <w:iCs w:val="0"/>
          <w:szCs w:val="28"/>
        </w:rPr>
        <w:fldChar w:fldCharType="end"/>
      </w:r>
    </w:p>
    <w:p w14:paraId="4D1ADD79">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_Toc1452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Project Background</w:t>
      </w:r>
      <w:r>
        <w:tab/>
      </w:r>
      <w:r>
        <w:fldChar w:fldCharType="begin"/>
      </w:r>
      <w:r>
        <w:instrText xml:space="preserve"> PAGEREF _Toc1452 \h </w:instrText>
      </w:r>
      <w:r>
        <w:fldChar w:fldCharType="separate"/>
      </w:r>
      <w:r>
        <w:t>19</w:t>
      </w:r>
      <w:r>
        <w:fldChar w:fldCharType="end"/>
      </w:r>
      <w:r>
        <w:rPr>
          <w:rFonts w:hint="default" w:ascii="Times New Roman" w:hAnsi="Times New Roman" w:cs="Times New Roman"/>
          <w:i w:val="0"/>
          <w:iCs w:val="0"/>
          <w:szCs w:val="28"/>
        </w:rPr>
        <w:fldChar w:fldCharType="end"/>
      </w:r>
    </w:p>
    <w:p w14:paraId="50E057E6">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_Toc25134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Project Objective</w:t>
      </w:r>
      <w:r>
        <w:tab/>
      </w:r>
      <w:r>
        <w:fldChar w:fldCharType="begin"/>
      </w:r>
      <w:r>
        <w:instrText xml:space="preserve"> PAGEREF _Toc25134 \h </w:instrText>
      </w:r>
      <w:r>
        <w:fldChar w:fldCharType="separate"/>
      </w:r>
      <w:r>
        <w:t>20</w:t>
      </w:r>
      <w:r>
        <w:fldChar w:fldCharType="end"/>
      </w:r>
      <w:r>
        <w:rPr>
          <w:rFonts w:hint="default" w:ascii="Times New Roman" w:hAnsi="Times New Roman" w:cs="Times New Roman"/>
          <w:i w:val="0"/>
          <w:iCs w:val="0"/>
          <w:szCs w:val="28"/>
        </w:rPr>
        <w:fldChar w:fldCharType="end"/>
      </w:r>
    </w:p>
    <w:p w14:paraId="7A68219B">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_Toc22233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4. Problem Statement</w:t>
      </w:r>
      <w:r>
        <w:tab/>
      </w:r>
      <w:r>
        <w:fldChar w:fldCharType="begin"/>
      </w:r>
      <w:r>
        <w:instrText xml:space="preserve"> PAGEREF _Toc22233 \h </w:instrText>
      </w:r>
      <w:r>
        <w:fldChar w:fldCharType="separate"/>
      </w:r>
      <w:r>
        <w:t>21</w:t>
      </w:r>
      <w:r>
        <w:fldChar w:fldCharType="end"/>
      </w:r>
      <w:r>
        <w:rPr>
          <w:rFonts w:hint="default" w:ascii="Times New Roman" w:hAnsi="Times New Roman" w:cs="Times New Roman"/>
          <w:i w:val="0"/>
          <w:iCs w:val="0"/>
          <w:szCs w:val="28"/>
        </w:rPr>
        <w:fldChar w:fldCharType="end"/>
      </w:r>
    </w:p>
    <w:p w14:paraId="3126C26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_Toc9401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5. Significance of the Project</w:t>
      </w:r>
      <w:r>
        <w:tab/>
      </w:r>
      <w:r>
        <w:fldChar w:fldCharType="begin"/>
      </w:r>
      <w:r>
        <w:instrText xml:space="preserve"> PAGEREF _Toc9401 \h </w:instrText>
      </w:r>
      <w:r>
        <w:fldChar w:fldCharType="separate"/>
      </w:r>
      <w:r>
        <w:t>22</w:t>
      </w:r>
      <w:r>
        <w:fldChar w:fldCharType="end"/>
      </w:r>
      <w:r>
        <w:rPr>
          <w:rFonts w:hint="default" w:ascii="Times New Roman" w:hAnsi="Times New Roman" w:cs="Times New Roman"/>
          <w:i w:val="0"/>
          <w:iCs w:val="0"/>
          <w:szCs w:val="28"/>
        </w:rPr>
        <w:fldChar w:fldCharType="end"/>
      </w:r>
    </w:p>
    <w:p w14:paraId="70A312F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_Toc6183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6. Project Scope &amp; Limitations</w:t>
      </w:r>
      <w:r>
        <w:tab/>
      </w:r>
      <w:r>
        <w:fldChar w:fldCharType="begin"/>
      </w:r>
      <w:r>
        <w:instrText xml:space="preserve"> PAGEREF _Toc6183 \h </w:instrText>
      </w:r>
      <w:r>
        <w:fldChar w:fldCharType="separate"/>
      </w:r>
      <w:r>
        <w:t>23</w:t>
      </w:r>
      <w:r>
        <w:fldChar w:fldCharType="end"/>
      </w:r>
      <w:r>
        <w:rPr>
          <w:rFonts w:hint="default" w:ascii="Times New Roman" w:hAnsi="Times New Roman" w:cs="Times New Roman"/>
          <w:i w:val="0"/>
          <w:iCs w:val="0"/>
          <w:szCs w:val="28"/>
        </w:rPr>
        <w:fldChar w:fldCharType="end"/>
      </w:r>
    </w:p>
    <w:p w14:paraId="426915D3">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_Toc17568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Scope:</w:t>
      </w:r>
      <w:r>
        <w:tab/>
      </w:r>
      <w:r>
        <w:fldChar w:fldCharType="begin"/>
      </w:r>
      <w:r>
        <w:instrText xml:space="preserve"> PAGEREF _Toc17568 \h </w:instrText>
      </w:r>
      <w:r>
        <w:fldChar w:fldCharType="separate"/>
      </w:r>
      <w:r>
        <w:t>23</w:t>
      </w:r>
      <w:r>
        <w:fldChar w:fldCharType="end"/>
      </w:r>
      <w:r>
        <w:rPr>
          <w:rFonts w:hint="default" w:ascii="Times New Roman" w:hAnsi="Times New Roman" w:cs="Times New Roman"/>
          <w:i w:val="0"/>
          <w:iCs w:val="0"/>
          <w:szCs w:val="28"/>
        </w:rPr>
        <w:fldChar w:fldCharType="end"/>
      </w:r>
    </w:p>
    <w:p w14:paraId="2D9D4CC8">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_Toc4378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Limitations:</w:t>
      </w:r>
      <w:r>
        <w:tab/>
      </w:r>
      <w:r>
        <w:fldChar w:fldCharType="begin"/>
      </w:r>
      <w:r>
        <w:instrText xml:space="preserve"> PAGEREF _Toc4378 \h </w:instrText>
      </w:r>
      <w:r>
        <w:fldChar w:fldCharType="separate"/>
      </w:r>
      <w:r>
        <w:t>23</w:t>
      </w:r>
      <w:r>
        <w:fldChar w:fldCharType="end"/>
      </w:r>
      <w:r>
        <w:rPr>
          <w:rFonts w:hint="default" w:ascii="Times New Roman" w:hAnsi="Times New Roman" w:cs="Times New Roman"/>
          <w:i w:val="0"/>
          <w:iCs w:val="0"/>
          <w:szCs w:val="28"/>
        </w:rPr>
        <w:fldChar w:fldCharType="end"/>
      </w:r>
    </w:p>
    <w:p w14:paraId="4B28EAFE">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_Toc17260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II. Project Management Plan</w:t>
      </w:r>
      <w:r>
        <w:tab/>
      </w:r>
      <w:r>
        <w:fldChar w:fldCharType="begin"/>
      </w:r>
      <w:r>
        <w:instrText xml:space="preserve"> PAGEREF _Toc17260 \h </w:instrText>
      </w:r>
      <w:r>
        <w:fldChar w:fldCharType="separate"/>
      </w:r>
      <w:r>
        <w:t>24</w:t>
      </w:r>
      <w:r>
        <w:fldChar w:fldCharType="end"/>
      </w:r>
      <w:r>
        <w:rPr>
          <w:rFonts w:hint="default" w:ascii="Times New Roman" w:hAnsi="Times New Roman" w:cs="Times New Roman"/>
          <w:i w:val="0"/>
          <w:iCs w:val="0"/>
          <w:szCs w:val="28"/>
        </w:rPr>
        <w:fldChar w:fldCharType="end"/>
      </w:r>
    </w:p>
    <w:p w14:paraId="4169074F">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_Toc31969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Teamwork</w:t>
      </w:r>
      <w:r>
        <w:tab/>
      </w:r>
      <w:r>
        <w:fldChar w:fldCharType="begin"/>
      </w:r>
      <w:r>
        <w:instrText xml:space="preserve"> PAGEREF _Toc31969 \h </w:instrText>
      </w:r>
      <w:r>
        <w:fldChar w:fldCharType="separate"/>
      </w:r>
      <w:r>
        <w:t>24</w:t>
      </w:r>
      <w:r>
        <w:fldChar w:fldCharType="end"/>
      </w:r>
      <w:r>
        <w:rPr>
          <w:rFonts w:hint="default" w:ascii="Times New Roman" w:hAnsi="Times New Roman" w:cs="Times New Roman"/>
          <w:i w:val="0"/>
          <w:iCs w:val="0"/>
          <w:szCs w:val="28"/>
        </w:rPr>
        <w:fldChar w:fldCharType="end"/>
      </w:r>
    </w:p>
    <w:p w14:paraId="1716E619">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_Toc22583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1.1 Group structure and roles</w:t>
      </w:r>
      <w:r>
        <w:tab/>
      </w:r>
      <w:r>
        <w:fldChar w:fldCharType="begin"/>
      </w:r>
      <w:r>
        <w:instrText xml:space="preserve"> PAGEREF _Toc22583 \h </w:instrText>
      </w:r>
      <w:r>
        <w:fldChar w:fldCharType="separate"/>
      </w:r>
      <w:r>
        <w:t>24</w:t>
      </w:r>
      <w:r>
        <w:fldChar w:fldCharType="end"/>
      </w:r>
      <w:r>
        <w:rPr>
          <w:rFonts w:hint="default" w:ascii="Times New Roman" w:hAnsi="Times New Roman" w:cs="Times New Roman"/>
          <w:i w:val="0"/>
          <w:iCs w:val="0"/>
          <w:szCs w:val="28"/>
        </w:rPr>
        <w:fldChar w:fldCharType="end"/>
      </w:r>
    </w:p>
    <w:p w14:paraId="3D8FE773">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_Toc1097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1.2 Communication plan at work</w:t>
      </w:r>
      <w:r>
        <w:tab/>
      </w:r>
      <w:r>
        <w:fldChar w:fldCharType="begin"/>
      </w:r>
      <w:r>
        <w:instrText xml:space="preserve"> PAGEREF _Toc1097 \h </w:instrText>
      </w:r>
      <w:r>
        <w:fldChar w:fldCharType="separate"/>
      </w:r>
      <w:r>
        <w:t>25</w:t>
      </w:r>
      <w:r>
        <w:fldChar w:fldCharType="end"/>
      </w:r>
      <w:r>
        <w:rPr>
          <w:rFonts w:hint="default" w:ascii="Times New Roman" w:hAnsi="Times New Roman" w:cs="Times New Roman"/>
          <w:i w:val="0"/>
          <w:iCs w:val="0"/>
          <w:szCs w:val="28"/>
        </w:rPr>
        <w:fldChar w:fldCharType="end"/>
      </w:r>
    </w:p>
    <w:p w14:paraId="4C922B12">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_Toc1603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Project management methods</w:t>
      </w:r>
      <w:r>
        <w:tab/>
      </w:r>
      <w:r>
        <w:fldChar w:fldCharType="begin"/>
      </w:r>
      <w:r>
        <w:instrText xml:space="preserve"> PAGEREF _Toc1603 \h </w:instrText>
      </w:r>
      <w:r>
        <w:fldChar w:fldCharType="separate"/>
      </w:r>
      <w:r>
        <w:t>25</w:t>
      </w:r>
      <w:r>
        <w:fldChar w:fldCharType="end"/>
      </w:r>
      <w:r>
        <w:rPr>
          <w:rFonts w:hint="default" w:ascii="Times New Roman" w:hAnsi="Times New Roman" w:cs="Times New Roman"/>
          <w:i w:val="0"/>
          <w:iCs w:val="0"/>
          <w:szCs w:val="28"/>
        </w:rPr>
        <w:fldChar w:fldCharType="end"/>
      </w:r>
    </w:p>
    <w:p w14:paraId="2899074A">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_Toc27766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2.1 WBS: Work Breakdown Structure</w:t>
      </w:r>
      <w:r>
        <w:tab/>
      </w:r>
      <w:r>
        <w:fldChar w:fldCharType="begin"/>
      </w:r>
      <w:r>
        <w:instrText xml:space="preserve"> PAGEREF _Toc27766 \h </w:instrText>
      </w:r>
      <w:r>
        <w:fldChar w:fldCharType="separate"/>
      </w:r>
      <w:r>
        <w:t>25</w:t>
      </w:r>
      <w:r>
        <w:fldChar w:fldCharType="end"/>
      </w:r>
      <w:r>
        <w:rPr>
          <w:rFonts w:hint="default" w:ascii="Times New Roman" w:hAnsi="Times New Roman" w:cs="Times New Roman"/>
          <w:i w:val="0"/>
          <w:iCs w:val="0"/>
          <w:szCs w:val="28"/>
        </w:rPr>
        <w:fldChar w:fldCharType="end"/>
      </w:r>
    </w:p>
    <w:p w14:paraId="2477FC14">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_Toc14700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2.2 Risk Management</w:t>
      </w:r>
      <w:r>
        <w:tab/>
      </w:r>
      <w:r>
        <w:fldChar w:fldCharType="begin"/>
      </w:r>
      <w:r>
        <w:instrText xml:space="preserve"> PAGEREF _Toc14700 \h </w:instrText>
      </w:r>
      <w:r>
        <w:fldChar w:fldCharType="separate"/>
      </w:r>
      <w:r>
        <w:t>27</w:t>
      </w:r>
      <w:r>
        <w:fldChar w:fldCharType="end"/>
      </w:r>
      <w:r>
        <w:rPr>
          <w:rFonts w:hint="default" w:ascii="Times New Roman" w:hAnsi="Times New Roman" w:cs="Times New Roman"/>
          <w:i w:val="0"/>
          <w:iCs w:val="0"/>
          <w:szCs w:val="28"/>
        </w:rPr>
        <w:fldChar w:fldCharType="end"/>
      </w:r>
    </w:p>
    <w:p w14:paraId="1665A025">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_Toc18444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2.3 Quality Management</w:t>
      </w:r>
      <w:r>
        <w:tab/>
      </w:r>
      <w:r>
        <w:fldChar w:fldCharType="begin"/>
      </w:r>
      <w:r>
        <w:instrText xml:space="preserve"> PAGEREF _Toc18444 \h </w:instrText>
      </w:r>
      <w:r>
        <w:fldChar w:fldCharType="separate"/>
      </w:r>
      <w:r>
        <w:t>28</w:t>
      </w:r>
      <w:r>
        <w:fldChar w:fldCharType="end"/>
      </w:r>
      <w:r>
        <w:rPr>
          <w:rFonts w:hint="default" w:ascii="Times New Roman" w:hAnsi="Times New Roman" w:cs="Times New Roman"/>
          <w:i w:val="0"/>
          <w:iCs w:val="0"/>
          <w:szCs w:val="28"/>
        </w:rPr>
        <w:fldChar w:fldCharType="end"/>
      </w:r>
    </w:p>
    <w:p w14:paraId="23B57EFC">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_Toc7956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2.4 Budget and funding</w:t>
      </w:r>
      <w:r>
        <w:tab/>
      </w:r>
      <w:r>
        <w:fldChar w:fldCharType="begin"/>
      </w:r>
      <w:r>
        <w:instrText xml:space="preserve"> PAGEREF _Toc7956 \h </w:instrText>
      </w:r>
      <w:r>
        <w:fldChar w:fldCharType="separate"/>
      </w:r>
      <w:r>
        <w:t>29</w:t>
      </w:r>
      <w:r>
        <w:fldChar w:fldCharType="end"/>
      </w:r>
      <w:r>
        <w:rPr>
          <w:rFonts w:hint="default" w:ascii="Times New Roman" w:hAnsi="Times New Roman" w:cs="Times New Roman"/>
          <w:i w:val="0"/>
          <w:iCs w:val="0"/>
          <w:szCs w:val="28"/>
        </w:rPr>
        <w:fldChar w:fldCharType="end"/>
      </w:r>
    </w:p>
    <w:p w14:paraId="69E3115C">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_Toc9967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2.5 Change management process</w:t>
      </w:r>
      <w:r>
        <w:tab/>
      </w:r>
      <w:r>
        <w:fldChar w:fldCharType="begin"/>
      </w:r>
      <w:r>
        <w:instrText xml:space="preserve"> PAGEREF _Toc9967 \h </w:instrText>
      </w:r>
      <w:r>
        <w:fldChar w:fldCharType="separate"/>
      </w:r>
      <w:r>
        <w:t>29</w:t>
      </w:r>
      <w:r>
        <w:fldChar w:fldCharType="end"/>
      </w:r>
      <w:r>
        <w:rPr>
          <w:rFonts w:hint="default" w:ascii="Times New Roman" w:hAnsi="Times New Roman" w:cs="Times New Roman"/>
          <w:i w:val="0"/>
          <w:iCs w:val="0"/>
          <w:szCs w:val="28"/>
        </w:rPr>
        <w:fldChar w:fldCharType="end"/>
      </w:r>
    </w:p>
    <w:p w14:paraId="54236641">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_Toc26487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2.6 Conclusion and review</w:t>
      </w:r>
      <w:r>
        <w:tab/>
      </w:r>
      <w:r>
        <w:fldChar w:fldCharType="begin"/>
      </w:r>
      <w:r>
        <w:instrText xml:space="preserve"> PAGEREF _Toc26487 \h </w:instrText>
      </w:r>
      <w:r>
        <w:fldChar w:fldCharType="separate"/>
      </w:r>
      <w:r>
        <w:t>30</w:t>
      </w:r>
      <w:r>
        <w:fldChar w:fldCharType="end"/>
      </w:r>
      <w:r>
        <w:rPr>
          <w:rFonts w:hint="default" w:ascii="Times New Roman" w:hAnsi="Times New Roman" w:cs="Times New Roman"/>
          <w:i w:val="0"/>
          <w:iCs w:val="0"/>
          <w:szCs w:val="28"/>
        </w:rPr>
        <w:fldChar w:fldCharType="end"/>
      </w:r>
    </w:p>
    <w:p w14:paraId="553664D1">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_Toc24776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III. Existing Systems/State of the Art</w:t>
      </w:r>
      <w:r>
        <w:tab/>
      </w:r>
      <w:r>
        <w:fldChar w:fldCharType="begin"/>
      </w:r>
      <w:r>
        <w:instrText xml:space="preserve"> PAGEREF _Toc24776 \h </w:instrText>
      </w:r>
      <w:r>
        <w:fldChar w:fldCharType="separate"/>
      </w:r>
      <w:r>
        <w:t>30</w:t>
      </w:r>
      <w:r>
        <w:fldChar w:fldCharType="end"/>
      </w:r>
      <w:r>
        <w:rPr>
          <w:rFonts w:hint="default" w:ascii="Times New Roman" w:hAnsi="Times New Roman" w:cs="Times New Roman"/>
          <w:i w:val="0"/>
          <w:iCs w:val="0"/>
          <w:szCs w:val="28"/>
        </w:rPr>
        <w:fldChar w:fldCharType="end"/>
      </w:r>
    </w:p>
    <w:p w14:paraId="219F5449">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_Toc14981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Overview of the Field</w:t>
      </w:r>
      <w:r>
        <w:tab/>
      </w:r>
      <w:r>
        <w:fldChar w:fldCharType="begin"/>
      </w:r>
      <w:r>
        <w:instrText xml:space="preserve"> PAGEREF _Toc14981 \h </w:instrText>
      </w:r>
      <w:r>
        <w:fldChar w:fldCharType="separate"/>
      </w:r>
      <w:r>
        <w:t>30</w:t>
      </w:r>
      <w:r>
        <w:fldChar w:fldCharType="end"/>
      </w:r>
      <w:r>
        <w:rPr>
          <w:rFonts w:hint="default" w:ascii="Times New Roman" w:hAnsi="Times New Roman" w:cs="Times New Roman"/>
          <w:i w:val="0"/>
          <w:iCs w:val="0"/>
          <w:szCs w:val="28"/>
        </w:rPr>
        <w:fldChar w:fldCharType="end"/>
      </w:r>
    </w:p>
    <w:p w14:paraId="77FEED2A">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_Toc14577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Historical Context</w:t>
      </w:r>
      <w:r>
        <w:tab/>
      </w:r>
      <w:r>
        <w:fldChar w:fldCharType="begin"/>
      </w:r>
      <w:r>
        <w:instrText xml:space="preserve"> PAGEREF _Toc14577 \h </w:instrText>
      </w:r>
      <w:r>
        <w:fldChar w:fldCharType="separate"/>
      </w:r>
      <w:r>
        <w:t>31</w:t>
      </w:r>
      <w:r>
        <w:fldChar w:fldCharType="end"/>
      </w:r>
      <w:r>
        <w:rPr>
          <w:rFonts w:hint="default" w:ascii="Times New Roman" w:hAnsi="Times New Roman" w:cs="Times New Roman"/>
          <w:i w:val="0"/>
          <w:iCs w:val="0"/>
          <w:szCs w:val="28"/>
        </w:rPr>
        <w:fldChar w:fldCharType="end"/>
      </w:r>
    </w:p>
    <w:p w14:paraId="4BB1461E">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_Toc17592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Key Studies and Theories</w:t>
      </w:r>
      <w:r>
        <w:tab/>
      </w:r>
      <w:r>
        <w:fldChar w:fldCharType="begin"/>
      </w:r>
      <w:r>
        <w:instrText xml:space="preserve"> PAGEREF _Toc17592 \h </w:instrText>
      </w:r>
      <w:r>
        <w:fldChar w:fldCharType="separate"/>
      </w:r>
      <w:r>
        <w:t>31</w:t>
      </w:r>
      <w:r>
        <w:fldChar w:fldCharType="end"/>
      </w:r>
      <w:r>
        <w:rPr>
          <w:rFonts w:hint="default" w:ascii="Times New Roman" w:hAnsi="Times New Roman" w:cs="Times New Roman"/>
          <w:i w:val="0"/>
          <w:iCs w:val="0"/>
          <w:szCs w:val="28"/>
        </w:rPr>
        <w:fldChar w:fldCharType="end"/>
      </w:r>
    </w:p>
    <w:p w14:paraId="59EC471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_Toc20081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4.  Technological Advancements</w:t>
      </w:r>
      <w:r>
        <w:tab/>
      </w:r>
      <w:r>
        <w:fldChar w:fldCharType="begin"/>
      </w:r>
      <w:r>
        <w:instrText xml:space="preserve"> PAGEREF _Toc20081 \h </w:instrText>
      </w:r>
      <w:r>
        <w:fldChar w:fldCharType="separate"/>
      </w:r>
      <w:r>
        <w:t>32</w:t>
      </w:r>
      <w:r>
        <w:fldChar w:fldCharType="end"/>
      </w:r>
      <w:r>
        <w:rPr>
          <w:rFonts w:hint="default" w:ascii="Times New Roman" w:hAnsi="Times New Roman" w:cs="Times New Roman"/>
          <w:i w:val="0"/>
          <w:iCs w:val="0"/>
          <w:szCs w:val="28"/>
        </w:rPr>
        <w:fldChar w:fldCharType="end"/>
      </w:r>
    </w:p>
    <w:p w14:paraId="7B779C1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_Toc9094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5. Comparison of Existing Systems</w:t>
      </w:r>
      <w:r>
        <w:tab/>
      </w:r>
      <w:r>
        <w:fldChar w:fldCharType="begin"/>
      </w:r>
      <w:r>
        <w:instrText xml:space="preserve"> PAGEREF _Toc9094 \h </w:instrText>
      </w:r>
      <w:r>
        <w:fldChar w:fldCharType="separate"/>
      </w:r>
      <w:r>
        <w:t>33</w:t>
      </w:r>
      <w:r>
        <w:fldChar w:fldCharType="end"/>
      </w:r>
      <w:r>
        <w:rPr>
          <w:rFonts w:hint="default" w:ascii="Times New Roman" w:hAnsi="Times New Roman" w:cs="Times New Roman"/>
          <w:i w:val="0"/>
          <w:iCs w:val="0"/>
          <w:szCs w:val="28"/>
        </w:rPr>
        <w:fldChar w:fldCharType="end"/>
      </w:r>
    </w:p>
    <w:p w14:paraId="536BD4EE">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_Toc8500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6. Gaps in the Literature/Technology</w:t>
      </w:r>
      <w:r>
        <w:tab/>
      </w:r>
      <w:r>
        <w:fldChar w:fldCharType="begin"/>
      </w:r>
      <w:r>
        <w:instrText xml:space="preserve"> PAGEREF _Toc8500 \h </w:instrText>
      </w:r>
      <w:r>
        <w:fldChar w:fldCharType="separate"/>
      </w:r>
      <w:r>
        <w:t>33</w:t>
      </w:r>
      <w:r>
        <w:fldChar w:fldCharType="end"/>
      </w:r>
      <w:r>
        <w:rPr>
          <w:rFonts w:hint="default" w:ascii="Times New Roman" w:hAnsi="Times New Roman" w:cs="Times New Roman"/>
          <w:i w:val="0"/>
          <w:iCs w:val="0"/>
          <w:szCs w:val="28"/>
        </w:rPr>
        <w:fldChar w:fldCharType="end"/>
      </w:r>
    </w:p>
    <w:p w14:paraId="5251A078">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_Toc30294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7. Justification for the Project</w:t>
      </w:r>
      <w:r>
        <w:tab/>
      </w:r>
      <w:r>
        <w:fldChar w:fldCharType="begin"/>
      </w:r>
      <w:r>
        <w:instrText xml:space="preserve"> PAGEREF _Toc30294 \h </w:instrText>
      </w:r>
      <w:r>
        <w:fldChar w:fldCharType="separate"/>
      </w:r>
      <w:r>
        <w:t>34</w:t>
      </w:r>
      <w:r>
        <w:fldChar w:fldCharType="end"/>
      </w:r>
      <w:r>
        <w:rPr>
          <w:rFonts w:hint="default" w:ascii="Times New Roman" w:hAnsi="Times New Roman" w:cs="Times New Roman"/>
          <w:i w:val="0"/>
          <w:iCs w:val="0"/>
          <w:szCs w:val="28"/>
        </w:rPr>
        <w:fldChar w:fldCharType="end"/>
      </w:r>
    </w:p>
    <w:p w14:paraId="647C875C">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_Toc32161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IV. Methodology</w:t>
      </w:r>
      <w:r>
        <w:tab/>
      </w:r>
      <w:r>
        <w:fldChar w:fldCharType="begin"/>
      </w:r>
      <w:r>
        <w:instrText xml:space="preserve"> PAGEREF _Toc32161 \h </w:instrText>
      </w:r>
      <w:r>
        <w:fldChar w:fldCharType="separate"/>
      </w:r>
      <w:r>
        <w:t>34</w:t>
      </w:r>
      <w:r>
        <w:fldChar w:fldCharType="end"/>
      </w:r>
      <w:r>
        <w:rPr>
          <w:rFonts w:hint="default" w:ascii="Times New Roman" w:hAnsi="Times New Roman" w:cs="Times New Roman"/>
          <w:i w:val="0"/>
          <w:iCs w:val="0"/>
          <w:szCs w:val="28"/>
        </w:rPr>
        <w:fldChar w:fldCharType="end"/>
      </w:r>
    </w:p>
    <w:p w14:paraId="2F60FA7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_Toc16415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A. Research Questions and Objectives Based on Collected Data</w:t>
      </w:r>
      <w:r>
        <w:tab/>
      </w:r>
      <w:r>
        <w:fldChar w:fldCharType="begin"/>
      </w:r>
      <w:r>
        <w:instrText xml:space="preserve"> PAGEREF _Toc16415 \h </w:instrText>
      </w:r>
      <w:r>
        <w:fldChar w:fldCharType="separate"/>
      </w:r>
      <w:r>
        <w:t>36</w:t>
      </w:r>
      <w:r>
        <w:fldChar w:fldCharType="end"/>
      </w:r>
      <w:r>
        <w:rPr>
          <w:rFonts w:hint="default" w:ascii="Times New Roman" w:hAnsi="Times New Roman" w:cs="Times New Roman"/>
          <w:i w:val="0"/>
          <w:iCs w:val="0"/>
          <w:szCs w:val="28"/>
        </w:rPr>
        <w:fldChar w:fldCharType="end"/>
      </w:r>
    </w:p>
    <w:p w14:paraId="0359E00C">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_Toc27191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Research Questions and Objectives</w:t>
      </w:r>
      <w:r>
        <w:tab/>
      </w:r>
      <w:r>
        <w:fldChar w:fldCharType="begin"/>
      </w:r>
      <w:r>
        <w:instrText xml:space="preserve"> PAGEREF _Toc27191 \h </w:instrText>
      </w:r>
      <w:r>
        <w:fldChar w:fldCharType="separate"/>
      </w:r>
      <w:r>
        <w:t>36</w:t>
      </w:r>
      <w:r>
        <w:fldChar w:fldCharType="end"/>
      </w:r>
      <w:r>
        <w:rPr>
          <w:rFonts w:hint="default" w:ascii="Times New Roman" w:hAnsi="Times New Roman" w:cs="Times New Roman"/>
          <w:i w:val="0"/>
          <w:iCs w:val="0"/>
          <w:szCs w:val="28"/>
        </w:rPr>
        <w:fldChar w:fldCharType="end"/>
      </w:r>
    </w:p>
    <w:p w14:paraId="33832ACB">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_Toc26406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Data Collection and Preprocessing</w:t>
      </w:r>
      <w:r>
        <w:tab/>
      </w:r>
      <w:r>
        <w:fldChar w:fldCharType="begin"/>
      </w:r>
      <w:r>
        <w:instrText xml:space="preserve"> PAGEREF _Toc26406 \h </w:instrText>
      </w:r>
      <w:r>
        <w:fldChar w:fldCharType="separate"/>
      </w:r>
      <w:r>
        <w:t>37</w:t>
      </w:r>
      <w:r>
        <w:fldChar w:fldCharType="end"/>
      </w:r>
      <w:r>
        <w:rPr>
          <w:rFonts w:hint="default" w:ascii="Times New Roman" w:hAnsi="Times New Roman" w:cs="Times New Roman"/>
          <w:i w:val="0"/>
          <w:iCs w:val="0"/>
          <w:szCs w:val="28"/>
        </w:rPr>
        <w:fldChar w:fldCharType="end"/>
      </w:r>
    </w:p>
    <w:p w14:paraId="7C0BC2A2">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_Toc20199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2.1. Collection</w:t>
      </w:r>
      <w:r>
        <w:tab/>
      </w:r>
      <w:r>
        <w:fldChar w:fldCharType="begin"/>
      </w:r>
      <w:r>
        <w:instrText xml:space="preserve"> PAGEREF _Toc20199 \h </w:instrText>
      </w:r>
      <w:r>
        <w:fldChar w:fldCharType="separate"/>
      </w:r>
      <w:r>
        <w:t>38</w:t>
      </w:r>
      <w:r>
        <w:fldChar w:fldCharType="end"/>
      </w:r>
      <w:r>
        <w:rPr>
          <w:rFonts w:hint="default" w:ascii="Times New Roman" w:hAnsi="Times New Roman" w:cs="Times New Roman"/>
          <w:i w:val="0"/>
          <w:iCs w:val="0"/>
          <w:szCs w:val="28"/>
        </w:rPr>
        <w:fldChar w:fldCharType="end"/>
      </w:r>
    </w:p>
    <w:p w14:paraId="22C3A255">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_Toc19308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2.1.1. Stock Trading Data from SSI</w:t>
      </w:r>
      <w:r>
        <w:tab/>
      </w:r>
      <w:r>
        <w:fldChar w:fldCharType="begin"/>
      </w:r>
      <w:r>
        <w:instrText xml:space="preserve"> PAGEREF _Toc19308 \h </w:instrText>
      </w:r>
      <w:r>
        <w:fldChar w:fldCharType="separate"/>
      </w:r>
      <w:r>
        <w:t>38</w:t>
      </w:r>
      <w:r>
        <w:fldChar w:fldCharType="end"/>
      </w:r>
      <w:r>
        <w:rPr>
          <w:rFonts w:hint="default" w:ascii="Times New Roman" w:hAnsi="Times New Roman" w:cs="Times New Roman"/>
          <w:i w:val="0"/>
          <w:iCs w:val="0"/>
          <w:szCs w:val="28"/>
        </w:rPr>
        <w:fldChar w:fldCharType="end"/>
      </w:r>
    </w:p>
    <w:p w14:paraId="5AC2606A">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_Toc3122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2.1.2. Macroeconomic Factor Data from Global Factor Data</w:t>
      </w:r>
      <w:r>
        <w:tab/>
      </w:r>
      <w:r>
        <w:fldChar w:fldCharType="begin"/>
      </w:r>
      <w:r>
        <w:instrText xml:space="preserve"> PAGEREF _Toc3122 \h </w:instrText>
      </w:r>
      <w:r>
        <w:fldChar w:fldCharType="separate"/>
      </w:r>
      <w:r>
        <w:t>39</w:t>
      </w:r>
      <w:r>
        <w:fldChar w:fldCharType="end"/>
      </w:r>
      <w:r>
        <w:rPr>
          <w:rFonts w:hint="default" w:ascii="Times New Roman" w:hAnsi="Times New Roman" w:cs="Times New Roman"/>
          <w:i w:val="0"/>
          <w:iCs w:val="0"/>
          <w:szCs w:val="28"/>
        </w:rPr>
        <w:fldChar w:fldCharType="end"/>
      </w:r>
    </w:p>
    <w:p w14:paraId="2A04B0E4">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_Toc29134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2.2. Data Processing</w:t>
      </w:r>
      <w:r>
        <w:tab/>
      </w:r>
      <w:r>
        <w:fldChar w:fldCharType="begin"/>
      </w:r>
      <w:r>
        <w:instrText xml:space="preserve"> PAGEREF _Toc29134 \h </w:instrText>
      </w:r>
      <w:r>
        <w:fldChar w:fldCharType="separate"/>
      </w:r>
      <w:r>
        <w:t>41</w:t>
      </w:r>
      <w:r>
        <w:fldChar w:fldCharType="end"/>
      </w:r>
      <w:r>
        <w:rPr>
          <w:rFonts w:hint="default" w:ascii="Times New Roman" w:hAnsi="Times New Roman" w:cs="Times New Roman"/>
          <w:i w:val="0"/>
          <w:iCs w:val="0"/>
          <w:szCs w:val="28"/>
        </w:rPr>
        <w:fldChar w:fldCharType="end"/>
      </w:r>
    </w:p>
    <w:p w14:paraId="7F348258">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_Toc10337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2.2.1. Data Processing Workflow for Up/Down Trend Prediction</w:t>
      </w:r>
      <w:r>
        <w:tab/>
      </w:r>
      <w:r>
        <w:fldChar w:fldCharType="begin"/>
      </w:r>
      <w:r>
        <w:instrText xml:space="preserve"> PAGEREF _Toc10337 \h </w:instrText>
      </w:r>
      <w:r>
        <w:fldChar w:fldCharType="separate"/>
      </w:r>
      <w:r>
        <w:t>41</w:t>
      </w:r>
      <w:r>
        <w:fldChar w:fldCharType="end"/>
      </w:r>
      <w:r>
        <w:rPr>
          <w:rFonts w:hint="default" w:ascii="Times New Roman" w:hAnsi="Times New Roman" w:cs="Times New Roman"/>
          <w:i w:val="0"/>
          <w:iCs w:val="0"/>
          <w:szCs w:val="28"/>
        </w:rPr>
        <w:fldChar w:fldCharType="end"/>
      </w:r>
    </w:p>
    <w:p w14:paraId="7B1BE4EF">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_Toc28902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2.2.2  Data for the Financial Bubble Detection Task</w:t>
      </w:r>
      <w:r>
        <w:tab/>
      </w:r>
      <w:r>
        <w:fldChar w:fldCharType="begin"/>
      </w:r>
      <w:r>
        <w:instrText xml:space="preserve"> PAGEREF _Toc28902 \h </w:instrText>
      </w:r>
      <w:r>
        <w:fldChar w:fldCharType="separate"/>
      </w:r>
      <w:r>
        <w:t>43</w:t>
      </w:r>
      <w:r>
        <w:fldChar w:fldCharType="end"/>
      </w:r>
      <w:r>
        <w:rPr>
          <w:rFonts w:hint="default" w:ascii="Times New Roman" w:hAnsi="Times New Roman" w:cs="Times New Roman"/>
          <w:i w:val="0"/>
          <w:iCs w:val="0"/>
          <w:szCs w:val="28"/>
        </w:rPr>
        <w:fldChar w:fldCharType="end"/>
      </w:r>
    </w:p>
    <w:p w14:paraId="148FAFD4">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_Toc11085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Preliminary Evaluation using Logistic Regression</w:t>
      </w:r>
      <w:r>
        <w:tab/>
      </w:r>
      <w:r>
        <w:fldChar w:fldCharType="begin"/>
      </w:r>
      <w:r>
        <w:instrText xml:space="preserve"> PAGEREF _Toc11085 \h </w:instrText>
      </w:r>
      <w:r>
        <w:fldChar w:fldCharType="separate"/>
      </w:r>
      <w:r>
        <w:t>47</w:t>
      </w:r>
      <w:r>
        <w:fldChar w:fldCharType="end"/>
      </w:r>
      <w:r>
        <w:rPr>
          <w:rFonts w:hint="default" w:ascii="Times New Roman" w:hAnsi="Times New Roman" w:cs="Times New Roman"/>
          <w:i w:val="0"/>
          <w:iCs w:val="0"/>
          <w:szCs w:val="28"/>
        </w:rPr>
        <w:fldChar w:fldCharType="end"/>
      </w:r>
    </w:p>
    <w:p w14:paraId="472614E8">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_Toc30250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3.1. Bubble Price Prediction (BB)</w:t>
      </w:r>
      <w:r>
        <w:tab/>
      </w:r>
      <w:r>
        <w:fldChar w:fldCharType="begin"/>
      </w:r>
      <w:r>
        <w:instrText xml:space="preserve"> PAGEREF _Toc30250 \h </w:instrText>
      </w:r>
      <w:r>
        <w:fldChar w:fldCharType="separate"/>
      </w:r>
      <w:r>
        <w:t>47</w:t>
      </w:r>
      <w:r>
        <w:fldChar w:fldCharType="end"/>
      </w:r>
      <w:r>
        <w:rPr>
          <w:rFonts w:hint="default" w:ascii="Times New Roman" w:hAnsi="Times New Roman" w:cs="Times New Roman"/>
          <w:i w:val="0"/>
          <w:iCs w:val="0"/>
          <w:szCs w:val="28"/>
        </w:rPr>
        <w:fldChar w:fldCharType="end"/>
      </w:r>
    </w:p>
    <w:p w14:paraId="711727F3">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_Toc17805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3.2. Up/Down Trend Prediction (UD)</w:t>
      </w:r>
      <w:r>
        <w:tab/>
      </w:r>
      <w:r>
        <w:fldChar w:fldCharType="begin"/>
      </w:r>
      <w:r>
        <w:instrText xml:space="preserve"> PAGEREF _Toc17805 \h </w:instrText>
      </w:r>
      <w:r>
        <w:fldChar w:fldCharType="separate"/>
      </w:r>
      <w:r>
        <w:t>48</w:t>
      </w:r>
      <w:r>
        <w:fldChar w:fldCharType="end"/>
      </w:r>
      <w:r>
        <w:rPr>
          <w:rFonts w:hint="default" w:ascii="Times New Roman" w:hAnsi="Times New Roman" w:cs="Times New Roman"/>
          <w:i w:val="0"/>
          <w:iCs w:val="0"/>
          <w:szCs w:val="28"/>
        </w:rPr>
        <w:fldChar w:fldCharType="end"/>
      </w:r>
    </w:p>
    <w:p w14:paraId="79F717C8">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_Toc11491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3.3. Multi-Factor Portfolio Risk Assessment</w:t>
      </w:r>
      <w:r>
        <w:tab/>
      </w:r>
      <w:r>
        <w:fldChar w:fldCharType="begin"/>
      </w:r>
      <w:r>
        <w:instrText xml:space="preserve"> PAGEREF _Toc11491 \h </w:instrText>
      </w:r>
      <w:r>
        <w:fldChar w:fldCharType="separate"/>
      </w:r>
      <w:r>
        <w:t>48</w:t>
      </w:r>
      <w:r>
        <w:fldChar w:fldCharType="end"/>
      </w:r>
      <w:r>
        <w:rPr>
          <w:rFonts w:hint="default" w:ascii="Times New Roman" w:hAnsi="Times New Roman" w:cs="Times New Roman"/>
          <w:i w:val="0"/>
          <w:iCs w:val="0"/>
          <w:szCs w:val="28"/>
        </w:rPr>
        <w:fldChar w:fldCharType="end"/>
      </w:r>
    </w:p>
    <w:p w14:paraId="06AAB8F0">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_Toc1551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4. Propose solution</w:t>
      </w:r>
      <w:r>
        <w:tab/>
      </w:r>
      <w:r>
        <w:fldChar w:fldCharType="begin"/>
      </w:r>
      <w:r>
        <w:instrText xml:space="preserve"> PAGEREF _Toc1551 \h </w:instrText>
      </w:r>
      <w:r>
        <w:fldChar w:fldCharType="separate"/>
      </w:r>
      <w:r>
        <w:t>49</w:t>
      </w:r>
      <w:r>
        <w:fldChar w:fldCharType="end"/>
      </w:r>
      <w:r>
        <w:rPr>
          <w:rFonts w:hint="default" w:ascii="Times New Roman" w:hAnsi="Times New Roman" w:cs="Times New Roman"/>
          <w:i w:val="0"/>
          <w:iCs w:val="0"/>
          <w:szCs w:val="28"/>
        </w:rPr>
        <w:fldChar w:fldCharType="end"/>
      </w:r>
    </w:p>
    <w:p w14:paraId="011F9C74">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_Toc24046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B. Module design</w:t>
      </w:r>
      <w:r>
        <w:tab/>
      </w:r>
      <w:r>
        <w:fldChar w:fldCharType="begin"/>
      </w:r>
      <w:r>
        <w:instrText xml:space="preserve"> PAGEREF _Toc24046 \h </w:instrText>
      </w:r>
      <w:r>
        <w:fldChar w:fldCharType="separate"/>
      </w:r>
      <w:r>
        <w:t>51</w:t>
      </w:r>
      <w:r>
        <w:fldChar w:fldCharType="end"/>
      </w:r>
      <w:r>
        <w:rPr>
          <w:rFonts w:hint="default" w:ascii="Times New Roman" w:hAnsi="Times New Roman" w:cs="Times New Roman"/>
          <w:i w:val="0"/>
          <w:iCs w:val="0"/>
          <w:szCs w:val="28"/>
        </w:rPr>
        <w:fldChar w:fldCharType="end"/>
      </w:r>
    </w:p>
    <w:p w14:paraId="075E2B42">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_Toc14684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 Select features and techniques for Program 1</w:t>
      </w:r>
      <w:r>
        <w:tab/>
      </w:r>
      <w:r>
        <w:fldChar w:fldCharType="begin"/>
      </w:r>
      <w:r>
        <w:instrText xml:space="preserve"> PAGEREF _Toc14684 \h </w:instrText>
      </w:r>
      <w:r>
        <w:fldChar w:fldCharType="separate"/>
      </w:r>
      <w:r>
        <w:t>51</w:t>
      </w:r>
      <w:r>
        <w:fldChar w:fldCharType="end"/>
      </w:r>
      <w:r>
        <w:rPr>
          <w:rFonts w:hint="default" w:ascii="Times New Roman" w:hAnsi="Times New Roman" w:cs="Times New Roman"/>
          <w:i w:val="0"/>
          <w:iCs w:val="0"/>
          <w:szCs w:val="28"/>
        </w:rPr>
        <w:fldChar w:fldCharType="end"/>
      </w:r>
    </w:p>
    <w:p w14:paraId="777CBBFD">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_Toc5729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 Data preparation</w:t>
      </w:r>
      <w:r>
        <w:tab/>
      </w:r>
      <w:r>
        <w:fldChar w:fldCharType="begin"/>
      </w:r>
      <w:r>
        <w:instrText xml:space="preserve"> PAGEREF _Toc5729 \h </w:instrText>
      </w:r>
      <w:r>
        <w:fldChar w:fldCharType="separate"/>
      </w:r>
      <w:r>
        <w:t>51</w:t>
      </w:r>
      <w:r>
        <w:fldChar w:fldCharType="end"/>
      </w:r>
      <w:r>
        <w:rPr>
          <w:rFonts w:hint="default" w:ascii="Times New Roman" w:hAnsi="Times New Roman" w:cs="Times New Roman"/>
          <w:i w:val="0"/>
          <w:iCs w:val="0"/>
          <w:szCs w:val="28"/>
        </w:rPr>
        <w:fldChar w:fldCharType="end"/>
      </w:r>
    </w:p>
    <w:p w14:paraId="3130757C">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_Toc10265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1.1.1. Load data</w:t>
      </w:r>
      <w:r>
        <w:tab/>
      </w:r>
      <w:r>
        <w:fldChar w:fldCharType="begin"/>
      </w:r>
      <w:r>
        <w:instrText xml:space="preserve"> PAGEREF _Toc10265 \h </w:instrText>
      </w:r>
      <w:r>
        <w:fldChar w:fldCharType="separate"/>
      </w:r>
      <w:r>
        <w:t>52</w:t>
      </w:r>
      <w:r>
        <w:fldChar w:fldCharType="end"/>
      </w:r>
      <w:r>
        <w:rPr>
          <w:rFonts w:hint="default" w:ascii="Times New Roman" w:hAnsi="Times New Roman" w:cs="Times New Roman"/>
          <w:i w:val="0"/>
          <w:iCs w:val="0"/>
          <w:szCs w:val="28"/>
        </w:rPr>
        <w:fldChar w:fldCharType="end"/>
      </w:r>
    </w:p>
    <w:p w14:paraId="44AAA5F3">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_Toc21645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1.1.2 Feature Preparation</w:t>
      </w:r>
      <w:r>
        <w:tab/>
      </w:r>
      <w:r>
        <w:fldChar w:fldCharType="begin"/>
      </w:r>
      <w:r>
        <w:instrText xml:space="preserve"> PAGEREF _Toc21645 \h </w:instrText>
      </w:r>
      <w:r>
        <w:fldChar w:fldCharType="separate"/>
      </w:r>
      <w:r>
        <w:t>52</w:t>
      </w:r>
      <w:r>
        <w:fldChar w:fldCharType="end"/>
      </w:r>
      <w:r>
        <w:rPr>
          <w:rFonts w:hint="default" w:ascii="Times New Roman" w:hAnsi="Times New Roman" w:cs="Times New Roman"/>
          <w:i w:val="0"/>
          <w:iCs w:val="0"/>
          <w:szCs w:val="28"/>
        </w:rPr>
        <w:fldChar w:fldCharType="end"/>
      </w:r>
    </w:p>
    <w:p w14:paraId="40EB3515">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_Toc22152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1.1.2.1. Missing value imputation</w:t>
      </w:r>
      <w:r>
        <w:tab/>
      </w:r>
      <w:r>
        <w:fldChar w:fldCharType="begin"/>
      </w:r>
      <w:r>
        <w:instrText xml:space="preserve"> PAGEREF _Toc22152 \h </w:instrText>
      </w:r>
      <w:r>
        <w:fldChar w:fldCharType="separate"/>
      </w:r>
      <w:r>
        <w:t>52</w:t>
      </w:r>
      <w:r>
        <w:fldChar w:fldCharType="end"/>
      </w:r>
      <w:r>
        <w:rPr>
          <w:rFonts w:hint="default" w:ascii="Times New Roman" w:hAnsi="Times New Roman" w:cs="Times New Roman"/>
          <w:i w:val="0"/>
          <w:iCs w:val="0"/>
          <w:szCs w:val="28"/>
        </w:rPr>
        <w:fldChar w:fldCharType="end"/>
      </w:r>
    </w:p>
    <w:p w14:paraId="19B88009">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_Toc30207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1.1.2.2. Label shift</w:t>
      </w:r>
      <w:r>
        <w:tab/>
      </w:r>
      <w:r>
        <w:fldChar w:fldCharType="begin"/>
      </w:r>
      <w:r>
        <w:instrText xml:space="preserve"> PAGEREF _Toc30207 \h </w:instrText>
      </w:r>
      <w:r>
        <w:fldChar w:fldCharType="separate"/>
      </w:r>
      <w:r>
        <w:t>53</w:t>
      </w:r>
      <w:r>
        <w:fldChar w:fldCharType="end"/>
      </w:r>
      <w:r>
        <w:rPr>
          <w:rFonts w:hint="default" w:ascii="Times New Roman" w:hAnsi="Times New Roman" w:cs="Times New Roman"/>
          <w:i w:val="0"/>
          <w:iCs w:val="0"/>
          <w:szCs w:val="28"/>
        </w:rPr>
        <w:fldChar w:fldCharType="end"/>
      </w:r>
    </w:p>
    <w:p w14:paraId="09A82DED">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_Toc13588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1.1.3. Feature Selection</w:t>
      </w:r>
      <w:r>
        <w:tab/>
      </w:r>
      <w:r>
        <w:fldChar w:fldCharType="begin"/>
      </w:r>
      <w:r>
        <w:instrText xml:space="preserve"> PAGEREF _Toc13588 \h </w:instrText>
      </w:r>
      <w:r>
        <w:fldChar w:fldCharType="separate"/>
      </w:r>
      <w:r>
        <w:t>53</w:t>
      </w:r>
      <w:r>
        <w:fldChar w:fldCharType="end"/>
      </w:r>
      <w:r>
        <w:rPr>
          <w:rFonts w:hint="default" w:ascii="Times New Roman" w:hAnsi="Times New Roman" w:cs="Times New Roman"/>
          <w:i w:val="0"/>
          <w:iCs w:val="0"/>
          <w:szCs w:val="28"/>
        </w:rPr>
        <w:fldChar w:fldCharType="end"/>
      </w:r>
    </w:p>
    <w:p w14:paraId="7DE2A2D2">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_Toc13914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1.1.3.1. Outlier Clipping</w:t>
      </w:r>
      <w:r>
        <w:tab/>
      </w:r>
      <w:r>
        <w:fldChar w:fldCharType="begin"/>
      </w:r>
      <w:r>
        <w:instrText xml:space="preserve"> PAGEREF _Toc13914 \h </w:instrText>
      </w:r>
      <w:r>
        <w:fldChar w:fldCharType="separate"/>
      </w:r>
      <w:r>
        <w:t>53</w:t>
      </w:r>
      <w:r>
        <w:fldChar w:fldCharType="end"/>
      </w:r>
      <w:r>
        <w:rPr>
          <w:rFonts w:hint="default" w:ascii="Times New Roman" w:hAnsi="Times New Roman" w:cs="Times New Roman"/>
          <w:i w:val="0"/>
          <w:iCs w:val="0"/>
          <w:szCs w:val="28"/>
        </w:rPr>
        <w:fldChar w:fldCharType="end"/>
      </w:r>
    </w:p>
    <w:p w14:paraId="132DE6DF">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_Toc29224 </w:instrText>
      </w:r>
      <w:r>
        <w:rPr>
          <w:rFonts w:hint="default" w:ascii="Times New Roman" w:hAnsi="Times New Roman" w:cs="Times New Roman"/>
          <w:i w:val="0"/>
          <w:iCs w:val="0"/>
          <w:szCs w:val="28"/>
        </w:rPr>
        <w:fldChar w:fldCharType="separate"/>
      </w:r>
      <w:r>
        <w:rPr>
          <w:rFonts w:hint="default" w:ascii="Times New Roman" w:hAnsi="Times New Roman" w:cs="Times New Roman"/>
          <w:bCs/>
          <w:i w:val="0"/>
          <w:iCs w:val="0"/>
          <w:szCs w:val="28"/>
        </w:rPr>
        <w:t>1.1.3.2. Feature importance</w:t>
      </w:r>
      <w:r>
        <w:tab/>
      </w:r>
      <w:r>
        <w:fldChar w:fldCharType="begin"/>
      </w:r>
      <w:r>
        <w:instrText xml:space="preserve"> PAGEREF _Toc29224 \h </w:instrText>
      </w:r>
      <w:r>
        <w:fldChar w:fldCharType="separate"/>
      </w:r>
      <w:r>
        <w:t>54</w:t>
      </w:r>
      <w:r>
        <w:fldChar w:fldCharType="end"/>
      </w:r>
      <w:r>
        <w:rPr>
          <w:rFonts w:hint="default" w:ascii="Times New Roman" w:hAnsi="Times New Roman" w:cs="Times New Roman"/>
          <w:i w:val="0"/>
          <w:iCs w:val="0"/>
          <w:szCs w:val="28"/>
        </w:rPr>
        <w:fldChar w:fldCharType="end"/>
      </w:r>
    </w:p>
    <w:p w14:paraId="5BF1B709">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_Toc20044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1.1.4. Data Splitting</w:t>
      </w:r>
      <w:r>
        <w:tab/>
      </w:r>
      <w:r>
        <w:fldChar w:fldCharType="begin"/>
      </w:r>
      <w:r>
        <w:instrText xml:space="preserve"> PAGEREF _Toc20044 \h </w:instrText>
      </w:r>
      <w:r>
        <w:fldChar w:fldCharType="separate"/>
      </w:r>
      <w:r>
        <w:t>55</w:t>
      </w:r>
      <w:r>
        <w:fldChar w:fldCharType="end"/>
      </w:r>
      <w:r>
        <w:rPr>
          <w:rFonts w:hint="default" w:ascii="Times New Roman" w:hAnsi="Times New Roman" w:cs="Times New Roman"/>
          <w:i w:val="0"/>
          <w:iCs w:val="0"/>
          <w:szCs w:val="28"/>
        </w:rPr>
        <w:fldChar w:fldCharType="end"/>
      </w:r>
    </w:p>
    <w:p w14:paraId="2DD10B2D">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_Toc24552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1.1.4.1. Split training, validation, testing files by timeline</w:t>
      </w:r>
      <w:r>
        <w:tab/>
      </w:r>
      <w:r>
        <w:fldChar w:fldCharType="begin"/>
      </w:r>
      <w:r>
        <w:instrText xml:space="preserve"> PAGEREF _Toc24552 \h </w:instrText>
      </w:r>
      <w:r>
        <w:fldChar w:fldCharType="separate"/>
      </w:r>
      <w:r>
        <w:t>55</w:t>
      </w:r>
      <w:r>
        <w:fldChar w:fldCharType="end"/>
      </w:r>
      <w:r>
        <w:rPr>
          <w:rFonts w:hint="default" w:ascii="Times New Roman" w:hAnsi="Times New Roman" w:cs="Times New Roman"/>
          <w:i w:val="0"/>
          <w:iCs w:val="0"/>
          <w:szCs w:val="28"/>
        </w:rPr>
        <w:fldChar w:fldCharType="end"/>
      </w:r>
    </w:p>
    <w:p w14:paraId="20F7822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_Toc31469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1.1.4.2. Time Window Transformation</w:t>
      </w:r>
      <w:r>
        <w:tab/>
      </w:r>
      <w:r>
        <w:fldChar w:fldCharType="begin"/>
      </w:r>
      <w:r>
        <w:instrText xml:space="preserve"> PAGEREF _Toc31469 \h </w:instrText>
      </w:r>
      <w:r>
        <w:fldChar w:fldCharType="separate"/>
      </w:r>
      <w:r>
        <w:t>56</w:t>
      </w:r>
      <w:r>
        <w:fldChar w:fldCharType="end"/>
      </w:r>
      <w:r>
        <w:rPr>
          <w:rFonts w:hint="default" w:ascii="Times New Roman" w:hAnsi="Times New Roman" w:cs="Times New Roman"/>
          <w:i w:val="0"/>
          <w:iCs w:val="0"/>
          <w:szCs w:val="28"/>
        </w:rPr>
        <w:fldChar w:fldCharType="end"/>
      </w:r>
    </w:p>
    <w:p w14:paraId="5C15715B">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_Toc13442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1.1.5 Feature Scaling And Augmentation</w:t>
      </w:r>
      <w:r>
        <w:tab/>
      </w:r>
      <w:r>
        <w:fldChar w:fldCharType="begin"/>
      </w:r>
      <w:r>
        <w:instrText xml:space="preserve"> PAGEREF _Toc13442 \h </w:instrText>
      </w:r>
      <w:r>
        <w:fldChar w:fldCharType="separate"/>
      </w:r>
      <w:r>
        <w:t>57</w:t>
      </w:r>
      <w:r>
        <w:fldChar w:fldCharType="end"/>
      </w:r>
      <w:r>
        <w:rPr>
          <w:rFonts w:hint="default" w:ascii="Times New Roman" w:hAnsi="Times New Roman" w:cs="Times New Roman"/>
          <w:i w:val="0"/>
          <w:iCs w:val="0"/>
          <w:szCs w:val="28"/>
        </w:rPr>
        <w:fldChar w:fldCharType="end"/>
      </w:r>
    </w:p>
    <w:p w14:paraId="1CFD67C3">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_Toc14660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1.1.5.1. Standardization</w:t>
      </w:r>
      <w:r>
        <w:tab/>
      </w:r>
      <w:r>
        <w:fldChar w:fldCharType="begin"/>
      </w:r>
      <w:r>
        <w:instrText xml:space="preserve"> PAGEREF _Toc14660 \h </w:instrText>
      </w:r>
      <w:r>
        <w:fldChar w:fldCharType="separate"/>
      </w:r>
      <w:r>
        <w:t>57</w:t>
      </w:r>
      <w:r>
        <w:fldChar w:fldCharType="end"/>
      </w:r>
      <w:r>
        <w:rPr>
          <w:rFonts w:hint="default" w:ascii="Times New Roman" w:hAnsi="Times New Roman" w:cs="Times New Roman"/>
          <w:i w:val="0"/>
          <w:iCs w:val="0"/>
          <w:szCs w:val="28"/>
        </w:rPr>
        <w:fldChar w:fldCharType="end"/>
      </w:r>
    </w:p>
    <w:p w14:paraId="1673F66C">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_Toc7881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1.1.5.2 SMOTE (Synthetic Minority Over-sampling Technique)</w:t>
      </w:r>
      <w:r>
        <w:tab/>
      </w:r>
      <w:r>
        <w:fldChar w:fldCharType="begin"/>
      </w:r>
      <w:r>
        <w:instrText xml:space="preserve"> PAGEREF _Toc7881 \h </w:instrText>
      </w:r>
      <w:r>
        <w:fldChar w:fldCharType="separate"/>
      </w:r>
      <w:r>
        <w:t>57</w:t>
      </w:r>
      <w:r>
        <w:fldChar w:fldCharType="end"/>
      </w:r>
      <w:r>
        <w:rPr>
          <w:rFonts w:hint="default" w:ascii="Times New Roman" w:hAnsi="Times New Roman" w:cs="Times New Roman"/>
          <w:i w:val="0"/>
          <w:iCs w:val="0"/>
          <w:szCs w:val="28"/>
        </w:rPr>
        <w:fldChar w:fldCharType="end"/>
      </w:r>
    </w:p>
    <w:p w14:paraId="6E1FE3A4">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_Toc27680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 Model</w:t>
      </w:r>
      <w:r>
        <w:tab/>
      </w:r>
      <w:r>
        <w:fldChar w:fldCharType="begin"/>
      </w:r>
      <w:r>
        <w:instrText xml:space="preserve"> PAGEREF _Toc27680 \h </w:instrText>
      </w:r>
      <w:r>
        <w:fldChar w:fldCharType="separate"/>
      </w:r>
      <w:r>
        <w:t>58</w:t>
      </w:r>
      <w:r>
        <w:fldChar w:fldCharType="end"/>
      </w:r>
      <w:r>
        <w:rPr>
          <w:rFonts w:hint="default" w:ascii="Times New Roman" w:hAnsi="Times New Roman" w:cs="Times New Roman"/>
          <w:i w:val="0"/>
          <w:iCs w:val="0"/>
          <w:szCs w:val="28"/>
        </w:rPr>
        <w:fldChar w:fldCharType="end"/>
      </w:r>
    </w:p>
    <w:p w14:paraId="234D973E">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_Toc16152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1.2.1. Logistic Regression Model</w:t>
      </w:r>
      <w:r>
        <w:tab/>
      </w:r>
      <w:r>
        <w:fldChar w:fldCharType="begin"/>
      </w:r>
      <w:r>
        <w:instrText xml:space="preserve"> PAGEREF _Toc16152 \h </w:instrText>
      </w:r>
      <w:r>
        <w:fldChar w:fldCharType="separate"/>
      </w:r>
      <w:r>
        <w:t>58</w:t>
      </w:r>
      <w:r>
        <w:fldChar w:fldCharType="end"/>
      </w:r>
      <w:r>
        <w:rPr>
          <w:rFonts w:hint="default" w:ascii="Times New Roman" w:hAnsi="Times New Roman" w:cs="Times New Roman"/>
          <w:i w:val="0"/>
          <w:iCs w:val="0"/>
          <w:szCs w:val="28"/>
        </w:rPr>
        <w:fldChar w:fldCharType="end"/>
      </w:r>
    </w:p>
    <w:p w14:paraId="614B753C">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_Toc2025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1.2.1.1. Input</w:t>
      </w:r>
      <w:r>
        <w:tab/>
      </w:r>
      <w:r>
        <w:fldChar w:fldCharType="begin"/>
      </w:r>
      <w:r>
        <w:instrText xml:space="preserve"> PAGEREF _Toc2025 \h </w:instrText>
      </w:r>
      <w:r>
        <w:fldChar w:fldCharType="separate"/>
      </w:r>
      <w:r>
        <w:t>58</w:t>
      </w:r>
      <w:r>
        <w:fldChar w:fldCharType="end"/>
      </w:r>
      <w:r>
        <w:rPr>
          <w:rFonts w:hint="default" w:ascii="Times New Roman" w:hAnsi="Times New Roman" w:cs="Times New Roman"/>
          <w:i w:val="0"/>
          <w:iCs w:val="0"/>
          <w:szCs w:val="28"/>
        </w:rPr>
        <w:fldChar w:fldCharType="end"/>
      </w:r>
    </w:p>
    <w:p w14:paraId="2CFF8547">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_Toc20540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1.2.1.2. Hypothesis Function:</w:t>
      </w:r>
      <w:r>
        <w:tab/>
      </w:r>
      <w:r>
        <w:fldChar w:fldCharType="begin"/>
      </w:r>
      <w:r>
        <w:instrText xml:space="preserve"> PAGEREF _Toc20540 \h </w:instrText>
      </w:r>
      <w:r>
        <w:fldChar w:fldCharType="separate"/>
      </w:r>
      <w:r>
        <w:t>58</w:t>
      </w:r>
      <w:r>
        <w:fldChar w:fldCharType="end"/>
      </w:r>
      <w:r>
        <w:rPr>
          <w:rFonts w:hint="default" w:ascii="Times New Roman" w:hAnsi="Times New Roman" w:cs="Times New Roman"/>
          <w:i w:val="0"/>
          <w:iCs w:val="0"/>
          <w:szCs w:val="28"/>
        </w:rPr>
        <w:fldChar w:fldCharType="end"/>
      </w:r>
    </w:p>
    <w:p w14:paraId="5020559D">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_Toc5926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1.2.1.3. Cost Function</w:t>
      </w:r>
      <w:r>
        <w:tab/>
      </w:r>
      <w:r>
        <w:fldChar w:fldCharType="begin"/>
      </w:r>
      <w:r>
        <w:instrText xml:space="preserve"> PAGEREF _Toc5926 \h </w:instrText>
      </w:r>
      <w:r>
        <w:fldChar w:fldCharType="separate"/>
      </w:r>
      <w:r>
        <w:t>59</w:t>
      </w:r>
      <w:r>
        <w:fldChar w:fldCharType="end"/>
      </w:r>
      <w:r>
        <w:rPr>
          <w:rFonts w:hint="default" w:ascii="Times New Roman" w:hAnsi="Times New Roman" w:cs="Times New Roman"/>
          <w:i w:val="0"/>
          <w:iCs w:val="0"/>
          <w:szCs w:val="28"/>
        </w:rPr>
        <w:fldChar w:fldCharType="end"/>
      </w:r>
    </w:p>
    <w:p w14:paraId="41C71FD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_Toc2606 </w:instrText>
      </w:r>
      <w:r>
        <w:rPr>
          <w:rFonts w:hint="default" w:ascii="Times New Roman" w:hAnsi="Times New Roman" w:cs="Times New Roman"/>
          <w:i w:val="0"/>
          <w:iCs w:val="0"/>
          <w:szCs w:val="28"/>
        </w:rPr>
        <w:fldChar w:fldCharType="separate"/>
      </w:r>
      <w:r>
        <w:rPr>
          <w:rFonts w:hint="default" w:ascii="Times New Roman" w:hAnsi="Times New Roman" w:cs="Times New Roman"/>
          <w:bCs w:val="0"/>
          <w:i w:val="0"/>
          <w:iCs w:val="0"/>
          <w:szCs w:val="28"/>
        </w:rPr>
        <w:t xml:space="preserve">1.2.1.4. Optimization </w:t>
      </w:r>
      <w:r>
        <w:rPr>
          <w:rFonts w:hint="default" w:ascii="Times New Roman" w:hAnsi="Times New Roman" w:cs="Times New Roman"/>
          <w:bCs w:val="0"/>
          <w:i w:val="0"/>
          <w:iCs w:val="0"/>
          <w:szCs w:val="28"/>
          <w:lang w:val="vi-VN"/>
        </w:rPr>
        <w:t xml:space="preserve">with </w:t>
      </w:r>
      <w:r>
        <w:rPr>
          <w:rFonts w:hint="default" w:ascii="Times New Roman" w:hAnsi="Times New Roman" w:cs="Times New Roman"/>
          <w:bCs w:val="0"/>
          <w:i w:val="0"/>
          <w:iCs w:val="0"/>
          <w:szCs w:val="28"/>
        </w:rPr>
        <w:t>L2 Regularization:</w:t>
      </w:r>
      <w:r>
        <w:tab/>
      </w:r>
      <w:r>
        <w:fldChar w:fldCharType="begin"/>
      </w:r>
      <w:r>
        <w:instrText xml:space="preserve"> PAGEREF _Toc2606 \h </w:instrText>
      </w:r>
      <w:r>
        <w:fldChar w:fldCharType="separate"/>
      </w:r>
      <w:r>
        <w:t>59</w:t>
      </w:r>
      <w:r>
        <w:fldChar w:fldCharType="end"/>
      </w:r>
      <w:r>
        <w:rPr>
          <w:rFonts w:hint="default" w:ascii="Times New Roman" w:hAnsi="Times New Roman" w:cs="Times New Roman"/>
          <w:i w:val="0"/>
          <w:iCs w:val="0"/>
          <w:szCs w:val="28"/>
        </w:rPr>
        <w:fldChar w:fldCharType="end"/>
      </w:r>
    </w:p>
    <w:p w14:paraId="74AE883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_Toc9072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1.2.1.4. In scikit-learn:</w:t>
      </w:r>
      <w:r>
        <w:tab/>
      </w:r>
      <w:r>
        <w:fldChar w:fldCharType="begin"/>
      </w:r>
      <w:r>
        <w:instrText xml:space="preserve"> PAGEREF _Toc9072 \h </w:instrText>
      </w:r>
      <w:r>
        <w:fldChar w:fldCharType="separate"/>
      </w:r>
      <w:r>
        <w:t>60</w:t>
      </w:r>
      <w:r>
        <w:fldChar w:fldCharType="end"/>
      </w:r>
      <w:r>
        <w:rPr>
          <w:rFonts w:hint="default" w:ascii="Times New Roman" w:hAnsi="Times New Roman" w:cs="Times New Roman"/>
          <w:i w:val="0"/>
          <w:iCs w:val="0"/>
          <w:szCs w:val="28"/>
        </w:rPr>
        <w:fldChar w:fldCharType="end"/>
      </w:r>
    </w:p>
    <w:p w14:paraId="67A30CC2">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_Toc25478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1.2.2. SVM Model</w:t>
      </w:r>
      <w:r>
        <w:tab/>
      </w:r>
      <w:r>
        <w:fldChar w:fldCharType="begin"/>
      </w:r>
      <w:r>
        <w:instrText xml:space="preserve"> PAGEREF _Toc25478 \h </w:instrText>
      </w:r>
      <w:r>
        <w:fldChar w:fldCharType="separate"/>
      </w:r>
      <w:r>
        <w:t>61</w:t>
      </w:r>
      <w:r>
        <w:fldChar w:fldCharType="end"/>
      </w:r>
      <w:r>
        <w:rPr>
          <w:rFonts w:hint="default" w:ascii="Times New Roman" w:hAnsi="Times New Roman" w:cs="Times New Roman"/>
          <w:i w:val="0"/>
          <w:iCs w:val="0"/>
          <w:szCs w:val="28"/>
        </w:rPr>
        <w:fldChar w:fldCharType="end"/>
      </w:r>
    </w:p>
    <w:p w14:paraId="113DD61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_Toc5858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 xml:space="preserve">1.2.2.1. </w:t>
      </w:r>
      <w:r>
        <w:rPr>
          <w:rFonts w:hint="default" w:ascii="Times New Roman" w:hAnsi="Times New Roman" w:cs="Times New Roman"/>
          <w:i w:val="0"/>
          <w:iCs w:val="0"/>
          <w:szCs w:val="28"/>
          <w:lang w:val="vi-VN"/>
        </w:rPr>
        <w:t>I</w:t>
      </w:r>
      <w:r>
        <w:rPr>
          <w:rFonts w:hint="default" w:ascii="Times New Roman" w:hAnsi="Times New Roman" w:cs="Times New Roman"/>
          <w:i w:val="0"/>
          <w:iCs w:val="0"/>
          <w:szCs w:val="28"/>
        </w:rPr>
        <w:t>nput</w:t>
      </w:r>
      <w:r>
        <w:tab/>
      </w:r>
      <w:r>
        <w:fldChar w:fldCharType="begin"/>
      </w:r>
      <w:r>
        <w:instrText xml:space="preserve"> PAGEREF _Toc5858 \h </w:instrText>
      </w:r>
      <w:r>
        <w:fldChar w:fldCharType="separate"/>
      </w:r>
      <w:r>
        <w:t>61</w:t>
      </w:r>
      <w:r>
        <w:fldChar w:fldCharType="end"/>
      </w:r>
      <w:r>
        <w:rPr>
          <w:rFonts w:hint="default" w:ascii="Times New Roman" w:hAnsi="Times New Roman" w:cs="Times New Roman"/>
          <w:i w:val="0"/>
          <w:iCs w:val="0"/>
          <w:szCs w:val="28"/>
        </w:rPr>
        <w:fldChar w:fldCharType="end"/>
      </w:r>
    </w:p>
    <w:p w14:paraId="593BCB2B">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_Toc7273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1.2.2.2. Hypothesis  Function</w:t>
      </w:r>
      <w:r>
        <w:tab/>
      </w:r>
      <w:r>
        <w:fldChar w:fldCharType="begin"/>
      </w:r>
      <w:r>
        <w:instrText xml:space="preserve"> PAGEREF _Toc7273 \h </w:instrText>
      </w:r>
      <w:r>
        <w:fldChar w:fldCharType="separate"/>
      </w:r>
      <w:r>
        <w:t>61</w:t>
      </w:r>
      <w:r>
        <w:fldChar w:fldCharType="end"/>
      </w:r>
      <w:r>
        <w:rPr>
          <w:rFonts w:hint="default" w:ascii="Times New Roman" w:hAnsi="Times New Roman" w:cs="Times New Roman"/>
          <w:i w:val="0"/>
          <w:iCs w:val="0"/>
          <w:szCs w:val="28"/>
        </w:rPr>
        <w:fldChar w:fldCharType="end"/>
      </w:r>
    </w:p>
    <w:p w14:paraId="5A0DEBD9">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_Toc32175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1.2.2.3. Cost Function (Objective with Soft Margin and L2 Regularization)</w:t>
      </w:r>
      <w:r>
        <w:tab/>
      </w:r>
      <w:r>
        <w:fldChar w:fldCharType="begin"/>
      </w:r>
      <w:r>
        <w:instrText xml:space="preserve"> PAGEREF _Toc32175 \h </w:instrText>
      </w:r>
      <w:r>
        <w:fldChar w:fldCharType="separate"/>
      </w:r>
      <w:r>
        <w:t>62</w:t>
      </w:r>
      <w:r>
        <w:fldChar w:fldCharType="end"/>
      </w:r>
      <w:r>
        <w:rPr>
          <w:rFonts w:hint="default" w:ascii="Times New Roman" w:hAnsi="Times New Roman" w:cs="Times New Roman"/>
          <w:i w:val="0"/>
          <w:iCs w:val="0"/>
          <w:szCs w:val="28"/>
        </w:rPr>
        <w:fldChar w:fldCharType="end"/>
      </w:r>
    </w:p>
    <w:p w14:paraId="168822CD">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_Toc21053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1.2.2.4. Kernel Trick (for Non-linear Separation)</w:t>
      </w:r>
      <w:r>
        <w:tab/>
      </w:r>
      <w:r>
        <w:fldChar w:fldCharType="begin"/>
      </w:r>
      <w:r>
        <w:instrText xml:space="preserve"> PAGEREF _Toc21053 \h </w:instrText>
      </w:r>
      <w:r>
        <w:fldChar w:fldCharType="separate"/>
      </w:r>
      <w:r>
        <w:t>62</w:t>
      </w:r>
      <w:r>
        <w:fldChar w:fldCharType="end"/>
      </w:r>
      <w:r>
        <w:rPr>
          <w:rFonts w:hint="default" w:ascii="Times New Roman" w:hAnsi="Times New Roman" w:cs="Times New Roman"/>
          <w:i w:val="0"/>
          <w:iCs w:val="0"/>
          <w:szCs w:val="28"/>
        </w:rPr>
        <w:fldChar w:fldCharType="end"/>
      </w:r>
    </w:p>
    <w:p w14:paraId="59FA7711">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_Toc16805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1.2.2.5. In scikit-learn:</w:t>
      </w:r>
      <w:r>
        <w:tab/>
      </w:r>
      <w:r>
        <w:fldChar w:fldCharType="begin"/>
      </w:r>
      <w:r>
        <w:instrText xml:space="preserve"> PAGEREF _Toc16805 \h </w:instrText>
      </w:r>
      <w:r>
        <w:fldChar w:fldCharType="separate"/>
      </w:r>
      <w:r>
        <w:t>63</w:t>
      </w:r>
      <w:r>
        <w:fldChar w:fldCharType="end"/>
      </w:r>
      <w:r>
        <w:rPr>
          <w:rFonts w:hint="default" w:ascii="Times New Roman" w:hAnsi="Times New Roman" w:cs="Times New Roman"/>
          <w:i w:val="0"/>
          <w:iCs w:val="0"/>
          <w:szCs w:val="28"/>
        </w:rPr>
        <w:fldChar w:fldCharType="end"/>
      </w:r>
    </w:p>
    <w:p w14:paraId="4821D402">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_Toc27050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1.2.3. LSTM Model</w:t>
      </w:r>
      <w:r>
        <w:tab/>
      </w:r>
      <w:r>
        <w:fldChar w:fldCharType="begin"/>
      </w:r>
      <w:r>
        <w:instrText xml:space="preserve"> PAGEREF _Toc27050 \h </w:instrText>
      </w:r>
      <w:r>
        <w:fldChar w:fldCharType="separate"/>
      </w:r>
      <w:r>
        <w:t>63</w:t>
      </w:r>
      <w:r>
        <w:fldChar w:fldCharType="end"/>
      </w:r>
      <w:r>
        <w:rPr>
          <w:rFonts w:hint="default" w:ascii="Times New Roman" w:hAnsi="Times New Roman" w:cs="Times New Roman"/>
          <w:i w:val="0"/>
          <w:iCs w:val="0"/>
          <w:szCs w:val="28"/>
        </w:rPr>
        <w:fldChar w:fldCharType="end"/>
      </w:r>
    </w:p>
    <w:p w14:paraId="5819556F">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_Toc5775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1.2.3.1. Input</w:t>
      </w:r>
      <w:r>
        <w:tab/>
      </w:r>
      <w:r>
        <w:fldChar w:fldCharType="begin"/>
      </w:r>
      <w:r>
        <w:instrText xml:space="preserve"> PAGEREF _Toc5775 \h </w:instrText>
      </w:r>
      <w:r>
        <w:fldChar w:fldCharType="separate"/>
      </w:r>
      <w:r>
        <w:t>63</w:t>
      </w:r>
      <w:r>
        <w:fldChar w:fldCharType="end"/>
      </w:r>
      <w:r>
        <w:rPr>
          <w:rFonts w:hint="default" w:ascii="Times New Roman" w:hAnsi="Times New Roman" w:cs="Times New Roman"/>
          <w:i w:val="0"/>
          <w:iCs w:val="0"/>
          <w:szCs w:val="28"/>
        </w:rPr>
        <w:fldChar w:fldCharType="end"/>
      </w:r>
    </w:p>
    <w:p w14:paraId="5B8E650F">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_Toc18927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1.2.3.2. LSTMCell:</w:t>
      </w:r>
      <w:r>
        <w:tab/>
      </w:r>
      <w:r>
        <w:fldChar w:fldCharType="begin"/>
      </w:r>
      <w:r>
        <w:instrText xml:space="preserve"> PAGEREF _Toc18927 \h </w:instrText>
      </w:r>
      <w:r>
        <w:fldChar w:fldCharType="separate"/>
      </w:r>
      <w:r>
        <w:t>64</w:t>
      </w:r>
      <w:r>
        <w:fldChar w:fldCharType="end"/>
      </w:r>
      <w:r>
        <w:rPr>
          <w:rFonts w:hint="default" w:ascii="Times New Roman" w:hAnsi="Times New Roman" w:cs="Times New Roman"/>
          <w:i w:val="0"/>
          <w:iCs w:val="0"/>
          <w:szCs w:val="28"/>
        </w:rPr>
        <w:fldChar w:fldCharType="end"/>
      </w:r>
    </w:p>
    <w:p w14:paraId="1755A0D7">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_Toc18129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1.2.3.3. Forward Pass</w:t>
      </w:r>
      <w:r>
        <w:tab/>
      </w:r>
      <w:r>
        <w:fldChar w:fldCharType="begin"/>
      </w:r>
      <w:r>
        <w:instrText xml:space="preserve"> PAGEREF _Toc18129 \h </w:instrText>
      </w:r>
      <w:r>
        <w:fldChar w:fldCharType="separate"/>
      </w:r>
      <w:r>
        <w:t>66</w:t>
      </w:r>
      <w:r>
        <w:fldChar w:fldCharType="end"/>
      </w:r>
      <w:r>
        <w:rPr>
          <w:rFonts w:hint="default" w:ascii="Times New Roman" w:hAnsi="Times New Roman" w:cs="Times New Roman"/>
          <w:i w:val="0"/>
          <w:iCs w:val="0"/>
          <w:szCs w:val="28"/>
        </w:rPr>
        <w:fldChar w:fldCharType="end"/>
      </w:r>
    </w:p>
    <w:p w14:paraId="530B4591">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_Toc31639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 Transformer Model</w:t>
      </w:r>
      <w:r>
        <w:tab/>
      </w:r>
      <w:r>
        <w:fldChar w:fldCharType="begin"/>
      </w:r>
      <w:r>
        <w:instrText xml:space="preserve"> PAGEREF _Toc31639 \h </w:instrText>
      </w:r>
      <w:r>
        <w:fldChar w:fldCharType="separate"/>
      </w:r>
      <w:r>
        <w:t>68</w:t>
      </w:r>
      <w:r>
        <w:fldChar w:fldCharType="end"/>
      </w:r>
      <w:r>
        <w:rPr>
          <w:rFonts w:hint="default" w:ascii="Times New Roman" w:hAnsi="Times New Roman" w:cs="Times New Roman"/>
          <w:i w:val="0"/>
          <w:iCs w:val="0"/>
          <w:szCs w:val="28"/>
        </w:rPr>
        <w:fldChar w:fldCharType="end"/>
      </w:r>
    </w:p>
    <w:p w14:paraId="07053742">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_Toc18867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1.2.4.1. Input projection:</w:t>
      </w:r>
      <w:r>
        <w:tab/>
      </w:r>
      <w:r>
        <w:fldChar w:fldCharType="begin"/>
      </w:r>
      <w:r>
        <w:instrText xml:space="preserve"> PAGEREF _Toc18867 \h </w:instrText>
      </w:r>
      <w:r>
        <w:fldChar w:fldCharType="separate"/>
      </w:r>
      <w:r>
        <w:t>69</w:t>
      </w:r>
      <w:r>
        <w:fldChar w:fldCharType="end"/>
      </w:r>
      <w:r>
        <w:rPr>
          <w:rFonts w:hint="default" w:ascii="Times New Roman" w:hAnsi="Times New Roman" w:cs="Times New Roman"/>
          <w:i w:val="0"/>
          <w:iCs w:val="0"/>
          <w:szCs w:val="28"/>
        </w:rPr>
        <w:fldChar w:fldCharType="end"/>
      </w:r>
    </w:p>
    <w:p w14:paraId="226C79F1">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_Toc3594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1.2.4.2. Learnable Positional Encoding:</w:t>
      </w:r>
      <w:r>
        <w:tab/>
      </w:r>
      <w:r>
        <w:fldChar w:fldCharType="begin"/>
      </w:r>
      <w:r>
        <w:instrText xml:space="preserve"> PAGEREF _Toc3594 \h </w:instrText>
      </w:r>
      <w:r>
        <w:fldChar w:fldCharType="separate"/>
      </w:r>
      <w:r>
        <w:t>70</w:t>
      </w:r>
      <w:r>
        <w:fldChar w:fldCharType="end"/>
      </w:r>
      <w:r>
        <w:rPr>
          <w:rFonts w:hint="default" w:ascii="Times New Roman" w:hAnsi="Times New Roman" w:cs="Times New Roman"/>
          <w:i w:val="0"/>
          <w:iCs w:val="0"/>
          <w:szCs w:val="28"/>
        </w:rPr>
        <w:fldChar w:fldCharType="end"/>
      </w:r>
    </w:p>
    <w:p w14:paraId="6C052B4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_Toc6452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1.2.4.2. Learnable version:</w:t>
      </w:r>
      <w:r>
        <w:tab/>
      </w:r>
      <w:r>
        <w:fldChar w:fldCharType="begin"/>
      </w:r>
      <w:r>
        <w:instrText xml:space="preserve"> PAGEREF _Toc6452 \h </w:instrText>
      </w:r>
      <w:r>
        <w:fldChar w:fldCharType="separate"/>
      </w:r>
      <w:r>
        <w:t>70</w:t>
      </w:r>
      <w:r>
        <w:fldChar w:fldCharType="end"/>
      </w:r>
      <w:r>
        <w:rPr>
          <w:rFonts w:hint="default" w:ascii="Times New Roman" w:hAnsi="Times New Roman" w:cs="Times New Roman"/>
          <w:i w:val="0"/>
          <w:iCs w:val="0"/>
          <w:szCs w:val="28"/>
        </w:rPr>
        <w:fldChar w:fldCharType="end"/>
      </w:r>
    </w:p>
    <w:p w14:paraId="23360DA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_Toc667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1.2.4.3. Transformer Encoder Layer</w:t>
      </w:r>
      <w:r>
        <w:tab/>
      </w:r>
      <w:r>
        <w:fldChar w:fldCharType="begin"/>
      </w:r>
      <w:r>
        <w:instrText xml:space="preserve"> PAGEREF _Toc667 \h </w:instrText>
      </w:r>
      <w:r>
        <w:fldChar w:fldCharType="separate"/>
      </w:r>
      <w:r>
        <w:t>71</w:t>
      </w:r>
      <w:r>
        <w:fldChar w:fldCharType="end"/>
      </w:r>
      <w:r>
        <w:rPr>
          <w:rFonts w:hint="default" w:ascii="Times New Roman" w:hAnsi="Times New Roman" w:cs="Times New Roman"/>
          <w:i w:val="0"/>
          <w:iCs w:val="0"/>
          <w:szCs w:val="28"/>
        </w:rPr>
        <w:fldChar w:fldCharType="end"/>
      </w:r>
    </w:p>
    <w:p w14:paraId="19BAE6A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_Toc11109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1.2.4.3.1. Multi-Head Self-Attention</w:t>
      </w:r>
      <w:r>
        <w:tab/>
      </w:r>
      <w:r>
        <w:fldChar w:fldCharType="begin"/>
      </w:r>
      <w:r>
        <w:instrText xml:space="preserve"> PAGEREF _Toc11109 \h </w:instrText>
      </w:r>
      <w:r>
        <w:fldChar w:fldCharType="separate"/>
      </w:r>
      <w:r>
        <w:t>71</w:t>
      </w:r>
      <w:r>
        <w:fldChar w:fldCharType="end"/>
      </w:r>
      <w:r>
        <w:rPr>
          <w:rFonts w:hint="default" w:ascii="Times New Roman" w:hAnsi="Times New Roman" w:cs="Times New Roman"/>
          <w:i w:val="0"/>
          <w:iCs w:val="0"/>
          <w:szCs w:val="28"/>
        </w:rPr>
        <w:fldChar w:fldCharType="end"/>
      </w:r>
    </w:p>
    <w:p w14:paraId="0AEE1995">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_Toc12537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1.2.4.3. Feed forward</w:t>
      </w:r>
      <w:r>
        <w:tab/>
      </w:r>
      <w:r>
        <w:fldChar w:fldCharType="begin"/>
      </w:r>
      <w:r>
        <w:instrText xml:space="preserve"> PAGEREF _Toc12537 \h </w:instrText>
      </w:r>
      <w:r>
        <w:fldChar w:fldCharType="separate"/>
      </w:r>
      <w:r>
        <w:t>72</w:t>
      </w:r>
      <w:r>
        <w:fldChar w:fldCharType="end"/>
      </w:r>
      <w:r>
        <w:rPr>
          <w:rFonts w:hint="default" w:ascii="Times New Roman" w:hAnsi="Times New Roman" w:cs="Times New Roman"/>
          <w:i w:val="0"/>
          <w:iCs w:val="0"/>
          <w:szCs w:val="28"/>
        </w:rPr>
        <w:fldChar w:fldCharType="end"/>
      </w:r>
    </w:p>
    <w:p w14:paraId="30BF4E53">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_Toc21396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1.2.4.4. Forward Pass</w:t>
      </w:r>
      <w:r>
        <w:tab/>
      </w:r>
      <w:r>
        <w:fldChar w:fldCharType="begin"/>
      </w:r>
      <w:r>
        <w:instrText xml:space="preserve"> PAGEREF _Toc21396 \h </w:instrText>
      </w:r>
      <w:r>
        <w:fldChar w:fldCharType="separate"/>
      </w:r>
      <w:r>
        <w:t>72</w:t>
      </w:r>
      <w:r>
        <w:fldChar w:fldCharType="end"/>
      </w:r>
      <w:r>
        <w:rPr>
          <w:rFonts w:hint="default" w:ascii="Times New Roman" w:hAnsi="Times New Roman" w:cs="Times New Roman"/>
          <w:i w:val="0"/>
          <w:iCs w:val="0"/>
          <w:szCs w:val="28"/>
        </w:rPr>
        <w:fldChar w:fldCharType="end"/>
      </w:r>
    </w:p>
    <w:p w14:paraId="21DDCEFC">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_Toc30765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 Model</w:t>
      </w:r>
      <w:r>
        <w:rPr>
          <w:rFonts w:hint="default" w:ascii="Times New Roman" w:hAnsi="Times New Roman" w:cs="Times New Roman"/>
          <w:i w:val="0"/>
          <w:iCs w:val="0"/>
          <w:szCs w:val="28"/>
          <w:lang w:val="vi-VN"/>
        </w:rPr>
        <w:t xml:space="preserve"> </w:t>
      </w:r>
      <w:r>
        <w:rPr>
          <w:rFonts w:hint="default" w:ascii="Times New Roman" w:hAnsi="Times New Roman" w:cs="Times New Roman"/>
          <w:i w:val="0"/>
          <w:iCs w:val="0"/>
          <w:szCs w:val="28"/>
        </w:rPr>
        <w:t>training</w:t>
      </w:r>
      <w:r>
        <w:rPr>
          <w:rFonts w:hint="default" w:ascii="Times New Roman" w:hAnsi="Times New Roman" w:cs="Times New Roman"/>
          <w:i w:val="0"/>
          <w:iCs w:val="0"/>
          <w:szCs w:val="28"/>
          <w:lang w:val="vi-VN"/>
        </w:rPr>
        <w:t>,</w:t>
      </w:r>
      <w:r>
        <w:rPr>
          <w:rFonts w:hint="default" w:ascii="Times New Roman" w:hAnsi="Times New Roman" w:cs="Times New Roman"/>
          <w:i w:val="0"/>
          <w:iCs w:val="0"/>
          <w:szCs w:val="28"/>
        </w:rPr>
        <w:t xml:space="preserve"> validation</w:t>
      </w:r>
      <w:r>
        <w:rPr>
          <w:rFonts w:hint="default" w:ascii="Times New Roman" w:hAnsi="Times New Roman" w:cs="Times New Roman"/>
          <w:i w:val="0"/>
          <w:iCs w:val="0"/>
          <w:szCs w:val="28"/>
          <w:lang w:val="vi-VN"/>
        </w:rPr>
        <w:t>, Testing and inference.</w:t>
      </w:r>
      <w:r>
        <w:tab/>
      </w:r>
      <w:r>
        <w:fldChar w:fldCharType="begin"/>
      </w:r>
      <w:r>
        <w:instrText xml:space="preserve"> PAGEREF _Toc30765 \h </w:instrText>
      </w:r>
      <w:r>
        <w:fldChar w:fldCharType="separate"/>
      </w:r>
      <w:r>
        <w:t>74</w:t>
      </w:r>
      <w:r>
        <w:fldChar w:fldCharType="end"/>
      </w:r>
      <w:r>
        <w:rPr>
          <w:rFonts w:hint="default" w:ascii="Times New Roman" w:hAnsi="Times New Roman" w:cs="Times New Roman"/>
          <w:i w:val="0"/>
          <w:iCs w:val="0"/>
          <w:szCs w:val="28"/>
        </w:rPr>
        <w:fldChar w:fldCharType="end"/>
      </w:r>
    </w:p>
    <w:p w14:paraId="5F5A53A3">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_Toc12752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 Optimizer</w:t>
      </w:r>
      <w:r>
        <w:tab/>
      </w:r>
      <w:r>
        <w:fldChar w:fldCharType="begin"/>
      </w:r>
      <w:r>
        <w:instrText xml:space="preserve"> PAGEREF _Toc12752 \h </w:instrText>
      </w:r>
      <w:r>
        <w:fldChar w:fldCharType="separate"/>
      </w:r>
      <w:r>
        <w:t>74</w:t>
      </w:r>
      <w:r>
        <w:fldChar w:fldCharType="end"/>
      </w:r>
      <w:r>
        <w:rPr>
          <w:rFonts w:hint="default" w:ascii="Times New Roman" w:hAnsi="Times New Roman" w:cs="Times New Roman"/>
          <w:i w:val="0"/>
          <w:iCs w:val="0"/>
          <w:szCs w:val="28"/>
        </w:rPr>
        <w:fldChar w:fldCharType="end"/>
      </w:r>
    </w:p>
    <w:p w14:paraId="06402355">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_Toc26768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.1. Check class Distribution</w:t>
      </w:r>
      <w:r>
        <w:tab/>
      </w:r>
      <w:r>
        <w:fldChar w:fldCharType="begin"/>
      </w:r>
      <w:r>
        <w:instrText xml:space="preserve"> PAGEREF _Toc26768 \h </w:instrText>
      </w:r>
      <w:r>
        <w:fldChar w:fldCharType="separate"/>
      </w:r>
      <w:r>
        <w:t>75</w:t>
      </w:r>
      <w:r>
        <w:fldChar w:fldCharType="end"/>
      </w:r>
      <w:r>
        <w:rPr>
          <w:rFonts w:hint="default" w:ascii="Times New Roman" w:hAnsi="Times New Roman" w:cs="Times New Roman"/>
          <w:i w:val="0"/>
          <w:iCs w:val="0"/>
          <w:szCs w:val="28"/>
        </w:rPr>
        <w:fldChar w:fldCharType="end"/>
      </w:r>
    </w:p>
    <w:p w14:paraId="3091877E">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_Toc19339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.2. Logistic Regression and SVM</w:t>
      </w:r>
      <w:r>
        <w:tab/>
      </w:r>
      <w:r>
        <w:fldChar w:fldCharType="begin"/>
      </w:r>
      <w:r>
        <w:instrText xml:space="preserve"> PAGEREF _Toc19339 \h </w:instrText>
      </w:r>
      <w:r>
        <w:fldChar w:fldCharType="separate"/>
      </w:r>
      <w:r>
        <w:t>75</w:t>
      </w:r>
      <w:r>
        <w:fldChar w:fldCharType="end"/>
      </w:r>
      <w:r>
        <w:rPr>
          <w:rFonts w:hint="default" w:ascii="Times New Roman" w:hAnsi="Times New Roman" w:cs="Times New Roman"/>
          <w:i w:val="0"/>
          <w:iCs w:val="0"/>
          <w:szCs w:val="28"/>
        </w:rPr>
        <w:fldChar w:fldCharType="end"/>
      </w:r>
    </w:p>
    <w:p w14:paraId="75F63DDE">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_Toc13910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.2.1. Setup parameter ranges</w:t>
      </w:r>
      <w:r>
        <w:tab/>
      </w:r>
      <w:r>
        <w:fldChar w:fldCharType="begin"/>
      </w:r>
      <w:r>
        <w:instrText xml:space="preserve"> PAGEREF _Toc13910 \h </w:instrText>
      </w:r>
      <w:r>
        <w:fldChar w:fldCharType="separate"/>
      </w:r>
      <w:r>
        <w:t>75</w:t>
      </w:r>
      <w:r>
        <w:fldChar w:fldCharType="end"/>
      </w:r>
      <w:r>
        <w:rPr>
          <w:rFonts w:hint="default" w:ascii="Times New Roman" w:hAnsi="Times New Roman" w:cs="Times New Roman"/>
          <w:i w:val="0"/>
          <w:iCs w:val="0"/>
          <w:szCs w:val="28"/>
        </w:rPr>
        <w:fldChar w:fldCharType="end"/>
      </w:r>
    </w:p>
    <w:p w14:paraId="0AAC626B">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_Toc32367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.2.2. Random</w:t>
      </w:r>
      <w:r>
        <w:rPr>
          <w:rFonts w:hint="default" w:ascii="Times New Roman" w:hAnsi="Times New Roman" w:cs="Times New Roman"/>
          <w:i w:val="0"/>
          <w:iCs w:val="0"/>
          <w:szCs w:val="28"/>
          <w:lang w:val="vi-VN"/>
        </w:rPr>
        <w:t>-</w:t>
      </w:r>
      <w:r>
        <w:rPr>
          <w:rFonts w:hint="default" w:ascii="Times New Roman" w:hAnsi="Times New Roman" w:cs="Times New Roman"/>
          <w:i w:val="0"/>
          <w:iCs w:val="0"/>
          <w:szCs w:val="28"/>
        </w:rPr>
        <w:t>Search</w:t>
      </w:r>
      <w:r>
        <w:tab/>
      </w:r>
      <w:r>
        <w:fldChar w:fldCharType="begin"/>
      </w:r>
      <w:r>
        <w:instrText xml:space="preserve"> PAGEREF _Toc32367 \h </w:instrText>
      </w:r>
      <w:r>
        <w:fldChar w:fldCharType="separate"/>
      </w:r>
      <w:r>
        <w:t>77</w:t>
      </w:r>
      <w:r>
        <w:fldChar w:fldCharType="end"/>
      </w:r>
      <w:r>
        <w:rPr>
          <w:rFonts w:hint="default" w:ascii="Times New Roman" w:hAnsi="Times New Roman" w:cs="Times New Roman"/>
          <w:i w:val="0"/>
          <w:iCs w:val="0"/>
          <w:szCs w:val="28"/>
        </w:rPr>
        <w:fldChar w:fldCharType="end"/>
      </w:r>
    </w:p>
    <w:p w14:paraId="081D3EF7">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_Toc426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.3. LSTM and Transformer:</w:t>
      </w:r>
      <w:r>
        <w:tab/>
      </w:r>
      <w:r>
        <w:fldChar w:fldCharType="begin"/>
      </w:r>
      <w:r>
        <w:instrText xml:space="preserve"> PAGEREF _Toc426 \h </w:instrText>
      </w:r>
      <w:r>
        <w:fldChar w:fldCharType="separate"/>
      </w:r>
      <w:r>
        <w:t>77</w:t>
      </w:r>
      <w:r>
        <w:fldChar w:fldCharType="end"/>
      </w:r>
      <w:r>
        <w:rPr>
          <w:rFonts w:hint="default" w:ascii="Times New Roman" w:hAnsi="Times New Roman" w:cs="Times New Roman"/>
          <w:i w:val="0"/>
          <w:iCs w:val="0"/>
          <w:szCs w:val="28"/>
        </w:rPr>
        <w:fldChar w:fldCharType="end"/>
      </w:r>
    </w:p>
    <w:p w14:paraId="4CC62986">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_Toc18070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.3.1. Setup parameter ranges</w:t>
      </w:r>
      <w:r>
        <w:tab/>
      </w:r>
      <w:r>
        <w:fldChar w:fldCharType="begin"/>
      </w:r>
      <w:r>
        <w:instrText xml:space="preserve"> PAGEREF _Toc18070 \h </w:instrText>
      </w:r>
      <w:r>
        <w:fldChar w:fldCharType="separate"/>
      </w:r>
      <w:r>
        <w:t>77</w:t>
      </w:r>
      <w:r>
        <w:fldChar w:fldCharType="end"/>
      </w:r>
      <w:r>
        <w:rPr>
          <w:rFonts w:hint="default" w:ascii="Times New Roman" w:hAnsi="Times New Roman" w:cs="Times New Roman"/>
          <w:i w:val="0"/>
          <w:iCs w:val="0"/>
          <w:szCs w:val="28"/>
        </w:rPr>
        <w:fldChar w:fldCharType="end"/>
      </w:r>
    </w:p>
    <w:p w14:paraId="046F4432">
      <w:pPr>
        <w:pStyle w:val="19"/>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_Toc10349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.3.2. Op</w:t>
      </w:r>
      <w:r>
        <w:rPr>
          <w:rFonts w:hint="default" w:ascii="Times New Roman" w:hAnsi="Times New Roman" w:cs="Times New Roman"/>
          <w:i w:val="0"/>
          <w:iCs w:val="0"/>
          <w:szCs w:val="28"/>
          <w:lang w:val="vi-VN"/>
        </w:rPr>
        <w:t>-T</w:t>
      </w:r>
      <w:r>
        <w:rPr>
          <w:rFonts w:hint="default" w:ascii="Times New Roman" w:hAnsi="Times New Roman" w:cs="Times New Roman"/>
          <w:i w:val="0"/>
          <w:iCs w:val="0"/>
          <w:szCs w:val="28"/>
        </w:rPr>
        <w:t>una</w:t>
      </w:r>
      <w:r>
        <w:tab/>
      </w:r>
      <w:r>
        <w:fldChar w:fldCharType="begin"/>
      </w:r>
      <w:r>
        <w:instrText xml:space="preserve"> PAGEREF _Toc10349 \h </w:instrText>
      </w:r>
      <w:r>
        <w:fldChar w:fldCharType="separate"/>
      </w:r>
      <w:r>
        <w:t>78</w:t>
      </w:r>
      <w:r>
        <w:fldChar w:fldCharType="end"/>
      </w:r>
      <w:r>
        <w:rPr>
          <w:rFonts w:hint="default" w:ascii="Times New Roman" w:hAnsi="Times New Roman" w:cs="Times New Roman"/>
          <w:i w:val="0"/>
          <w:iCs w:val="0"/>
          <w:szCs w:val="28"/>
        </w:rPr>
        <w:fldChar w:fldCharType="end"/>
      </w:r>
    </w:p>
    <w:p w14:paraId="1202466C">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_Toc23493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2.</w:t>
      </w:r>
      <w:r>
        <w:rPr>
          <w:rFonts w:hint="default" w:ascii="Times New Roman" w:hAnsi="Times New Roman" w:cs="Times New Roman"/>
          <w:i w:val="0"/>
          <w:iCs w:val="0"/>
          <w:szCs w:val="28"/>
          <w:lang w:val="vi-VN"/>
        </w:rPr>
        <w:t>1</w:t>
      </w:r>
      <w:r>
        <w:rPr>
          <w:rFonts w:hint="default" w:ascii="Times New Roman" w:hAnsi="Times New Roman" w:cs="Times New Roman"/>
          <w:i w:val="0"/>
          <w:iCs w:val="0"/>
          <w:szCs w:val="28"/>
        </w:rPr>
        <w:t>.4. Train the LSTM, Transformer model</w:t>
      </w:r>
      <w:r>
        <w:tab/>
      </w:r>
      <w:r>
        <w:fldChar w:fldCharType="begin"/>
      </w:r>
      <w:r>
        <w:instrText xml:space="preserve"> PAGEREF _Toc23493 \h </w:instrText>
      </w:r>
      <w:r>
        <w:fldChar w:fldCharType="separate"/>
      </w:r>
      <w:r>
        <w:t>79</w:t>
      </w:r>
      <w:r>
        <w:fldChar w:fldCharType="end"/>
      </w:r>
      <w:r>
        <w:rPr>
          <w:rFonts w:hint="default" w:ascii="Times New Roman" w:hAnsi="Times New Roman" w:cs="Times New Roman"/>
          <w:i w:val="0"/>
          <w:iCs w:val="0"/>
          <w:szCs w:val="28"/>
        </w:rPr>
        <w:fldChar w:fldCharType="end"/>
      </w:r>
    </w:p>
    <w:p w14:paraId="45EE8D59">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_Toc14096 </w:instrText>
      </w:r>
      <w:r>
        <w:rPr>
          <w:rFonts w:hint="default" w:ascii="Times New Roman" w:hAnsi="Times New Roman" w:cs="Times New Roman"/>
          <w:i w:val="0"/>
          <w:iCs w:val="0"/>
          <w:szCs w:val="28"/>
        </w:rPr>
        <w:fldChar w:fldCharType="separate"/>
      </w:r>
      <w:r>
        <w:rPr>
          <w:rFonts w:hint="default" w:ascii="Times New Roman" w:hAnsi="Times New Roman" w:cs="Times New Roman"/>
          <w:bCs/>
          <w:i w:val="0"/>
          <w:iCs w:val="0"/>
          <w:szCs w:val="28"/>
        </w:rPr>
        <w:t>2.</w:t>
      </w:r>
      <w:r>
        <w:rPr>
          <w:rFonts w:hint="default" w:ascii="Times New Roman" w:hAnsi="Times New Roman" w:cs="Times New Roman"/>
          <w:bCs/>
          <w:i w:val="0"/>
          <w:iCs w:val="0"/>
          <w:szCs w:val="28"/>
          <w:lang w:val="vi-VN"/>
        </w:rPr>
        <w:t>2</w:t>
      </w:r>
      <w:r>
        <w:rPr>
          <w:rFonts w:hint="default" w:ascii="Times New Roman" w:hAnsi="Times New Roman" w:cs="Times New Roman"/>
          <w:bCs/>
          <w:i w:val="0"/>
          <w:iCs w:val="0"/>
          <w:szCs w:val="28"/>
        </w:rPr>
        <w:t>. Trainer</w:t>
      </w:r>
      <w:r>
        <w:tab/>
      </w:r>
      <w:r>
        <w:fldChar w:fldCharType="begin"/>
      </w:r>
      <w:r>
        <w:instrText xml:space="preserve"> PAGEREF _Toc14096 \h </w:instrText>
      </w:r>
      <w:r>
        <w:fldChar w:fldCharType="separate"/>
      </w:r>
      <w:r>
        <w:t>80</w:t>
      </w:r>
      <w:r>
        <w:fldChar w:fldCharType="end"/>
      </w:r>
      <w:r>
        <w:rPr>
          <w:rFonts w:hint="default" w:ascii="Times New Roman" w:hAnsi="Times New Roman" w:cs="Times New Roman"/>
          <w:i w:val="0"/>
          <w:iCs w:val="0"/>
          <w:szCs w:val="28"/>
        </w:rPr>
        <w:fldChar w:fldCharType="end"/>
      </w:r>
    </w:p>
    <w:p w14:paraId="06D2CFFF">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_Toc1384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2.3 Predictor</w:t>
      </w:r>
      <w:r>
        <w:rPr>
          <w:rFonts w:hint="default" w:ascii="Times New Roman" w:hAnsi="Times New Roman" w:cs="Times New Roman"/>
          <w:i w:val="0"/>
          <w:iCs w:val="0"/>
          <w:lang w:val="vi-VN"/>
        </w:rPr>
        <w:t>.</w:t>
      </w:r>
      <w:r>
        <w:tab/>
      </w:r>
      <w:r>
        <w:fldChar w:fldCharType="begin"/>
      </w:r>
      <w:r>
        <w:instrText xml:space="preserve"> PAGEREF _Toc1384 \h </w:instrText>
      </w:r>
      <w:r>
        <w:fldChar w:fldCharType="separate"/>
      </w:r>
      <w:r>
        <w:t>82</w:t>
      </w:r>
      <w:r>
        <w:fldChar w:fldCharType="end"/>
      </w:r>
      <w:r>
        <w:rPr>
          <w:rFonts w:hint="default" w:ascii="Times New Roman" w:hAnsi="Times New Roman" w:cs="Times New Roman"/>
          <w:i w:val="0"/>
          <w:iCs w:val="0"/>
          <w:szCs w:val="28"/>
        </w:rPr>
        <w:fldChar w:fldCharType="end"/>
      </w:r>
    </w:p>
    <w:p w14:paraId="5CB4B8CE">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_Toc31014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lang w:val="vi-VN"/>
        </w:rPr>
        <w:t>2.4 Inferencer</w:t>
      </w:r>
      <w:r>
        <w:tab/>
      </w:r>
      <w:r>
        <w:fldChar w:fldCharType="begin"/>
      </w:r>
      <w:r>
        <w:instrText xml:space="preserve"> PAGEREF _Toc31014 \h </w:instrText>
      </w:r>
      <w:r>
        <w:fldChar w:fldCharType="separate"/>
      </w:r>
      <w:r>
        <w:t>84</w:t>
      </w:r>
      <w:r>
        <w:fldChar w:fldCharType="end"/>
      </w:r>
      <w:r>
        <w:rPr>
          <w:rFonts w:hint="default" w:ascii="Times New Roman" w:hAnsi="Times New Roman" w:cs="Times New Roman"/>
          <w:i w:val="0"/>
          <w:iCs w:val="0"/>
          <w:szCs w:val="28"/>
        </w:rPr>
        <w:fldChar w:fldCharType="end"/>
      </w:r>
    </w:p>
    <w:p w14:paraId="220F9EA2">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_Toc17231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lang w:val="vi-VN"/>
        </w:rPr>
        <w:t>2.4.1 Inference.</w:t>
      </w:r>
      <w:r>
        <w:tab/>
      </w:r>
      <w:r>
        <w:fldChar w:fldCharType="begin"/>
      </w:r>
      <w:r>
        <w:instrText xml:space="preserve"> PAGEREF _Toc17231 \h </w:instrText>
      </w:r>
      <w:r>
        <w:fldChar w:fldCharType="separate"/>
      </w:r>
      <w:r>
        <w:t>84</w:t>
      </w:r>
      <w:r>
        <w:fldChar w:fldCharType="end"/>
      </w:r>
      <w:r>
        <w:rPr>
          <w:rFonts w:hint="default" w:ascii="Times New Roman" w:hAnsi="Times New Roman" w:cs="Times New Roman"/>
          <w:i w:val="0"/>
          <w:iCs w:val="0"/>
          <w:szCs w:val="28"/>
        </w:rPr>
        <w:fldChar w:fldCharType="end"/>
      </w:r>
    </w:p>
    <w:p w14:paraId="297039F9">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_Toc28573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lang w:val="vi-VN"/>
        </w:rPr>
        <w:t>2.4.2 Push Data to MongoDB.</w:t>
      </w:r>
      <w:r>
        <w:tab/>
      </w:r>
      <w:r>
        <w:fldChar w:fldCharType="begin"/>
      </w:r>
      <w:r>
        <w:instrText xml:space="preserve"> PAGEREF _Toc28573 \h </w:instrText>
      </w:r>
      <w:r>
        <w:fldChar w:fldCharType="separate"/>
      </w:r>
      <w:r>
        <w:t>86</w:t>
      </w:r>
      <w:r>
        <w:fldChar w:fldCharType="end"/>
      </w:r>
      <w:r>
        <w:rPr>
          <w:rFonts w:hint="default" w:ascii="Times New Roman" w:hAnsi="Times New Roman" w:cs="Times New Roman"/>
          <w:i w:val="0"/>
          <w:iCs w:val="0"/>
          <w:szCs w:val="28"/>
        </w:rPr>
        <w:fldChar w:fldCharType="end"/>
      </w:r>
    </w:p>
    <w:p w14:paraId="641ED7F3">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_Toc6532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 Evaluation metrics</w:t>
      </w:r>
      <w:r>
        <w:tab/>
      </w:r>
      <w:r>
        <w:fldChar w:fldCharType="begin"/>
      </w:r>
      <w:r>
        <w:instrText xml:space="preserve"> PAGEREF _Toc6532 \h </w:instrText>
      </w:r>
      <w:r>
        <w:fldChar w:fldCharType="separate"/>
      </w:r>
      <w:r>
        <w:t>88</w:t>
      </w:r>
      <w:r>
        <w:fldChar w:fldCharType="end"/>
      </w:r>
      <w:r>
        <w:rPr>
          <w:rFonts w:hint="default" w:ascii="Times New Roman" w:hAnsi="Times New Roman" w:cs="Times New Roman"/>
          <w:i w:val="0"/>
          <w:iCs w:val="0"/>
          <w:szCs w:val="28"/>
        </w:rPr>
        <w:fldChar w:fldCharType="end"/>
      </w:r>
    </w:p>
    <w:p w14:paraId="39F7EBB1">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_Toc25035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3.1. Evaluate Metrics:</w:t>
      </w:r>
      <w:r>
        <w:tab/>
      </w:r>
      <w:r>
        <w:fldChar w:fldCharType="begin"/>
      </w:r>
      <w:r>
        <w:instrText xml:space="preserve"> PAGEREF _Toc25035 \h </w:instrText>
      </w:r>
      <w:r>
        <w:fldChar w:fldCharType="separate"/>
      </w:r>
      <w:r>
        <w:t>88</w:t>
      </w:r>
      <w:r>
        <w:fldChar w:fldCharType="end"/>
      </w:r>
      <w:r>
        <w:rPr>
          <w:rFonts w:hint="default" w:ascii="Times New Roman" w:hAnsi="Times New Roman" w:cs="Times New Roman"/>
          <w:i w:val="0"/>
          <w:iCs w:val="0"/>
          <w:szCs w:val="28"/>
        </w:rPr>
        <w:fldChar w:fldCharType="end"/>
      </w:r>
    </w:p>
    <w:p w14:paraId="3E63E43E">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_Toc32695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3.1.1. Accuracy:</w:t>
      </w:r>
      <w:r>
        <w:tab/>
      </w:r>
      <w:r>
        <w:fldChar w:fldCharType="begin"/>
      </w:r>
      <w:r>
        <w:instrText xml:space="preserve"> PAGEREF _Toc32695 \h </w:instrText>
      </w:r>
      <w:r>
        <w:fldChar w:fldCharType="separate"/>
      </w:r>
      <w:r>
        <w:t>88</w:t>
      </w:r>
      <w:r>
        <w:fldChar w:fldCharType="end"/>
      </w:r>
      <w:r>
        <w:rPr>
          <w:rFonts w:hint="default" w:ascii="Times New Roman" w:hAnsi="Times New Roman" w:cs="Times New Roman"/>
          <w:i w:val="0"/>
          <w:iCs w:val="0"/>
          <w:szCs w:val="28"/>
        </w:rPr>
        <w:fldChar w:fldCharType="end"/>
      </w:r>
    </w:p>
    <w:p w14:paraId="371A0ACE">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_Toc10144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3.1.2. Precision</w:t>
      </w:r>
      <w:r>
        <w:tab/>
      </w:r>
      <w:r>
        <w:fldChar w:fldCharType="begin"/>
      </w:r>
      <w:r>
        <w:instrText xml:space="preserve"> PAGEREF _Toc10144 \h </w:instrText>
      </w:r>
      <w:r>
        <w:fldChar w:fldCharType="separate"/>
      </w:r>
      <w:r>
        <w:t>88</w:t>
      </w:r>
      <w:r>
        <w:fldChar w:fldCharType="end"/>
      </w:r>
      <w:r>
        <w:rPr>
          <w:rFonts w:hint="default" w:ascii="Times New Roman" w:hAnsi="Times New Roman" w:cs="Times New Roman"/>
          <w:i w:val="0"/>
          <w:iCs w:val="0"/>
          <w:szCs w:val="28"/>
        </w:rPr>
        <w:fldChar w:fldCharType="end"/>
      </w:r>
    </w:p>
    <w:p w14:paraId="76F57B97">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_Toc14602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3.1.3. Recall</w:t>
      </w:r>
      <w:r>
        <w:tab/>
      </w:r>
      <w:r>
        <w:fldChar w:fldCharType="begin"/>
      </w:r>
      <w:r>
        <w:instrText xml:space="preserve"> PAGEREF _Toc14602 \h </w:instrText>
      </w:r>
      <w:r>
        <w:fldChar w:fldCharType="separate"/>
      </w:r>
      <w:r>
        <w:t>88</w:t>
      </w:r>
      <w:r>
        <w:fldChar w:fldCharType="end"/>
      </w:r>
      <w:r>
        <w:rPr>
          <w:rFonts w:hint="default" w:ascii="Times New Roman" w:hAnsi="Times New Roman" w:cs="Times New Roman"/>
          <w:i w:val="0"/>
          <w:iCs w:val="0"/>
          <w:szCs w:val="28"/>
        </w:rPr>
        <w:fldChar w:fldCharType="end"/>
      </w:r>
    </w:p>
    <w:p w14:paraId="2ACB424F">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_Toc32456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3.1.4. F1-score</w:t>
      </w:r>
      <w:r>
        <w:tab/>
      </w:r>
      <w:r>
        <w:fldChar w:fldCharType="begin"/>
      </w:r>
      <w:r>
        <w:instrText xml:space="preserve"> PAGEREF _Toc32456 \h </w:instrText>
      </w:r>
      <w:r>
        <w:fldChar w:fldCharType="separate"/>
      </w:r>
      <w:r>
        <w:t>89</w:t>
      </w:r>
      <w:r>
        <w:fldChar w:fldCharType="end"/>
      </w:r>
      <w:r>
        <w:rPr>
          <w:rFonts w:hint="default" w:ascii="Times New Roman" w:hAnsi="Times New Roman" w:cs="Times New Roman"/>
          <w:i w:val="0"/>
          <w:iCs w:val="0"/>
          <w:szCs w:val="28"/>
        </w:rPr>
        <w:fldChar w:fldCharType="end"/>
      </w:r>
    </w:p>
    <w:p w14:paraId="20AD28F7">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_Toc16202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3.2. Detailed results evaluation</w:t>
      </w:r>
      <w:r>
        <w:tab/>
      </w:r>
      <w:r>
        <w:fldChar w:fldCharType="begin"/>
      </w:r>
      <w:r>
        <w:instrText xml:space="preserve"> PAGEREF _Toc16202 \h </w:instrText>
      </w:r>
      <w:r>
        <w:fldChar w:fldCharType="separate"/>
      </w:r>
      <w:r>
        <w:t>89</w:t>
      </w:r>
      <w:r>
        <w:fldChar w:fldCharType="end"/>
      </w:r>
      <w:r>
        <w:rPr>
          <w:rFonts w:hint="default" w:ascii="Times New Roman" w:hAnsi="Times New Roman" w:cs="Times New Roman"/>
          <w:i w:val="0"/>
          <w:iCs w:val="0"/>
          <w:szCs w:val="28"/>
        </w:rPr>
        <w:fldChar w:fldCharType="end"/>
      </w:r>
    </w:p>
    <w:p w14:paraId="1E3C8CC2">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_Toc2434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BB Statistics Description:</w:t>
      </w:r>
      <w:r>
        <w:tab/>
      </w:r>
      <w:r>
        <w:fldChar w:fldCharType="begin"/>
      </w:r>
      <w:r>
        <w:instrText xml:space="preserve"> PAGEREF _Toc2434 \h </w:instrText>
      </w:r>
      <w:r>
        <w:fldChar w:fldCharType="separate"/>
      </w:r>
      <w:r>
        <w:t>89</w:t>
      </w:r>
      <w:r>
        <w:fldChar w:fldCharType="end"/>
      </w:r>
      <w:r>
        <w:rPr>
          <w:rFonts w:hint="default" w:ascii="Times New Roman" w:hAnsi="Times New Roman" w:cs="Times New Roman"/>
          <w:i w:val="0"/>
          <w:iCs w:val="0"/>
          <w:szCs w:val="28"/>
        </w:rPr>
        <w:fldChar w:fldCharType="end"/>
      </w:r>
    </w:p>
    <w:p w14:paraId="6C7AC7CC">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_Toc1233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UD Statistics Description:</w:t>
      </w:r>
      <w:r>
        <w:tab/>
      </w:r>
      <w:r>
        <w:fldChar w:fldCharType="begin"/>
      </w:r>
      <w:r>
        <w:instrText xml:space="preserve"> PAGEREF _Toc1233 \h </w:instrText>
      </w:r>
      <w:r>
        <w:fldChar w:fldCharType="separate"/>
      </w:r>
      <w:r>
        <w:t>91</w:t>
      </w:r>
      <w:r>
        <w:fldChar w:fldCharType="end"/>
      </w:r>
      <w:r>
        <w:rPr>
          <w:rFonts w:hint="default" w:ascii="Times New Roman" w:hAnsi="Times New Roman" w:cs="Times New Roman"/>
          <w:i w:val="0"/>
          <w:iCs w:val="0"/>
          <w:szCs w:val="28"/>
        </w:rPr>
        <w:fldChar w:fldCharType="end"/>
      </w:r>
    </w:p>
    <w:p w14:paraId="47EFCE20">
      <w:pPr>
        <w:pStyle w:val="18"/>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_Toc19821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lang w:val="vi-VN"/>
        </w:rPr>
        <w:t>About each model:</w:t>
      </w:r>
      <w:r>
        <w:tab/>
      </w:r>
      <w:r>
        <w:fldChar w:fldCharType="begin"/>
      </w:r>
      <w:r>
        <w:instrText xml:space="preserve"> PAGEREF _Toc19821 \h </w:instrText>
      </w:r>
      <w:r>
        <w:fldChar w:fldCharType="separate"/>
      </w:r>
      <w:r>
        <w:t>93</w:t>
      </w:r>
      <w:r>
        <w:fldChar w:fldCharType="end"/>
      </w:r>
      <w:r>
        <w:rPr>
          <w:rFonts w:hint="default" w:ascii="Times New Roman" w:hAnsi="Times New Roman" w:cs="Times New Roman"/>
          <w:i w:val="0"/>
          <w:iCs w:val="0"/>
          <w:szCs w:val="28"/>
        </w:rPr>
        <w:fldChar w:fldCharType="end"/>
      </w:r>
    </w:p>
    <w:p w14:paraId="39AD9D35">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_Toc10924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4. Implementation plan</w:t>
      </w:r>
      <w:r>
        <w:tab/>
      </w:r>
      <w:r>
        <w:fldChar w:fldCharType="begin"/>
      </w:r>
      <w:r>
        <w:instrText xml:space="preserve"> PAGEREF _Toc10924 \h </w:instrText>
      </w:r>
      <w:r>
        <w:fldChar w:fldCharType="separate"/>
      </w:r>
      <w:r>
        <w:t>95</w:t>
      </w:r>
      <w:r>
        <w:fldChar w:fldCharType="end"/>
      </w:r>
      <w:r>
        <w:rPr>
          <w:rFonts w:hint="default" w:ascii="Times New Roman" w:hAnsi="Times New Roman" w:cs="Times New Roman"/>
          <w:i w:val="0"/>
          <w:iCs w:val="0"/>
          <w:szCs w:val="28"/>
        </w:rPr>
        <w:fldChar w:fldCharType="end"/>
      </w:r>
    </w:p>
    <w:p w14:paraId="52BEBEA9">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_Toc31145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4.1. Explanation for Choosing the Appropriate Deployment Method.</w:t>
      </w:r>
      <w:r>
        <w:tab/>
      </w:r>
      <w:r>
        <w:fldChar w:fldCharType="begin"/>
      </w:r>
      <w:r>
        <w:instrText xml:space="preserve"> PAGEREF _Toc31145 \h </w:instrText>
      </w:r>
      <w:r>
        <w:fldChar w:fldCharType="separate"/>
      </w:r>
      <w:r>
        <w:t>95</w:t>
      </w:r>
      <w:r>
        <w:fldChar w:fldCharType="end"/>
      </w:r>
      <w:r>
        <w:rPr>
          <w:rFonts w:hint="default" w:ascii="Times New Roman" w:hAnsi="Times New Roman" w:cs="Times New Roman"/>
          <w:i w:val="0"/>
          <w:iCs w:val="0"/>
          <w:szCs w:val="28"/>
        </w:rPr>
        <w:fldChar w:fldCharType="end"/>
      </w:r>
    </w:p>
    <w:p w14:paraId="694D2EF3">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_Toc29879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4.2. Deploy: to AWS</w:t>
      </w:r>
      <w:r>
        <w:tab/>
      </w:r>
      <w:r>
        <w:fldChar w:fldCharType="begin"/>
      </w:r>
      <w:r>
        <w:instrText xml:space="preserve"> PAGEREF _Toc29879 \h </w:instrText>
      </w:r>
      <w:r>
        <w:fldChar w:fldCharType="separate"/>
      </w:r>
      <w:r>
        <w:t>96</w:t>
      </w:r>
      <w:r>
        <w:fldChar w:fldCharType="end"/>
      </w:r>
      <w:r>
        <w:rPr>
          <w:rFonts w:hint="default" w:ascii="Times New Roman" w:hAnsi="Times New Roman" w:cs="Times New Roman"/>
          <w:i w:val="0"/>
          <w:iCs w:val="0"/>
          <w:szCs w:val="28"/>
        </w:rPr>
        <w:fldChar w:fldCharType="end"/>
      </w:r>
    </w:p>
    <w:p w14:paraId="3E025A48">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_Toc14064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 xml:space="preserve">4.2.1. </w:t>
      </w:r>
      <w:r>
        <w:rPr>
          <w:rFonts w:hint="default" w:ascii="Times New Roman" w:hAnsi="Times New Roman" w:cs="Times New Roman"/>
          <w:i w:val="0"/>
          <w:iCs w:val="0"/>
          <w:lang w:val="vi-VN"/>
        </w:rPr>
        <w:t>Docker Image.</w:t>
      </w:r>
      <w:r>
        <w:tab/>
      </w:r>
      <w:r>
        <w:fldChar w:fldCharType="begin"/>
      </w:r>
      <w:r>
        <w:instrText xml:space="preserve"> PAGEREF _Toc14064 \h </w:instrText>
      </w:r>
      <w:r>
        <w:fldChar w:fldCharType="separate"/>
      </w:r>
      <w:r>
        <w:t>98</w:t>
      </w:r>
      <w:r>
        <w:fldChar w:fldCharType="end"/>
      </w:r>
      <w:r>
        <w:rPr>
          <w:rFonts w:hint="default" w:ascii="Times New Roman" w:hAnsi="Times New Roman" w:cs="Times New Roman"/>
          <w:i w:val="0"/>
          <w:iCs w:val="0"/>
          <w:szCs w:val="28"/>
        </w:rPr>
        <w:fldChar w:fldCharType="end"/>
      </w:r>
    </w:p>
    <w:p w14:paraId="52E57D06">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_Toc21450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4.2.</w:t>
      </w:r>
      <w:r>
        <w:rPr>
          <w:rFonts w:hint="default" w:ascii="Times New Roman" w:hAnsi="Times New Roman" w:cs="Times New Roman"/>
          <w:i w:val="0"/>
          <w:iCs w:val="0"/>
          <w:lang w:val="vi-VN"/>
        </w:rPr>
        <w:t>2</w:t>
      </w:r>
      <w:r>
        <w:rPr>
          <w:rFonts w:hint="default" w:ascii="Times New Roman" w:hAnsi="Times New Roman" w:cs="Times New Roman"/>
          <w:i w:val="0"/>
          <w:iCs w:val="0"/>
        </w:rPr>
        <w:t>. Get mongo data</w:t>
      </w:r>
      <w:r>
        <w:tab/>
      </w:r>
      <w:r>
        <w:fldChar w:fldCharType="begin"/>
      </w:r>
      <w:r>
        <w:instrText xml:space="preserve"> PAGEREF _Toc21450 \h </w:instrText>
      </w:r>
      <w:r>
        <w:fldChar w:fldCharType="separate"/>
      </w:r>
      <w:r>
        <w:t>99</w:t>
      </w:r>
      <w:r>
        <w:fldChar w:fldCharType="end"/>
      </w:r>
      <w:r>
        <w:rPr>
          <w:rFonts w:hint="default" w:ascii="Times New Roman" w:hAnsi="Times New Roman" w:cs="Times New Roman"/>
          <w:i w:val="0"/>
          <w:iCs w:val="0"/>
          <w:szCs w:val="28"/>
        </w:rPr>
        <w:fldChar w:fldCharType="end"/>
      </w:r>
    </w:p>
    <w:p w14:paraId="3E1A6958">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_Toc6555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rPr>
        <w:t>4.2.</w:t>
      </w:r>
      <w:r>
        <w:rPr>
          <w:rFonts w:hint="default" w:ascii="Times New Roman" w:hAnsi="Times New Roman" w:cs="Times New Roman"/>
          <w:i w:val="0"/>
          <w:iCs w:val="0"/>
          <w:lang w:val="vi-VN"/>
        </w:rPr>
        <w:t>3</w:t>
      </w:r>
      <w:r>
        <w:rPr>
          <w:rFonts w:hint="default" w:ascii="Times New Roman" w:hAnsi="Times New Roman" w:cs="Times New Roman"/>
          <w:i w:val="0"/>
          <w:iCs w:val="0"/>
        </w:rPr>
        <w:t>. API</w:t>
      </w:r>
      <w:r>
        <w:tab/>
      </w:r>
      <w:r>
        <w:fldChar w:fldCharType="begin"/>
      </w:r>
      <w:r>
        <w:instrText xml:space="preserve"> PAGEREF _Toc6555 \h </w:instrText>
      </w:r>
      <w:r>
        <w:fldChar w:fldCharType="separate"/>
      </w:r>
      <w:r>
        <w:t>101</w:t>
      </w:r>
      <w:r>
        <w:fldChar w:fldCharType="end"/>
      </w:r>
      <w:r>
        <w:rPr>
          <w:rFonts w:hint="default" w:ascii="Times New Roman" w:hAnsi="Times New Roman" w:cs="Times New Roman"/>
          <w:i w:val="0"/>
          <w:iCs w:val="0"/>
          <w:szCs w:val="28"/>
        </w:rPr>
        <w:fldChar w:fldCharType="end"/>
      </w:r>
    </w:p>
    <w:p w14:paraId="59509106">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_Toc24117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5.Ethical Considerations</w:t>
      </w:r>
      <w:r>
        <w:tab/>
      </w:r>
      <w:r>
        <w:fldChar w:fldCharType="begin"/>
      </w:r>
      <w:r>
        <w:instrText xml:space="preserve"> PAGEREF _Toc24117 \h </w:instrText>
      </w:r>
      <w:r>
        <w:fldChar w:fldCharType="separate"/>
      </w:r>
      <w:r>
        <w:t>102</w:t>
      </w:r>
      <w:r>
        <w:fldChar w:fldCharType="end"/>
      </w:r>
      <w:r>
        <w:rPr>
          <w:rFonts w:hint="default" w:ascii="Times New Roman" w:hAnsi="Times New Roman" w:cs="Times New Roman"/>
          <w:i w:val="0"/>
          <w:iCs w:val="0"/>
          <w:szCs w:val="28"/>
        </w:rPr>
        <w:fldChar w:fldCharType="end"/>
      </w:r>
    </w:p>
    <w:p w14:paraId="00B0C6B8">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_Toc19633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5.1. Data Privacy and Security</w:t>
      </w:r>
      <w:r>
        <w:tab/>
      </w:r>
      <w:r>
        <w:fldChar w:fldCharType="begin"/>
      </w:r>
      <w:r>
        <w:instrText xml:space="preserve"> PAGEREF _Toc19633 \h </w:instrText>
      </w:r>
      <w:r>
        <w:fldChar w:fldCharType="separate"/>
      </w:r>
      <w:r>
        <w:t>102</w:t>
      </w:r>
      <w:r>
        <w:fldChar w:fldCharType="end"/>
      </w:r>
      <w:r>
        <w:rPr>
          <w:rFonts w:hint="default" w:ascii="Times New Roman" w:hAnsi="Times New Roman" w:cs="Times New Roman"/>
          <w:i w:val="0"/>
          <w:iCs w:val="0"/>
          <w:szCs w:val="28"/>
        </w:rPr>
        <w:fldChar w:fldCharType="end"/>
      </w:r>
    </w:p>
    <w:p w14:paraId="34CFCD14">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_Toc4369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5.2. Model Accuracy and Transparency</w:t>
      </w:r>
      <w:r>
        <w:tab/>
      </w:r>
      <w:r>
        <w:fldChar w:fldCharType="begin"/>
      </w:r>
      <w:r>
        <w:instrText xml:space="preserve"> PAGEREF _Toc4369 \h </w:instrText>
      </w:r>
      <w:r>
        <w:fldChar w:fldCharType="separate"/>
      </w:r>
      <w:r>
        <w:t>103</w:t>
      </w:r>
      <w:r>
        <w:fldChar w:fldCharType="end"/>
      </w:r>
      <w:r>
        <w:rPr>
          <w:rFonts w:hint="default" w:ascii="Times New Roman" w:hAnsi="Times New Roman" w:cs="Times New Roman"/>
          <w:i w:val="0"/>
          <w:iCs w:val="0"/>
          <w:szCs w:val="28"/>
        </w:rPr>
        <w:fldChar w:fldCharType="end"/>
      </w:r>
    </w:p>
    <w:p w14:paraId="564A76D7">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_Toc1639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5.3. Fairness and Non-Discrimination</w:t>
      </w:r>
      <w:r>
        <w:tab/>
      </w:r>
      <w:r>
        <w:fldChar w:fldCharType="begin"/>
      </w:r>
      <w:r>
        <w:instrText xml:space="preserve"> PAGEREF _Toc1639 \h </w:instrText>
      </w:r>
      <w:r>
        <w:fldChar w:fldCharType="separate"/>
      </w:r>
      <w:r>
        <w:t>103</w:t>
      </w:r>
      <w:r>
        <w:fldChar w:fldCharType="end"/>
      </w:r>
      <w:r>
        <w:rPr>
          <w:rFonts w:hint="default" w:ascii="Times New Roman" w:hAnsi="Times New Roman" w:cs="Times New Roman"/>
          <w:i w:val="0"/>
          <w:iCs w:val="0"/>
          <w:szCs w:val="28"/>
        </w:rPr>
        <w:fldChar w:fldCharType="end"/>
      </w:r>
    </w:p>
    <w:p w14:paraId="6C95AF24">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_Toc18743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5.4. Market Impact and Social Responsibility</w:t>
      </w:r>
      <w:r>
        <w:tab/>
      </w:r>
      <w:r>
        <w:fldChar w:fldCharType="begin"/>
      </w:r>
      <w:r>
        <w:instrText xml:space="preserve"> PAGEREF _Toc18743 \h </w:instrText>
      </w:r>
      <w:r>
        <w:fldChar w:fldCharType="separate"/>
      </w:r>
      <w:r>
        <w:t>103</w:t>
      </w:r>
      <w:r>
        <w:fldChar w:fldCharType="end"/>
      </w:r>
      <w:r>
        <w:rPr>
          <w:rFonts w:hint="default" w:ascii="Times New Roman" w:hAnsi="Times New Roman" w:cs="Times New Roman"/>
          <w:i w:val="0"/>
          <w:iCs w:val="0"/>
          <w:szCs w:val="28"/>
        </w:rPr>
        <w:fldChar w:fldCharType="end"/>
      </w:r>
    </w:p>
    <w:p w14:paraId="68FDC6A2">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_Toc6594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5.5. Continuous Monitoring and Improvement</w:t>
      </w:r>
      <w:r>
        <w:tab/>
      </w:r>
      <w:r>
        <w:fldChar w:fldCharType="begin"/>
      </w:r>
      <w:r>
        <w:instrText xml:space="preserve"> PAGEREF _Toc6594 \h </w:instrText>
      </w:r>
      <w:r>
        <w:fldChar w:fldCharType="separate"/>
      </w:r>
      <w:r>
        <w:t>103</w:t>
      </w:r>
      <w:r>
        <w:fldChar w:fldCharType="end"/>
      </w:r>
      <w:r>
        <w:rPr>
          <w:rFonts w:hint="default" w:ascii="Times New Roman" w:hAnsi="Times New Roman" w:cs="Times New Roman"/>
          <w:i w:val="0"/>
          <w:iCs w:val="0"/>
          <w:szCs w:val="28"/>
        </w:rPr>
        <w:fldChar w:fldCharType="end"/>
      </w:r>
    </w:p>
    <w:p w14:paraId="5BEC7121">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_Toc6366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5.6. Abuse Prevention and Manipulation Control</w:t>
      </w:r>
      <w:r>
        <w:tab/>
      </w:r>
      <w:r>
        <w:fldChar w:fldCharType="begin"/>
      </w:r>
      <w:r>
        <w:instrText xml:space="preserve"> PAGEREF _Toc6366 \h </w:instrText>
      </w:r>
      <w:r>
        <w:fldChar w:fldCharType="separate"/>
      </w:r>
      <w:r>
        <w:t>104</w:t>
      </w:r>
      <w:r>
        <w:fldChar w:fldCharType="end"/>
      </w:r>
      <w:r>
        <w:rPr>
          <w:rFonts w:hint="default" w:ascii="Times New Roman" w:hAnsi="Times New Roman" w:cs="Times New Roman"/>
          <w:i w:val="0"/>
          <w:iCs w:val="0"/>
          <w:szCs w:val="28"/>
        </w:rPr>
        <w:fldChar w:fldCharType="end"/>
      </w:r>
    </w:p>
    <w:p w14:paraId="61CD97BA">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_Toc22081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C. Multi-Factor Model for Portfolio Return Explanation and Prediction</w:t>
      </w:r>
      <w:r>
        <w:tab/>
      </w:r>
      <w:r>
        <w:fldChar w:fldCharType="begin"/>
      </w:r>
      <w:r>
        <w:instrText xml:space="preserve"> PAGEREF _Toc22081 \h </w:instrText>
      </w:r>
      <w:r>
        <w:fldChar w:fldCharType="separate"/>
      </w:r>
      <w:r>
        <w:t>104</w:t>
      </w:r>
      <w:r>
        <w:fldChar w:fldCharType="end"/>
      </w:r>
      <w:r>
        <w:rPr>
          <w:rFonts w:hint="default" w:ascii="Times New Roman" w:hAnsi="Times New Roman" w:cs="Times New Roman"/>
          <w:i w:val="0"/>
          <w:iCs w:val="0"/>
          <w:szCs w:val="28"/>
        </w:rPr>
        <w:fldChar w:fldCharType="end"/>
      </w:r>
    </w:p>
    <w:p w14:paraId="75A25176">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_Toc1834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Feature and Technique Selection</w:t>
      </w:r>
      <w:r>
        <w:tab/>
      </w:r>
      <w:r>
        <w:fldChar w:fldCharType="begin"/>
      </w:r>
      <w:r>
        <w:instrText xml:space="preserve"> PAGEREF _Toc1834 \h </w:instrText>
      </w:r>
      <w:r>
        <w:fldChar w:fldCharType="separate"/>
      </w:r>
      <w:r>
        <w:t>104</w:t>
      </w:r>
      <w:r>
        <w:fldChar w:fldCharType="end"/>
      </w:r>
      <w:r>
        <w:rPr>
          <w:rFonts w:hint="default" w:ascii="Times New Roman" w:hAnsi="Times New Roman" w:cs="Times New Roman"/>
          <w:i w:val="0"/>
          <w:iCs w:val="0"/>
          <w:szCs w:val="28"/>
        </w:rPr>
        <w:fldChar w:fldCharType="end"/>
      </w:r>
    </w:p>
    <w:p w14:paraId="4DB689F5">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_Toc11687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Model Training and Validation</w:t>
      </w:r>
      <w:r>
        <w:tab/>
      </w:r>
      <w:r>
        <w:fldChar w:fldCharType="begin"/>
      </w:r>
      <w:r>
        <w:instrText xml:space="preserve"> PAGEREF _Toc11687 \h </w:instrText>
      </w:r>
      <w:r>
        <w:fldChar w:fldCharType="separate"/>
      </w:r>
      <w:r>
        <w:t>107</w:t>
      </w:r>
      <w:r>
        <w:fldChar w:fldCharType="end"/>
      </w:r>
      <w:r>
        <w:rPr>
          <w:rFonts w:hint="default" w:ascii="Times New Roman" w:hAnsi="Times New Roman" w:cs="Times New Roman"/>
          <w:i w:val="0"/>
          <w:iCs w:val="0"/>
          <w:szCs w:val="28"/>
        </w:rPr>
        <w:fldChar w:fldCharType="end"/>
      </w:r>
    </w:p>
    <w:p w14:paraId="01315714">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_Toc28981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Evaluation Metrics</w:t>
      </w:r>
      <w:r>
        <w:tab/>
      </w:r>
      <w:r>
        <w:fldChar w:fldCharType="begin"/>
      </w:r>
      <w:r>
        <w:instrText xml:space="preserve"> PAGEREF _Toc28981 \h </w:instrText>
      </w:r>
      <w:r>
        <w:fldChar w:fldCharType="separate"/>
      </w:r>
      <w:r>
        <w:t>108</w:t>
      </w:r>
      <w:r>
        <w:fldChar w:fldCharType="end"/>
      </w:r>
      <w:r>
        <w:rPr>
          <w:rFonts w:hint="default" w:ascii="Times New Roman" w:hAnsi="Times New Roman" w:cs="Times New Roman"/>
          <w:i w:val="0"/>
          <w:iCs w:val="0"/>
          <w:szCs w:val="28"/>
        </w:rPr>
        <w:fldChar w:fldCharType="end"/>
      </w:r>
    </w:p>
    <w:p w14:paraId="0B14C5ED">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_Toc6508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4. Implementation Details</w:t>
      </w:r>
      <w:r>
        <w:tab/>
      </w:r>
      <w:r>
        <w:fldChar w:fldCharType="begin"/>
      </w:r>
      <w:r>
        <w:instrText xml:space="preserve"> PAGEREF _Toc6508 \h </w:instrText>
      </w:r>
      <w:r>
        <w:fldChar w:fldCharType="separate"/>
      </w:r>
      <w:r>
        <w:t>109</w:t>
      </w:r>
      <w:r>
        <w:fldChar w:fldCharType="end"/>
      </w:r>
      <w:r>
        <w:rPr>
          <w:rFonts w:hint="default" w:ascii="Times New Roman" w:hAnsi="Times New Roman" w:cs="Times New Roman"/>
          <w:i w:val="0"/>
          <w:iCs w:val="0"/>
          <w:szCs w:val="28"/>
        </w:rPr>
        <w:fldChar w:fldCharType="end"/>
      </w:r>
    </w:p>
    <w:p w14:paraId="4920D214">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_Toc16470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5. Ethical and Safety Considerations</w:t>
      </w:r>
      <w:r>
        <w:tab/>
      </w:r>
      <w:r>
        <w:fldChar w:fldCharType="begin"/>
      </w:r>
      <w:r>
        <w:instrText xml:space="preserve"> PAGEREF _Toc16470 \h </w:instrText>
      </w:r>
      <w:r>
        <w:fldChar w:fldCharType="separate"/>
      </w:r>
      <w:r>
        <w:t>110</w:t>
      </w:r>
      <w:r>
        <w:fldChar w:fldCharType="end"/>
      </w:r>
      <w:r>
        <w:rPr>
          <w:rFonts w:hint="default" w:ascii="Times New Roman" w:hAnsi="Times New Roman" w:cs="Times New Roman"/>
          <w:i w:val="0"/>
          <w:iCs w:val="0"/>
          <w:szCs w:val="28"/>
        </w:rPr>
        <w:fldChar w:fldCharType="end"/>
      </w:r>
    </w:p>
    <w:p w14:paraId="4A2270E2">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_Toc17498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V. System Design and Implementation (Web)</w:t>
      </w:r>
      <w:r>
        <w:tab/>
      </w:r>
      <w:r>
        <w:fldChar w:fldCharType="begin"/>
      </w:r>
      <w:r>
        <w:instrText xml:space="preserve"> PAGEREF _Toc17498 \h </w:instrText>
      </w:r>
      <w:r>
        <w:fldChar w:fldCharType="separate"/>
      </w:r>
      <w:r>
        <w:t>112</w:t>
      </w:r>
      <w:r>
        <w:fldChar w:fldCharType="end"/>
      </w:r>
      <w:r>
        <w:rPr>
          <w:rFonts w:hint="default" w:ascii="Times New Roman" w:hAnsi="Times New Roman" w:cs="Times New Roman"/>
          <w:i w:val="0"/>
          <w:iCs w:val="0"/>
          <w:szCs w:val="28"/>
        </w:rPr>
        <w:fldChar w:fldCharType="end"/>
      </w:r>
    </w:p>
    <w:p w14:paraId="61D1DBF3">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_Toc1973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A. System Architecture and Operational Flow</w:t>
      </w:r>
      <w:r>
        <w:tab/>
      </w:r>
      <w:r>
        <w:fldChar w:fldCharType="begin"/>
      </w:r>
      <w:r>
        <w:instrText xml:space="preserve"> PAGEREF _Toc1973 \h </w:instrText>
      </w:r>
      <w:r>
        <w:fldChar w:fldCharType="separate"/>
      </w:r>
      <w:r>
        <w:t>112</w:t>
      </w:r>
      <w:r>
        <w:fldChar w:fldCharType="end"/>
      </w:r>
      <w:r>
        <w:rPr>
          <w:rFonts w:hint="default" w:ascii="Times New Roman" w:hAnsi="Times New Roman" w:cs="Times New Roman"/>
          <w:i w:val="0"/>
          <w:iCs w:val="0"/>
          <w:szCs w:val="28"/>
        </w:rPr>
        <w:fldChar w:fldCharType="end"/>
      </w:r>
    </w:p>
    <w:p w14:paraId="3C97BA8B">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_Toc25181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System Architecture Overview</w:t>
      </w:r>
      <w:r>
        <w:tab/>
      </w:r>
      <w:r>
        <w:fldChar w:fldCharType="begin"/>
      </w:r>
      <w:r>
        <w:instrText xml:space="preserve"> PAGEREF _Toc25181 \h </w:instrText>
      </w:r>
      <w:r>
        <w:fldChar w:fldCharType="separate"/>
      </w:r>
      <w:r>
        <w:t>112</w:t>
      </w:r>
      <w:r>
        <w:fldChar w:fldCharType="end"/>
      </w:r>
      <w:r>
        <w:rPr>
          <w:rFonts w:hint="default" w:ascii="Times New Roman" w:hAnsi="Times New Roman" w:cs="Times New Roman"/>
          <w:i w:val="0"/>
          <w:iCs w:val="0"/>
          <w:szCs w:val="28"/>
        </w:rPr>
        <w:fldChar w:fldCharType="end"/>
      </w:r>
    </w:p>
    <w:p w14:paraId="53622E07">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_Toc27502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Detailed Description</w:t>
      </w:r>
      <w:r>
        <w:tab/>
      </w:r>
      <w:r>
        <w:fldChar w:fldCharType="begin"/>
      </w:r>
      <w:r>
        <w:instrText xml:space="preserve"> PAGEREF _Toc27502 \h </w:instrText>
      </w:r>
      <w:r>
        <w:fldChar w:fldCharType="separate"/>
      </w:r>
      <w:r>
        <w:t>113</w:t>
      </w:r>
      <w:r>
        <w:fldChar w:fldCharType="end"/>
      </w:r>
      <w:r>
        <w:rPr>
          <w:rFonts w:hint="default" w:ascii="Times New Roman" w:hAnsi="Times New Roman" w:cs="Times New Roman"/>
          <w:i w:val="0"/>
          <w:iCs w:val="0"/>
          <w:szCs w:val="28"/>
        </w:rPr>
        <w:fldChar w:fldCharType="end"/>
      </w:r>
    </w:p>
    <w:p w14:paraId="5ABDD84C">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_Toc12179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2.1 Data Flow and Model Inference</w:t>
      </w:r>
      <w:r>
        <w:tab/>
      </w:r>
      <w:r>
        <w:fldChar w:fldCharType="begin"/>
      </w:r>
      <w:r>
        <w:instrText xml:space="preserve"> PAGEREF _Toc12179 \h </w:instrText>
      </w:r>
      <w:r>
        <w:fldChar w:fldCharType="separate"/>
      </w:r>
      <w:r>
        <w:t>113</w:t>
      </w:r>
      <w:r>
        <w:fldChar w:fldCharType="end"/>
      </w:r>
      <w:r>
        <w:rPr>
          <w:rFonts w:hint="default" w:ascii="Times New Roman" w:hAnsi="Times New Roman" w:cs="Times New Roman"/>
          <w:i w:val="0"/>
          <w:iCs w:val="0"/>
          <w:szCs w:val="28"/>
        </w:rPr>
        <w:fldChar w:fldCharType="end"/>
      </w:r>
    </w:p>
    <w:p w14:paraId="4221FDC6">
      <w:pPr>
        <w:pStyle w:val="17"/>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_Toc1483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2.2 Frontend and Backend Integration Flow</w:t>
      </w:r>
      <w:r>
        <w:tab/>
      </w:r>
      <w:r>
        <w:fldChar w:fldCharType="begin"/>
      </w:r>
      <w:r>
        <w:instrText xml:space="preserve"> PAGEREF _Toc1483 \h </w:instrText>
      </w:r>
      <w:r>
        <w:fldChar w:fldCharType="separate"/>
      </w:r>
      <w:r>
        <w:t>115</w:t>
      </w:r>
      <w:r>
        <w:fldChar w:fldCharType="end"/>
      </w:r>
      <w:r>
        <w:rPr>
          <w:rFonts w:hint="default" w:ascii="Times New Roman" w:hAnsi="Times New Roman" w:cs="Times New Roman"/>
          <w:i w:val="0"/>
          <w:iCs w:val="0"/>
          <w:szCs w:val="28"/>
        </w:rPr>
        <w:fldChar w:fldCharType="end"/>
      </w:r>
    </w:p>
    <w:p w14:paraId="743AC01A">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_Toc6429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Technologies Used</w:t>
      </w:r>
      <w:r>
        <w:tab/>
      </w:r>
      <w:r>
        <w:fldChar w:fldCharType="begin"/>
      </w:r>
      <w:r>
        <w:instrText xml:space="preserve"> PAGEREF _Toc6429 \h </w:instrText>
      </w:r>
      <w:r>
        <w:fldChar w:fldCharType="separate"/>
      </w:r>
      <w:r>
        <w:t>120</w:t>
      </w:r>
      <w:r>
        <w:fldChar w:fldCharType="end"/>
      </w:r>
      <w:r>
        <w:rPr>
          <w:rFonts w:hint="default" w:ascii="Times New Roman" w:hAnsi="Times New Roman" w:cs="Times New Roman"/>
          <w:i w:val="0"/>
          <w:iCs w:val="0"/>
          <w:szCs w:val="28"/>
        </w:rPr>
        <w:fldChar w:fldCharType="end"/>
      </w:r>
    </w:p>
    <w:p w14:paraId="16063638">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_Toc25445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4. Key Features</w:t>
      </w:r>
      <w:r>
        <w:tab/>
      </w:r>
      <w:r>
        <w:fldChar w:fldCharType="begin"/>
      </w:r>
      <w:r>
        <w:instrText xml:space="preserve"> PAGEREF _Toc25445 \h </w:instrText>
      </w:r>
      <w:r>
        <w:fldChar w:fldCharType="separate"/>
      </w:r>
      <w:r>
        <w:t>120</w:t>
      </w:r>
      <w:r>
        <w:fldChar w:fldCharType="end"/>
      </w:r>
      <w:r>
        <w:rPr>
          <w:rFonts w:hint="default" w:ascii="Times New Roman" w:hAnsi="Times New Roman" w:cs="Times New Roman"/>
          <w:i w:val="0"/>
          <w:iCs w:val="0"/>
          <w:szCs w:val="28"/>
        </w:rPr>
        <w:fldChar w:fldCharType="end"/>
      </w:r>
    </w:p>
    <w:p w14:paraId="2FFA28F9">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_Toc25925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B. Intelligent Web Platform for Financial Investment Support</w:t>
      </w:r>
      <w:r>
        <w:tab/>
      </w:r>
      <w:r>
        <w:fldChar w:fldCharType="begin"/>
      </w:r>
      <w:r>
        <w:instrText xml:space="preserve"> PAGEREF _Toc25925 \h </w:instrText>
      </w:r>
      <w:r>
        <w:fldChar w:fldCharType="separate"/>
      </w:r>
      <w:r>
        <w:t>121</w:t>
      </w:r>
      <w:r>
        <w:fldChar w:fldCharType="end"/>
      </w:r>
      <w:r>
        <w:rPr>
          <w:rFonts w:hint="default" w:ascii="Times New Roman" w:hAnsi="Times New Roman" w:cs="Times New Roman"/>
          <w:i w:val="0"/>
          <w:iCs w:val="0"/>
          <w:szCs w:val="28"/>
        </w:rPr>
        <w:fldChar w:fldCharType="end"/>
      </w:r>
    </w:p>
    <w:p w14:paraId="3DC8D4C4">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_Toc13607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AI Model Integration</w:t>
      </w:r>
      <w:r>
        <w:tab/>
      </w:r>
      <w:r>
        <w:fldChar w:fldCharType="begin"/>
      </w:r>
      <w:r>
        <w:instrText xml:space="preserve"> PAGEREF _Toc13607 \h </w:instrText>
      </w:r>
      <w:r>
        <w:fldChar w:fldCharType="separate"/>
      </w:r>
      <w:r>
        <w:t>121</w:t>
      </w:r>
      <w:r>
        <w:fldChar w:fldCharType="end"/>
      </w:r>
      <w:r>
        <w:rPr>
          <w:rFonts w:hint="default" w:ascii="Times New Roman" w:hAnsi="Times New Roman" w:cs="Times New Roman"/>
          <w:i w:val="0"/>
          <w:iCs w:val="0"/>
          <w:szCs w:val="28"/>
        </w:rPr>
        <w:fldChar w:fldCharType="end"/>
      </w:r>
    </w:p>
    <w:p w14:paraId="2E8D34EF">
      <w:pPr>
        <w:pStyle w:val="16"/>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_Toc7663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Data Flow and Processing</w:t>
      </w:r>
      <w:r>
        <w:tab/>
      </w:r>
      <w:r>
        <w:fldChar w:fldCharType="begin"/>
      </w:r>
      <w:r>
        <w:instrText xml:space="preserve"> PAGEREF _Toc7663 \h </w:instrText>
      </w:r>
      <w:r>
        <w:fldChar w:fldCharType="separate"/>
      </w:r>
      <w:r>
        <w:t>122</w:t>
      </w:r>
      <w:r>
        <w:fldChar w:fldCharType="end"/>
      </w:r>
      <w:r>
        <w:rPr>
          <w:rFonts w:hint="default" w:ascii="Times New Roman" w:hAnsi="Times New Roman" w:cs="Times New Roman"/>
          <w:i w:val="0"/>
          <w:iCs w:val="0"/>
          <w:szCs w:val="28"/>
        </w:rPr>
        <w:fldChar w:fldCharType="end"/>
      </w:r>
    </w:p>
    <w:p w14:paraId="6A994D69">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_Toc3972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VI. Results and Discussion</w:t>
      </w:r>
      <w:r>
        <w:tab/>
      </w:r>
      <w:r>
        <w:fldChar w:fldCharType="begin"/>
      </w:r>
      <w:r>
        <w:instrText xml:space="preserve"> PAGEREF _Toc3972 \h </w:instrText>
      </w:r>
      <w:r>
        <w:fldChar w:fldCharType="separate"/>
      </w:r>
      <w:r>
        <w:t>124</w:t>
      </w:r>
      <w:r>
        <w:fldChar w:fldCharType="end"/>
      </w:r>
      <w:r>
        <w:rPr>
          <w:rFonts w:hint="default" w:ascii="Times New Roman" w:hAnsi="Times New Roman" w:cs="Times New Roman"/>
          <w:i w:val="0"/>
          <w:iCs w:val="0"/>
          <w:szCs w:val="28"/>
        </w:rPr>
        <w:fldChar w:fldCharType="end"/>
      </w:r>
    </w:p>
    <w:p w14:paraId="663D9D0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_Toc22380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Results and Analysis</w:t>
      </w:r>
      <w:r>
        <w:tab/>
      </w:r>
      <w:r>
        <w:fldChar w:fldCharType="begin"/>
      </w:r>
      <w:r>
        <w:instrText xml:space="preserve"> PAGEREF _Toc22380 \h </w:instrText>
      </w:r>
      <w:r>
        <w:fldChar w:fldCharType="separate"/>
      </w:r>
      <w:r>
        <w:t>124</w:t>
      </w:r>
      <w:r>
        <w:fldChar w:fldCharType="end"/>
      </w:r>
      <w:r>
        <w:rPr>
          <w:rFonts w:hint="default" w:ascii="Times New Roman" w:hAnsi="Times New Roman" w:cs="Times New Roman"/>
          <w:i w:val="0"/>
          <w:iCs w:val="0"/>
          <w:szCs w:val="28"/>
        </w:rPr>
        <w:fldChar w:fldCharType="end"/>
      </w:r>
    </w:p>
    <w:p w14:paraId="458F4874">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_Toc2156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Discussion</w:t>
      </w:r>
      <w:r>
        <w:tab/>
      </w:r>
      <w:r>
        <w:fldChar w:fldCharType="begin"/>
      </w:r>
      <w:r>
        <w:instrText xml:space="preserve"> PAGEREF _Toc2156 \h </w:instrText>
      </w:r>
      <w:r>
        <w:fldChar w:fldCharType="separate"/>
      </w:r>
      <w:r>
        <w:t>126</w:t>
      </w:r>
      <w:r>
        <w:fldChar w:fldCharType="end"/>
      </w:r>
      <w:r>
        <w:rPr>
          <w:rFonts w:hint="default" w:ascii="Times New Roman" w:hAnsi="Times New Roman" w:cs="Times New Roman"/>
          <w:i w:val="0"/>
          <w:iCs w:val="0"/>
          <w:szCs w:val="28"/>
        </w:rPr>
        <w:fldChar w:fldCharType="end"/>
      </w:r>
    </w:p>
    <w:p w14:paraId="5B3941FB">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_Toc32563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Recommendations</w:t>
      </w:r>
      <w:r>
        <w:tab/>
      </w:r>
      <w:r>
        <w:fldChar w:fldCharType="begin"/>
      </w:r>
      <w:r>
        <w:instrText xml:space="preserve"> PAGEREF _Toc32563 \h </w:instrText>
      </w:r>
      <w:r>
        <w:fldChar w:fldCharType="separate"/>
      </w:r>
      <w:r>
        <w:t>127</w:t>
      </w:r>
      <w:r>
        <w:fldChar w:fldCharType="end"/>
      </w:r>
      <w:r>
        <w:rPr>
          <w:rFonts w:hint="default" w:ascii="Times New Roman" w:hAnsi="Times New Roman" w:cs="Times New Roman"/>
          <w:i w:val="0"/>
          <w:iCs w:val="0"/>
          <w:szCs w:val="28"/>
        </w:rPr>
        <w:fldChar w:fldCharType="end"/>
      </w:r>
    </w:p>
    <w:p w14:paraId="22276AD9">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_Toc20922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4. Personal Reflections</w:t>
      </w:r>
      <w:r>
        <w:tab/>
      </w:r>
      <w:r>
        <w:fldChar w:fldCharType="begin"/>
      </w:r>
      <w:r>
        <w:instrText xml:space="preserve"> PAGEREF _Toc20922 \h </w:instrText>
      </w:r>
      <w:r>
        <w:fldChar w:fldCharType="separate"/>
      </w:r>
      <w:r>
        <w:t>128</w:t>
      </w:r>
      <w:r>
        <w:fldChar w:fldCharType="end"/>
      </w:r>
      <w:r>
        <w:rPr>
          <w:rFonts w:hint="default" w:ascii="Times New Roman" w:hAnsi="Times New Roman" w:cs="Times New Roman"/>
          <w:i w:val="0"/>
          <w:iCs w:val="0"/>
          <w:szCs w:val="28"/>
        </w:rPr>
        <w:fldChar w:fldCharType="end"/>
      </w:r>
    </w:p>
    <w:p w14:paraId="7D593F87">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_Toc30982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VII.  Conclusion</w:t>
      </w:r>
      <w:r>
        <w:tab/>
      </w:r>
      <w:r>
        <w:fldChar w:fldCharType="begin"/>
      </w:r>
      <w:r>
        <w:instrText xml:space="preserve"> PAGEREF _Toc30982 \h </w:instrText>
      </w:r>
      <w:r>
        <w:fldChar w:fldCharType="separate"/>
      </w:r>
      <w:r>
        <w:t>128</w:t>
      </w:r>
      <w:r>
        <w:fldChar w:fldCharType="end"/>
      </w:r>
      <w:r>
        <w:rPr>
          <w:rFonts w:hint="default" w:ascii="Times New Roman" w:hAnsi="Times New Roman" w:cs="Times New Roman"/>
          <w:i w:val="0"/>
          <w:iCs w:val="0"/>
          <w:szCs w:val="28"/>
        </w:rPr>
        <w:fldChar w:fldCharType="end"/>
      </w:r>
    </w:p>
    <w:p w14:paraId="66CE992E">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_Toc7212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1. Summary of Results</w:t>
      </w:r>
      <w:r>
        <w:tab/>
      </w:r>
      <w:r>
        <w:fldChar w:fldCharType="begin"/>
      </w:r>
      <w:r>
        <w:instrText xml:space="preserve"> PAGEREF _Toc7212 \h </w:instrText>
      </w:r>
      <w:r>
        <w:fldChar w:fldCharType="separate"/>
      </w:r>
      <w:r>
        <w:t>128</w:t>
      </w:r>
      <w:r>
        <w:fldChar w:fldCharType="end"/>
      </w:r>
      <w:r>
        <w:rPr>
          <w:rFonts w:hint="default" w:ascii="Times New Roman" w:hAnsi="Times New Roman" w:cs="Times New Roman"/>
          <w:i w:val="0"/>
          <w:iCs w:val="0"/>
          <w:szCs w:val="28"/>
        </w:rPr>
        <w:fldChar w:fldCharType="end"/>
      </w:r>
    </w:p>
    <w:p w14:paraId="6391D4C0">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_Toc18058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2. Contributions and Project Reflections</w:t>
      </w:r>
      <w:r>
        <w:tab/>
      </w:r>
      <w:r>
        <w:fldChar w:fldCharType="begin"/>
      </w:r>
      <w:r>
        <w:instrText xml:space="preserve"> PAGEREF _Toc18058 \h </w:instrText>
      </w:r>
      <w:r>
        <w:fldChar w:fldCharType="separate"/>
      </w:r>
      <w:r>
        <w:t>129</w:t>
      </w:r>
      <w:r>
        <w:fldChar w:fldCharType="end"/>
      </w:r>
      <w:r>
        <w:rPr>
          <w:rFonts w:hint="default" w:ascii="Times New Roman" w:hAnsi="Times New Roman" w:cs="Times New Roman"/>
          <w:i w:val="0"/>
          <w:iCs w:val="0"/>
          <w:szCs w:val="28"/>
        </w:rPr>
        <w:fldChar w:fldCharType="end"/>
      </w:r>
    </w:p>
    <w:p w14:paraId="1E2257BC">
      <w:pPr>
        <w:pStyle w:val="15"/>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_Toc12083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3. Limitations and Future Work</w:t>
      </w:r>
      <w:r>
        <w:tab/>
      </w:r>
      <w:r>
        <w:fldChar w:fldCharType="begin"/>
      </w:r>
      <w:r>
        <w:instrText xml:space="preserve"> PAGEREF _Toc12083 \h </w:instrText>
      </w:r>
      <w:r>
        <w:fldChar w:fldCharType="separate"/>
      </w:r>
      <w:r>
        <w:t>129</w:t>
      </w:r>
      <w:r>
        <w:fldChar w:fldCharType="end"/>
      </w:r>
      <w:r>
        <w:rPr>
          <w:rFonts w:hint="default" w:ascii="Times New Roman" w:hAnsi="Times New Roman" w:cs="Times New Roman"/>
          <w:i w:val="0"/>
          <w:iCs w:val="0"/>
          <w:szCs w:val="28"/>
        </w:rPr>
        <w:fldChar w:fldCharType="end"/>
      </w:r>
    </w:p>
    <w:p w14:paraId="54AA5027">
      <w:pPr>
        <w:pStyle w:val="14"/>
        <w:tabs>
          <w:tab w:val="right" w:leader="dot" w:pos="9050"/>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_Toc5215 </w:instrText>
      </w:r>
      <w:r>
        <w:rPr>
          <w:rFonts w:hint="default" w:ascii="Times New Roman" w:hAnsi="Times New Roman" w:cs="Times New Roman"/>
          <w:i w:val="0"/>
          <w:iCs w:val="0"/>
          <w:szCs w:val="28"/>
        </w:rPr>
        <w:fldChar w:fldCharType="separate"/>
      </w:r>
      <w:r>
        <w:rPr>
          <w:rFonts w:hint="default" w:ascii="Times New Roman" w:hAnsi="Times New Roman" w:eastAsia="Times New Roman" w:cs="Times New Roman"/>
          <w:i w:val="0"/>
          <w:iCs w:val="0"/>
          <w:szCs w:val="28"/>
          <w:rtl w:val="0"/>
        </w:rPr>
        <w:t>VIII. Refereences</w:t>
      </w:r>
      <w:r>
        <w:tab/>
      </w:r>
      <w:r>
        <w:fldChar w:fldCharType="begin"/>
      </w:r>
      <w:r>
        <w:instrText xml:space="preserve"> PAGEREF _Toc5215 \h </w:instrText>
      </w:r>
      <w:r>
        <w:fldChar w:fldCharType="separate"/>
      </w:r>
      <w:r>
        <w:t>130</w:t>
      </w:r>
      <w:r>
        <w:fldChar w:fldCharType="end"/>
      </w:r>
      <w:r>
        <w:rPr>
          <w:rFonts w:hint="default" w:ascii="Times New Roman" w:hAnsi="Times New Roman" w:cs="Times New Roman"/>
          <w:i w:val="0"/>
          <w:iCs w:val="0"/>
          <w:szCs w:val="28"/>
        </w:rPr>
        <w:fldChar w:fldCharType="end"/>
      </w:r>
    </w:p>
    <w:p w14:paraId="0000005A">
      <w:pPr>
        <w:widowControl w:val="0"/>
        <w:tabs>
          <w:tab w:val="right" w:pos="12000"/>
        </w:tabs>
        <w:spacing w:before="60" w:after="0" w:line="360" w:lineRule="auto"/>
        <w:jc w:val="both"/>
        <w:rPr>
          <w:rFonts w:hint="default" w:ascii="Times New Roman" w:hAnsi="Times New Roman" w:eastAsia="Times New Roman" w:cs="Times New Roman"/>
          <w:b/>
          <w:i w:val="0"/>
          <w:iCs w:val="0"/>
          <w:sz w:val="28"/>
          <w:szCs w:val="28"/>
        </w:rPr>
      </w:pPr>
      <w:r>
        <w:rPr>
          <w:rFonts w:hint="default" w:ascii="Times New Roman" w:hAnsi="Times New Roman" w:cs="Times New Roman"/>
          <w:i w:val="0"/>
          <w:iCs w:val="0"/>
          <w:szCs w:val="28"/>
        </w:rPr>
        <w:fldChar w:fldCharType="end"/>
      </w:r>
    </w:p>
    <w:p w14:paraId="0000005B">
      <w:pPr>
        <w:pStyle w:val="2"/>
        <w:spacing w:line="360" w:lineRule="auto"/>
        <w:jc w:val="both"/>
        <w:rPr>
          <w:rFonts w:hint="default" w:ascii="Times New Roman" w:hAnsi="Times New Roman" w:eastAsia="Times New Roman" w:cs="Times New Roman"/>
          <w:i w:val="0"/>
          <w:iCs w:val="0"/>
          <w:color w:val="000000"/>
          <w:sz w:val="28"/>
          <w:szCs w:val="28"/>
        </w:rPr>
      </w:pPr>
    </w:p>
    <w:p w14:paraId="0000005C">
      <w:pPr>
        <w:pStyle w:val="2"/>
        <w:spacing w:line="360" w:lineRule="auto"/>
        <w:jc w:val="both"/>
        <w:rPr>
          <w:rFonts w:hint="default" w:ascii="Times New Roman" w:hAnsi="Times New Roman" w:eastAsia="Times New Roman" w:cs="Times New Roman"/>
          <w:i w:val="0"/>
          <w:iCs w:val="0"/>
          <w:sz w:val="28"/>
          <w:szCs w:val="28"/>
        </w:rPr>
      </w:pPr>
      <w:bookmarkStart w:id="2" w:name="_Toc8487"/>
      <w:r>
        <w:rPr>
          <w:rFonts w:hint="default" w:ascii="Times New Roman" w:hAnsi="Times New Roman" w:eastAsia="Times New Roman" w:cs="Times New Roman"/>
          <w:i w:val="0"/>
          <w:iCs w:val="0"/>
          <w:sz w:val="28"/>
          <w:szCs w:val="28"/>
          <w:rtl w:val="0"/>
        </w:rPr>
        <w:t>Acknowledgment</w:t>
      </w:r>
      <w:bookmarkEnd w:id="2"/>
    </w:p>
    <w:p w14:paraId="0000005D">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We would like to extend our deepest gratitude to our academic supervisor, Mr. Trần Trọng Huỳnh, for his invaluable guidance, constructive feedback, and unwavering support throughout the course of this project.</w:t>
      </w:r>
    </w:p>
    <w:p w14:paraId="0000005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We are also thankful to the faculty of FPT University for providing us with a solid academic foundation.</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Our heartfelt thanks also go to our families and friends for their encouragement and continuous support, which have been instrumental in our success.</w:t>
      </w:r>
    </w:p>
    <w:p w14:paraId="0000005F">
      <w:pPr>
        <w:pStyle w:val="2"/>
        <w:spacing w:after="240" w:line="360" w:lineRule="auto"/>
        <w:jc w:val="both"/>
        <w:rPr>
          <w:rFonts w:hint="default" w:ascii="Times New Roman" w:hAnsi="Times New Roman" w:eastAsia="Times New Roman" w:cs="Times New Roman"/>
          <w:i w:val="0"/>
          <w:iCs w:val="0"/>
          <w:sz w:val="28"/>
          <w:szCs w:val="28"/>
        </w:rPr>
      </w:pPr>
      <w:bookmarkStart w:id="3" w:name="_Toc26547"/>
      <w:r>
        <w:rPr>
          <w:rFonts w:hint="default" w:ascii="Times New Roman" w:hAnsi="Times New Roman" w:eastAsia="Times New Roman" w:cs="Times New Roman"/>
          <w:i w:val="0"/>
          <w:iCs w:val="0"/>
          <w:sz w:val="28"/>
          <w:szCs w:val="28"/>
          <w:rtl w:val="0"/>
        </w:rPr>
        <w:t>Definition and Abbreviations</w:t>
      </w:r>
      <w:bookmarkEnd w:id="3"/>
    </w:p>
    <w:tbl>
      <w:tblPr>
        <w:tblStyle w:val="25"/>
        <w:tblW w:w="87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55"/>
        <w:gridCol w:w="5620"/>
      </w:tblGrid>
      <w:tr w14:paraId="1EC8F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shd w:val="clear" w:color="auto" w:fill="FFE8E1"/>
            <w:vAlign w:val="center"/>
          </w:tcPr>
          <w:p w14:paraId="00000060">
            <w:pPr>
              <w:tabs>
                <w:tab w:val="left" w:pos="567"/>
              </w:tabs>
              <w:spacing w:before="120" w:after="0" w:line="360" w:lineRule="auto"/>
              <w:jc w:val="center"/>
              <w:rPr>
                <w:rFonts w:hint="default" w:ascii="Times New Roman" w:hAnsi="Times New Roman" w:cs="Times New Roman"/>
                <w:b/>
                <w:i w:val="0"/>
                <w:iCs w:val="0"/>
                <w:sz w:val="28"/>
                <w:szCs w:val="28"/>
              </w:rPr>
            </w:pPr>
            <w:r>
              <w:rPr>
                <w:rFonts w:hint="default" w:ascii="Times New Roman" w:hAnsi="Times New Roman" w:cs="Times New Roman"/>
                <w:b/>
                <w:i w:val="0"/>
                <w:iCs w:val="0"/>
                <w:sz w:val="28"/>
                <w:szCs w:val="28"/>
                <w:rtl w:val="0"/>
              </w:rPr>
              <w:t>Abbreviation</w:t>
            </w:r>
          </w:p>
        </w:tc>
        <w:tc>
          <w:tcPr>
            <w:shd w:val="clear" w:color="auto" w:fill="FFE8E1"/>
            <w:vAlign w:val="center"/>
          </w:tcPr>
          <w:p w14:paraId="00000061">
            <w:pPr>
              <w:tabs>
                <w:tab w:val="left" w:pos="567"/>
              </w:tabs>
              <w:spacing w:before="120" w:after="0" w:line="360" w:lineRule="auto"/>
              <w:jc w:val="center"/>
              <w:rPr>
                <w:rFonts w:hint="default" w:ascii="Times New Roman" w:hAnsi="Times New Roman" w:cs="Times New Roman"/>
                <w:b/>
                <w:i w:val="0"/>
                <w:iCs w:val="0"/>
                <w:sz w:val="28"/>
                <w:szCs w:val="28"/>
              </w:rPr>
            </w:pPr>
            <w:r>
              <w:rPr>
                <w:rFonts w:hint="default" w:ascii="Times New Roman" w:hAnsi="Times New Roman" w:cs="Times New Roman"/>
                <w:b/>
                <w:i w:val="0"/>
                <w:iCs w:val="0"/>
                <w:sz w:val="28"/>
                <w:szCs w:val="28"/>
                <w:rtl w:val="0"/>
              </w:rPr>
              <w:t>Definition</w:t>
            </w:r>
          </w:p>
        </w:tc>
      </w:tr>
      <w:tr w14:paraId="28993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2">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AI</w:t>
            </w:r>
          </w:p>
        </w:tc>
        <w:tc>
          <w:tcPr>
            <w:vAlign w:val="center"/>
          </w:tcPr>
          <w:p w14:paraId="00000063">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Artificial Intelligence</w:t>
            </w:r>
          </w:p>
        </w:tc>
      </w:tr>
      <w:tr w14:paraId="535EA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4">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DL</w:t>
            </w:r>
          </w:p>
        </w:tc>
        <w:tc>
          <w:tcPr>
            <w:vAlign w:val="center"/>
          </w:tcPr>
          <w:p w14:paraId="00000065">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Deep Learning</w:t>
            </w:r>
          </w:p>
        </w:tc>
      </w:tr>
      <w:tr w14:paraId="0545E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6">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ML</w:t>
            </w:r>
          </w:p>
        </w:tc>
        <w:tc>
          <w:tcPr>
            <w:vAlign w:val="center"/>
          </w:tcPr>
          <w:p w14:paraId="00000067">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Machine Learning</w:t>
            </w:r>
          </w:p>
        </w:tc>
      </w:tr>
      <w:tr w14:paraId="63CFC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8">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PMP</w:t>
            </w:r>
          </w:p>
        </w:tc>
        <w:tc>
          <w:tcPr>
            <w:vAlign w:val="center"/>
          </w:tcPr>
          <w:p w14:paraId="00000069">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Project Manager Plan</w:t>
            </w:r>
          </w:p>
        </w:tc>
      </w:tr>
      <w:tr w14:paraId="13F87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A">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WBS</w:t>
            </w:r>
          </w:p>
        </w:tc>
        <w:tc>
          <w:tcPr>
            <w:vAlign w:val="center"/>
          </w:tcPr>
          <w:p w14:paraId="0000006B">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Work Breakdown Structure</w:t>
            </w:r>
          </w:p>
        </w:tc>
      </w:tr>
      <w:tr w14:paraId="1A4A4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C">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ATR</w:t>
            </w:r>
          </w:p>
        </w:tc>
        <w:tc>
          <w:tcPr>
            <w:vAlign w:val="center"/>
          </w:tcPr>
          <w:p w14:paraId="0000006D">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Average True Range</w:t>
            </w:r>
          </w:p>
        </w:tc>
      </w:tr>
      <w:tr w14:paraId="5C766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6E">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BB</w:t>
            </w:r>
          </w:p>
        </w:tc>
        <w:tc>
          <w:tcPr>
            <w:vAlign w:val="center"/>
          </w:tcPr>
          <w:p w14:paraId="0000006F">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is a stock bubble prediction problem.</w:t>
            </w:r>
          </w:p>
        </w:tc>
      </w:tr>
      <w:tr w14:paraId="0DC02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0">
            <w:pPr>
              <w:widowControl w:val="0"/>
              <w:spacing w:before="129"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UD</w:t>
            </w:r>
          </w:p>
        </w:tc>
        <w:tc>
          <w:tcPr>
            <w:vAlign w:val="center"/>
          </w:tcPr>
          <w:p w14:paraId="00000071">
            <w:pPr>
              <w:widowControl w:val="0"/>
              <w:spacing w:before="129"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is a stock up or down prediction problem.</w:t>
            </w:r>
          </w:p>
        </w:tc>
      </w:tr>
      <w:tr w14:paraId="68B05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2">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LR</w:t>
            </w:r>
          </w:p>
        </w:tc>
        <w:tc>
          <w:tcPr>
            <w:vAlign w:val="center"/>
          </w:tcPr>
          <w:p w14:paraId="00000073">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Logistic Regression – A logistic regression model used for binary classification.</w:t>
            </w:r>
          </w:p>
        </w:tc>
      </w:tr>
      <w:tr w14:paraId="1C4C3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4">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SVM</w:t>
            </w:r>
          </w:p>
        </w:tc>
        <w:tc>
          <w:tcPr>
            <w:vAlign w:val="center"/>
          </w:tcPr>
          <w:p w14:paraId="00000075">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Support Vector Machine –  A Model used for binary classification.</w:t>
            </w:r>
          </w:p>
        </w:tc>
      </w:tr>
      <w:tr w14:paraId="26A50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6">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LSTM</w:t>
            </w:r>
          </w:p>
        </w:tc>
        <w:tc>
          <w:tcPr>
            <w:vAlign w:val="center"/>
          </w:tcPr>
          <w:p w14:paraId="00000077">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Long Short-Term Memory model.</w:t>
            </w:r>
          </w:p>
        </w:tc>
      </w:tr>
      <w:tr w14:paraId="01A8C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8">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TFM</w:t>
            </w:r>
          </w:p>
        </w:tc>
        <w:tc>
          <w:tcPr>
            <w:vAlign w:val="center"/>
          </w:tcPr>
          <w:p w14:paraId="00000079">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Transformer model.</w:t>
            </w:r>
          </w:p>
        </w:tc>
      </w:tr>
      <w:tr w14:paraId="45D10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A">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HL</w:t>
            </w:r>
          </w:p>
        </w:tc>
        <w:tc>
          <w:tcPr>
            <w:vAlign w:val="center"/>
          </w:tcPr>
          <w:p w14:paraId="0000007B">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High-Low </w:t>
            </w:r>
          </w:p>
        </w:tc>
      </w:tr>
      <w:tr w14:paraId="22A03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C">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t>
            </w:r>
          </w:p>
        </w:tc>
        <w:tc>
          <w:tcPr>
            <w:vAlign w:val="center"/>
          </w:tcPr>
          <w:p w14:paraId="0000007D">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Low-Open</w:t>
            </w:r>
          </w:p>
        </w:tc>
      </w:tr>
      <w:tr w14:paraId="0EFE5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7E">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SR</w:t>
            </w:r>
          </w:p>
        </w:tc>
        <w:tc>
          <w:tcPr>
            <w:vAlign w:val="center"/>
          </w:tcPr>
          <w:p w14:paraId="0000007F">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Support Resistance</w:t>
            </w:r>
          </w:p>
        </w:tc>
      </w:tr>
      <w:tr w14:paraId="42F1D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0">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PM</w:t>
            </w:r>
          </w:p>
        </w:tc>
        <w:tc>
          <w:tcPr>
            <w:vAlign w:val="center"/>
          </w:tcPr>
          <w:p w14:paraId="00000081">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Price Momentum </w:t>
            </w:r>
          </w:p>
        </w:tc>
      </w:tr>
      <w:tr w14:paraId="5F62F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2">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MDD</w:t>
            </w:r>
          </w:p>
        </w:tc>
        <w:tc>
          <w:tcPr>
            <w:vAlign w:val="center"/>
          </w:tcPr>
          <w:p w14:paraId="00000083">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Maximum Drawdown</w:t>
            </w:r>
          </w:p>
        </w:tc>
      </w:tr>
      <w:tr w14:paraId="1E758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4">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TVV</w:t>
            </w:r>
          </w:p>
        </w:tc>
        <w:tc>
          <w:tcPr>
            <w:vAlign w:val="center"/>
          </w:tcPr>
          <w:p w14:paraId="00000085">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Trading Volume Volatility</w:t>
            </w:r>
          </w:p>
        </w:tc>
      </w:tr>
      <w:tr w14:paraId="773A6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6">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SK</w:t>
            </w:r>
          </w:p>
        </w:tc>
        <w:tc>
          <w:tcPr>
            <w:vAlign w:val="center"/>
          </w:tcPr>
          <w:p w14:paraId="00000087">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Skewness</w:t>
            </w:r>
          </w:p>
        </w:tc>
      </w:tr>
      <w:tr w14:paraId="32DF1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8">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MA7_t, MA14_t, MA21_t</w:t>
            </w:r>
          </w:p>
        </w:tc>
        <w:tc>
          <w:tcPr>
            <w:vAlign w:val="center"/>
          </w:tcPr>
          <w:p w14:paraId="00000089">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7-day, 14-day, 21-day Moving Averages</w:t>
            </w:r>
          </w:p>
        </w:tc>
      </w:tr>
      <w:tr w14:paraId="065DC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A">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SMOTE</w:t>
            </w:r>
          </w:p>
        </w:tc>
        <w:tc>
          <w:tcPr>
            <w:vAlign w:val="center"/>
          </w:tcPr>
          <w:p w14:paraId="0000008B">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Synthetic Minority Over-sampling Technique</w:t>
            </w:r>
          </w:p>
        </w:tc>
      </w:tr>
      <w:tr w14:paraId="0E514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C">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CAPM</w:t>
            </w:r>
          </w:p>
        </w:tc>
        <w:tc>
          <w:tcPr>
            <w:vAlign w:val="center"/>
          </w:tcPr>
          <w:p w14:paraId="0000008D">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Capital Asset Pricing Model</w:t>
            </w:r>
          </w:p>
        </w:tc>
      </w:tr>
      <w:tr w14:paraId="71823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8E">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Fama-French 3 Factors</w:t>
            </w:r>
          </w:p>
        </w:tc>
        <w:tc>
          <w:tcPr>
            <w:vAlign w:val="center"/>
          </w:tcPr>
          <w:p w14:paraId="0000008F">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Fama-French 3-Factor Model</w:t>
            </w:r>
          </w:p>
        </w:tc>
      </w:tr>
      <w:tr w14:paraId="17137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0">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Carhart 4 Factors</w:t>
            </w:r>
          </w:p>
        </w:tc>
        <w:tc>
          <w:tcPr>
            <w:vAlign w:val="center"/>
          </w:tcPr>
          <w:p w14:paraId="00000091">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Carhart 4-Factor Model</w:t>
            </w:r>
          </w:p>
        </w:tc>
      </w:tr>
      <w:tr w14:paraId="3B8EB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2">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RMW</w:t>
            </w:r>
          </w:p>
        </w:tc>
        <w:tc>
          <w:tcPr>
            <w:vAlign w:val="center"/>
          </w:tcPr>
          <w:p w14:paraId="00000093">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Robust Minus Weak Factor</w:t>
            </w:r>
          </w:p>
        </w:tc>
      </w:tr>
      <w:tr w14:paraId="09DB9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4">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CMA</w:t>
            </w:r>
          </w:p>
        </w:tc>
        <w:tc>
          <w:tcPr>
            <w:vAlign w:val="center"/>
          </w:tcPr>
          <w:p w14:paraId="00000095">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Conservative Minus Aggressive Facto</w:t>
            </w:r>
          </w:p>
        </w:tc>
      </w:tr>
      <w:tr w14:paraId="7C223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6">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MOM</w:t>
            </w:r>
          </w:p>
        </w:tc>
        <w:tc>
          <w:tcPr>
            <w:vAlign w:val="center"/>
          </w:tcPr>
          <w:p w14:paraId="00000097">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Momentum Factor</w:t>
            </w:r>
          </w:p>
        </w:tc>
      </w:tr>
      <w:tr w14:paraId="23523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8">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HML</w:t>
            </w:r>
          </w:p>
        </w:tc>
        <w:tc>
          <w:tcPr>
            <w:vAlign w:val="center"/>
          </w:tcPr>
          <w:p w14:paraId="00000099">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High Minus Low Factor</w:t>
            </w:r>
          </w:p>
        </w:tc>
      </w:tr>
      <w:tr w14:paraId="49931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A">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SMB</w:t>
            </w:r>
          </w:p>
        </w:tc>
        <w:tc>
          <w:tcPr>
            <w:vAlign w:val="center"/>
          </w:tcPr>
          <w:p w14:paraId="0000009B">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Small Minus Big Factor</w:t>
            </w:r>
          </w:p>
        </w:tc>
      </w:tr>
      <w:tr w14:paraId="5ED6A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C">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ADF</w:t>
            </w:r>
          </w:p>
        </w:tc>
        <w:tc>
          <w:tcPr>
            <w:vAlign w:val="center"/>
          </w:tcPr>
          <w:p w14:paraId="0000009D">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Augmented Dickey-Fuller Test</w:t>
            </w:r>
          </w:p>
        </w:tc>
      </w:tr>
      <w:tr w14:paraId="2F941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9E">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API</w:t>
            </w:r>
          </w:p>
        </w:tc>
        <w:tc>
          <w:tcPr>
            <w:vAlign w:val="center"/>
          </w:tcPr>
          <w:p w14:paraId="0000009F">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Application Programming Interface</w:t>
            </w:r>
          </w:p>
        </w:tc>
      </w:tr>
      <w:tr w14:paraId="08E75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0">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EC2</w:t>
            </w:r>
          </w:p>
        </w:tc>
        <w:tc>
          <w:tcPr>
            <w:vAlign w:val="center"/>
          </w:tcPr>
          <w:p w14:paraId="000000A1">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Elastic Compute Cloud</w:t>
            </w:r>
          </w:p>
        </w:tc>
      </w:tr>
      <w:tr w14:paraId="3CE05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2">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ECR</w:t>
            </w:r>
          </w:p>
        </w:tc>
        <w:tc>
          <w:tcPr>
            <w:vAlign w:val="center"/>
          </w:tcPr>
          <w:p w14:paraId="000000A3">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Elastic Container Registry</w:t>
            </w:r>
          </w:p>
        </w:tc>
      </w:tr>
      <w:tr w14:paraId="66BB0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4">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AWS</w:t>
            </w:r>
          </w:p>
        </w:tc>
        <w:tc>
          <w:tcPr>
            <w:vAlign w:val="center"/>
          </w:tcPr>
          <w:p w14:paraId="000000A5">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Amazon Web Services</w:t>
            </w:r>
          </w:p>
        </w:tc>
      </w:tr>
      <w:tr w14:paraId="14737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6">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ROC</w:t>
            </w:r>
          </w:p>
        </w:tc>
        <w:tc>
          <w:tcPr>
            <w:vAlign w:val="center"/>
          </w:tcPr>
          <w:p w14:paraId="000000A7">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Receiver Operating Characteristic Curve</w:t>
            </w:r>
          </w:p>
        </w:tc>
      </w:tr>
      <w:tr w14:paraId="62DEB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8">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CSV</w:t>
            </w:r>
          </w:p>
        </w:tc>
        <w:tc>
          <w:tcPr>
            <w:vAlign w:val="center"/>
          </w:tcPr>
          <w:p w14:paraId="000000A9">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Comma-Separated Values</w:t>
            </w:r>
          </w:p>
        </w:tc>
      </w:tr>
      <w:tr w14:paraId="231DC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A">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F1-Score</w:t>
            </w:r>
          </w:p>
        </w:tc>
        <w:tc>
          <w:tcPr>
            <w:vAlign w:val="center"/>
          </w:tcPr>
          <w:p w14:paraId="000000AB">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Harmonic Mean of Precision and Recall</w:t>
            </w:r>
          </w:p>
        </w:tc>
      </w:tr>
      <w:tr w14:paraId="77F92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C">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MAE</w:t>
            </w:r>
          </w:p>
        </w:tc>
        <w:tc>
          <w:tcPr>
            <w:vAlign w:val="center"/>
          </w:tcPr>
          <w:p w14:paraId="000000AD">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Mean Absolute Error</w:t>
            </w:r>
          </w:p>
        </w:tc>
      </w:tr>
      <w:tr w14:paraId="3164D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AE">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R-squared</w:t>
            </w:r>
          </w:p>
        </w:tc>
        <w:tc>
          <w:tcPr>
            <w:vAlign w:val="center"/>
          </w:tcPr>
          <w:p w14:paraId="000000AF">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Coefficient of Determination</w:t>
            </w:r>
          </w:p>
        </w:tc>
      </w:tr>
      <w:tr w14:paraId="50A8C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B0">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RMSE</w:t>
            </w:r>
          </w:p>
        </w:tc>
        <w:tc>
          <w:tcPr>
            <w:vAlign w:val="center"/>
          </w:tcPr>
          <w:p w14:paraId="000000B1">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Root Mean Square Error</w:t>
            </w:r>
          </w:p>
        </w:tc>
      </w:tr>
      <w:tr w14:paraId="6A0C1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B2">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Alpha</w:t>
            </w:r>
          </w:p>
        </w:tc>
        <w:tc>
          <w:tcPr>
            <w:vAlign w:val="center"/>
          </w:tcPr>
          <w:p w14:paraId="000000B3">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Measure of Portfolio’s Excess Return</w:t>
            </w:r>
          </w:p>
        </w:tc>
      </w:tr>
      <w:tr w14:paraId="02330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vAlign w:val="center"/>
          </w:tcPr>
          <w:p w14:paraId="000000B4">
            <w:pPr>
              <w:widowControl w:val="0"/>
              <w:spacing w:before="127" w:after="0" w:line="360" w:lineRule="auto"/>
              <w:ind w:left="72" w:right="138" w:firstLine="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Beta</w:t>
            </w:r>
          </w:p>
        </w:tc>
        <w:tc>
          <w:tcPr>
            <w:vAlign w:val="center"/>
          </w:tcPr>
          <w:p w14:paraId="000000B5">
            <w:pPr>
              <w:widowControl w:val="0"/>
              <w:spacing w:before="127"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Measure of Systematic Risk Relative to Market</w:t>
            </w:r>
          </w:p>
        </w:tc>
      </w:tr>
    </w:tbl>
    <w:p w14:paraId="000000B6">
      <w:pPr>
        <w:pStyle w:val="2"/>
        <w:spacing w:after="240" w:line="360" w:lineRule="auto"/>
        <w:jc w:val="both"/>
        <w:rPr>
          <w:rFonts w:hint="default" w:ascii="Times New Roman" w:hAnsi="Times New Roman" w:eastAsia="Times New Roman" w:cs="Times New Roman"/>
          <w:i w:val="0"/>
          <w:iCs w:val="0"/>
          <w:sz w:val="28"/>
          <w:szCs w:val="28"/>
        </w:rPr>
      </w:pPr>
      <w:bookmarkStart w:id="4" w:name="_Toc27156"/>
      <w:r>
        <w:rPr>
          <w:rFonts w:hint="default" w:ascii="Times New Roman" w:hAnsi="Times New Roman" w:eastAsia="Times New Roman" w:cs="Times New Roman"/>
          <w:i w:val="0"/>
          <w:iCs w:val="0"/>
          <w:sz w:val="28"/>
          <w:szCs w:val="28"/>
          <w:rtl w:val="0"/>
        </w:rPr>
        <w:t>List of Tables</w:t>
      </w:r>
      <w:bookmarkEnd w:id="4"/>
      <w:r>
        <w:rPr>
          <w:rFonts w:hint="default" w:ascii="Times New Roman" w:hAnsi="Times New Roman" w:eastAsia="Times New Roman" w:cs="Times New Roman"/>
          <w:i w:val="0"/>
          <w:iCs w:val="0"/>
          <w:sz w:val="28"/>
          <w:szCs w:val="28"/>
          <w:rtl w:val="0"/>
        </w:rPr>
        <w:t xml:space="preserve"> </w:t>
      </w:r>
    </w:p>
    <w:tbl>
      <w:tblPr>
        <w:tblStyle w:val="26"/>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50"/>
      </w:tblGrid>
      <w:tr w14:paraId="37B0F1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97" w:hRule="atLeast"/>
        </w:trPr>
        <w:tc>
          <w:tcPr>
            <w:shd w:val="clear" w:color="auto" w:fill="auto"/>
            <w:tcMar>
              <w:top w:w="100" w:type="dxa"/>
              <w:left w:w="100" w:type="dxa"/>
              <w:bottom w:w="100" w:type="dxa"/>
              <w:right w:w="100" w:type="dxa"/>
            </w:tcMar>
          </w:tcPr>
          <w:p w14:paraId="000000B7">
            <w:pPr>
              <w:tabs>
                <w:tab w:val="left" w:pos="588"/>
                <w:tab w:val="center" w:pos="4425"/>
              </w:tabs>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I.1.1.Project Team Members.</w:t>
            </w:r>
          </w:p>
        </w:tc>
      </w:tr>
      <w:tr w14:paraId="4709EB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4" w:hRule="atLeast"/>
        </w:trPr>
        <w:tc>
          <w:tcPr>
            <w:shd w:val="clear" w:color="auto" w:fill="auto"/>
            <w:tcMar>
              <w:top w:w="100" w:type="dxa"/>
              <w:left w:w="100" w:type="dxa"/>
              <w:bottom w:w="100" w:type="dxa"/>
              <w:right w:w="100" w:type="dxa"/>
            </w:tcMar>
          </w:tcPr>
          <w:p w14:paraId="000000B8">
            <w:pPr>
              <w:tabs>
                <w:tab w:val="left" w:pos="588"/>
                <w:tab w:val="center" w:pos="4425"/>
              </w:tabs>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II.1.1: Group structure and roles.</w:t>
            </w:r>
          </w:p>
        </w:tc>
      </w:tr>
      <w:tr w14:paraId="5E0B64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B9">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II.2.1. WBS: Work Breakdown Structure</w:t>
            </w:r>
          </w:p>
        </w:tc>
      </w:tr>
      <w:tr w14:paraId="4F4D77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BA">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II.2.3: Number of working days compared</w:t>
            </w:r>
          </w:p>
        </w:tc>
      </w:tr>
      <w:tr w14:paraId="309F77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BB">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IV.A.2.1.1. The original daily data.</w:t>
            </w:r>
          </w:p>
        </w:tc>
      </w:tr>
      <w:tr w14:paraId="617415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BC">
            <w:pPr>
              <w:spacing w:before="240" w:after="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IV.A.2.1.2. Global Factor Data.</w:t>
            </w:r>
          </w:p>
        </w:tc>
      </w:tr>
      <w:tr w14:paraId="020D0B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BD">
            <w:pPr>
              <w:spacing w:before="240" w:after="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IV.A.2.2.1.  Input Feature Table for the Up/Down Prediction Task</w:t>
            </w:r>
          </w:p>
        </w:tc>
      </w:tr>
      <w:tr w14:paraId="58C0B7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43" w:hRule="atLeast"/>
        </w:trPr>
        <w:tc>
          <w:tcPr>
            <w:shd w:val="clear" w:color="auto" w:fill="auto"/>
            <w:tcMar>
              <w:top w:w="100" w:type="dxa"/>
              <w:left w:w="100" w:type="dxa"/>
              <w:bottom w:w="100" w:type="dxa"/>
              <w:right w:w="100" w:type="dxa"/>
            </w:tcMar>
          </w:tcPr>
          <w:p w14:paraId="000000BE">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IV.A.2.2.2. List of Input Features for the Bubble Detection Task</w:t>
            </w:r>
          </w:p>
        </w:tc>
      </w:tr>
      <w:tr w14:paraId="663C2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57" w:hRule="atLeast"/>
        </w:trPr>
        <w:tc>
          <w:tcPr>
            <w:shd w:val="clear" w:color="auto" w:fill="auto"/>
            <w:tcMar>
              <w:top w:w="100" w:type="dxa"/>
              <w:left w:w="100" w:type="dxa"/>
              <w:bottom w:w="100" w:type="dxa"/>
              <w:right w:w="100" w:type="dxa"/>
            </w:tcMar>
          </w:tcPr>
          <w:p w14:paraId="000000BF">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IV.A.3. Top 5 tickers by Accuracy for BB</w:t>
            </w:r>
          </w:p>
        </w:tc>
      </w:tr>
      <w:tr w14:paraId="6184B6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50" w:hRule="atLeast"/>
        </w:trPr>
        <w:tc>
          <w:tcPr>
            <w:shd w:val="clear" w:color="auto" w:fill="auto"/>
            <w:tcMar>
              <w:top w:w="100" w:type="dxa"/>
              <w:left w:w="100" w:type="dxa"/>
              <w:bottom w:w="100" w:type="dxa"/>
              <w:right w:w="100" w:type="dxa"/>
            </w:tcMar>
          </w:tcPr>
          <w:p w14:paraId="000000C0">
            <w:pPr>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IV.B.1.1.3.2: Select feature importance.</w:t>
            </w:r>
          </w:p>
        </w:tc>
      </w:tr>
      <w:tr w14:paraId="36077B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6" w:hRule="atLeast"/>
        </w:trPr>
        <w:tc>
          <w:tcPr>
            <w:shd w:val="clear" w:color="auto" w:fill="auto"/>
            <w:tcMar>
              <w:top w:w="100" w:type="dxa"/>
              <w:left w:w="100" w:type="dxa"/>
              <w:bottom w:w="100" w:type="dxa"/>
              <w:right w:w="100" w:type="dxa"/>
            </w:tcMar>
          </w:tcPr>
          <w:p w14:paraId="000000C1">
            <w:pPr>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IV.B.1.1.4.1: Split training, validation, testing files by timeline.</w:t>
            </w:r>
          </w:p>
        </w:tc>
      </w:tr>
      <w:tr w14:paraId="05FCDB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1" w:hRule="atLeast"/>
        </w:trPr>
        <w:tc>
          <w:tcPr>
            <w:shd w:val="clear" w:color="auto" w:fill="auto"/>
            <w:tcMar>
              <w:top w:w="100" w:type="dxa"/>
              <w:left w:w="100" w:type="dxa"/>
              <w:bottom w:w="100" w:type="dxa"/>
              <w:right w:w="100" w:type="dxa"/>
            </w:tcMar>
          </w:tcPr>
          <w:p w14:paraId="000000C2">
            <w:pPr>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IV.B.1.2.1.5: Meaning of parameters in LR_PARAM_RANGES.</w:t>
            </w:r>
          </w:p>
        </w:tc>
      </w:tr>
      <w:tr w14:paraId="626A39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1" w:hRule="atLeast"/>
        </w:trPr>
        <w:tc>
          <w:tcPr>
            <w:shd w:val="clear" w:color="auto" w:fill="auto"/>
            <w:tcMar>
              <w:top w:w="100" w:type="dxa"/>
              <w:left w:w="100" w:type="dxa"/>
              <w:bottom w:w="100" w:type="dxa"/>
              <w:right w:w="100" w:type="dxa"/>
            </w:tcMar>
          </w:tcPr>
          <w:p w14:paraId="000000C3">
            <w:pPr>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IV.B.1.2.2.5: Meaning of parameters in SVM_PARAM_RANGES.</w:t>
            </w:r>
          </w:p>
        </w:tc>
      </w:tr>
      <w:tr w14:paraId="3EF3B7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3" w:hRule="atLeast"/>
        </w:trPr>
        <w:tc>
          <w:tcPr>
            <w:shd w:val="clear" w:color="auto" w:fill="auto"/>
            <w:tcMar>
              <w:top w:w="100" w:type="dxa"/>
              <w:left w:w="100" w:type="dxa"/>
              <w:bottom w:w="100" w:type="dxa"/>
              <w:right w:w="100" w:type="dxa"/>
            </w:tcMar>
          </w:tcPr>
          <w:p w14:paraId="000000C4">
            <w:pPr>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IV.B.2.2.2.1: Setup parameter ranges in LR_SVM_PARAM_RANGES.</w:t>
            </w:r>
          </w:p>
        </w:tc>
      </w:tr>
      <w:tr w14:paraId="559596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6" w:hRule="atLeast"/>
        </w:trPr>
        <w:tc>
          <w:tcPr>
            <w:shd w:val="clear" w:color="auto" w:fill="auto"/>
            <w:tcMar>
              <w:top w:w="100" w:type="dxa"/>
              <w:left w:w="100" w:type="dxa"/>
              <w:bottom w:w="100" w:type="dxa"/>
              <w:right w:w="100" w:type="dxa"/>
            </w:tcMar>
          </w:tcPr>
          <w:p w14:paraId="000000C5">
            <w:pPr>
              <w:spacing w:after="0" w:line="360" w:lineRule="auto"/>
              <w:jc w:val="left"/>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IV.B.2.2.3.1: Setup parameter ranges in LSTM_TFM_PARAM_RANGES.</w:t>
            </w:r>
          </w:p>
        </w:tc>
      </w:tr>
      <w:tr w14:paraId="2A184F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16" w:hRule="atLeast"/>
        </w:trPr>
        <w:tc>
          <w:tcPr>
            <w:shd w:val="clear" w:color="auto" w:fill="auto"/>
            <w:tcMar>
              <w:top w:w="100" w:type="dxa"/>
              <w:left w:w="100" w:type="dxa"/>
              <w:bottom w:w="100" w:type="dxa"/>
              <w:right w:w="100" w:type="dxa"/>
            </w:tcMar>
          </w:tcPr>
          <w:p w14:paraId="000000C6">
            <w:pPr>
              <w:spacing w:after="6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IV.B.3.2.a: BB STATISTICS DESCRIPTION Train dataset.</w:t>
            </w:r>
          </w:p>
        </w:tc>
      </w:tr>
      <w:tr w14:paraId="067BB9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shd w:val="clear" w:color="auto" w:fill="auto"/>
            <w:tcMar>
              <w:top w:w="100" w:type="dxa"/>
              <w:left w:w="100" w:type="dxa"/>
              <w:bottom w:w="100" w:type="dxa"/>
              <w:right w:w="100" w:type="dxa"/>
            </w:tcMar>
          </w:tcPr>
          <w:p w14:paraId="000000C7">
            <w:pPr>
              <w:spacing w:after="60" w:line="360" w:lineRule="auto"/>
              <w:jc w:val="both"/>
              <w:rPr>
                <w:rFonts w:hint="default" w:ascii="Times New Roman" w:hAnsi="Times New Roman" w:eastAsia="Times New Roman" w:cs="Times New Roman"/>
                <w:i w:val="0"/>
                <w:iCs w:val="0"/>
                <w:color w:val="1B1C1D"/>
                <w:sz w:val="28"/>
                <w:szCs w:val="28"/>
              </w:rPr>
            </w:pPr>
            <w:r>
              <w:rPr>
                <w:rFonts w:hint="default" w:ascii="Times New Roman" w:hAnsi="Times New Roman" w:eastAsia="Times New Roman" w:cs="Times New Roman"/>
                <w:i w:val="0"/>
                <w:iCs w:val="0"/>
                <w:sz w:val="28"/>
                <w:szCs w:val="28"/>
                <w:rtl w:val="0"/>
              </w:rPr>
              <w:t>Table IV.B.3.2.b: BB STATISTICS DESCRIPTION Valid dataset.</w:t>
            </w:r>
          </w:p>
        </w:tc>
      </w:tr>
      <w:tr w14:paraId="22D80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0" w:hRule="atLeast"/>
        </w:trPr>
        <w:tc>
          <w:tcPr>
            <w:shd w:val="clear" w:color="auto" w:fill="auto"/>
            <w:tcMar>
              <w:top w:w="100" w:type="dxa"/>
              <w:left w:w="100" w:type="dxa"/>
              <w:bottom w:w="100" w:type="dxa"/>
              <w:right w:w="100" w:type="dxa"/>
            </w:tcMar>
          </w:tcPr>
          <w:p w14:paraId="000000C8">
            <w:pPr>
              <w:spacing w:after="6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IV.B.3.2.c: BB STATISTICS DESCRIPTION Test dataset.</w:t>
            </w:r>
          </w:p>
        </w:tc>
      </w:tr>
      <w:tr w14:paraId="482D86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shd w:val="clear" w:color="auto" w:fill="auto"/>
            <w:tcMar>
              <w:top w:w="100" w:type="dxa"/>
              <w:left w:w="100" w:type="dxa"/>
              <w:bottom w:w="100" w:type="dxa"/>
              <w:right w:w="100" w:type="dxa"/>
            </w:tcMar>
          </w:tcPr>
          <w:p w14:paraId="000000C9">
            <w:pPr>
              <w:spacing w:after="60" w:line="360" w:lineRule="auto"/>
              <w:jc w:val="both"/>
              <w:rPr>
                <w:rFonts w:hint="default" w:ascii="Times New Roman" w:hAnsi="Times New Roman" w:eastAsia="Times New Roman" w:cs="Times New Roman"/>
                <w:i w:val="0"/>
                <w:iCs w:val="0"/>
                <w:color w:val="1B1C1D"/>
                <w:sz w:val="28"/>
                <w:szCs w:val="28"/>
              </w:rPr>
            </w:pPr>
            <w:r>
              <w:rPr>
                <w:rFonts w:hint="default" w:ascii="Times New Roman" w:hAnsi="Times New Roman" w:eastAsia="Times New Roman" w:cs="Times New Roman"/>
                <w:i w:val="0"/>
                <w:iCs w:val="0"/>
                <w:sz w:val="28"/>
                <w:szCs w:val="28"/>
                <w:rtl w:val="0"/>
              </w:rPr>
              <w:t>Table IV.B.3.2.d: UD STATISTICS DESCRIPTION Train dataset.</w:t>
            </w:r>
          </w:p>
        </w:tc>
      </w:tr>
      <w:tr w14:paraId="6875B2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0" w:hRule="atLeast"/>
        </w:trPr>
        <w:tc>
          <w:tcPr>
            <w:shd w:val="clear" w:color="auto" w:fill="auto"/>
            <w:tcMar>
              <w:top w:w="100" w:type="dxa"/>
              <w:left w:w="100" w:type="dxa"/>
              <w:bottom w:w="100" w:type="dxa"/>
              <w:right w:w="100" w:type="dxa"/>
            </w:tcMar>
          </w:tcPr>
          <w:p w14:paraId="000000CA">
            <w:pPr>
              <w:spacing w:after="60" w:line="360" w:lineRule="auto"/>
              <w:jc w:val="both"/>
              <w:rPr>
                <w:rFonts w:hint="default" w:ascii="Times New Roman" w:hAnsi="Times New Roman" w:eastAsia="Times New Roman" w:cs="Times New Roman"/>
                <w:i w:val="0"/>
                <w:iCs w:val="0"/>
                <w:color w:val="1B1C1D"/>
                <w:sz w:val="28"/>
                <w:szCs w:val="28"/>
              </w:rPr>
            </w:pPr>
            <w:r>
              <w:rPr>
                <w:rFonts w:hint="default" w:ascii="Times New Roman" w:hAnsi="Times New Roman" w:eastAsia="Times New Roman" w:cs="Times New Roman"/>
                <w:i w:val="0"/>
                <w:iCs w:val="0"/>
                <w:sz w:val="28"/>
                <w:szCs w:val="28"/>
                <w:rtl w:val="0"/>
              </w:rPr>
              <w:t>Table IV.B.3.2.e: UD STATISTICS DESCRIPTION Valid dataset.</w:t>
            </w:r>
          </w:p>
        </w:tc>
      </w:tr>
      <w:tr w14:paraId="6BB4CE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6" w:hRule="atLeast"/>
        </w:trPr>
        <w:tc>
          <w:tcPr>
            <w:shd w:val="clear" w:color="auto" w:fill="auto"/>
            <w:tcMar>
              <w:top w:w="100" w:type="dxa"/>
              <w:left w:w="100" w:type="dxa"/>
              <w:bottom w:w="100" w:type="dxa"/>
              <w:right w:w="100" w:type="dxa"/>
            </w:tcMar>
          </w:tcPr>
          <w:p w14:paraId="000000CB">
            <w:pPr>
              <w:spacing w:after="60" w:line="360" w:lineRule="auto"/>
              <w:jc w:val="both"/>
              <w:rPr>
                <w:rFonts w:hint="default" w:ascii="Times New Roman" w:hAnsi="Times New Roman" w:eastAsia="Times New Roman" w:cs="Times New Roman"/>
                <w:i w:val="0"/>
                <w:iCs w:val="0"/>
                <w:color w:val="1B1C1D"/>
                <w:sz w:val="28"/>
                <w:szCs w:val="28"/>
              </w:rPr>
            </w:pPr>
            <w:r>
              <w:rPr>
                <w:rFonts w:hint="default" w:ascii="Times New Roman" w:hAnsi="Times New Roman" w:eastAsia="Times New Roman" w:cs="Times New Roman"/>
                <w:i w:val="0"/>
                <w:iCs w:val="0"/>
                <w:sz w:val="28"/>
                <w:szCs w:val="28"/>
                <w:rtl w:val="0"/>
              </w:rPr>
              <w:t>Table IV.B.3.2.f: UD STATISTICS DESCRIPTION test dataset.</w:t>
            </w:r>
          </w:p>
        </w:tc>
      </w:tr>
      <w:tr w14:paraId="4D3FF2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6" w:hRule="atLeast"/>
        </w:trPr>
        <w:tc>
          <w:tcPr>
            <w:shd w:val="clear" w:color="auto" w:fill="auto"/>
            <w:tcMar>
              <w:top w:w="100" w:type="dxa"/>
              <w:left w:w="100" w:type="dxa"/>
              <w:bottom w:w="100" w:type="dxa"/>
              <w:right w:w="100" w:type="dxa"/>
            </w:tcMar>
          </w:tcPr>
          <w:p w14:paraId="000000CC">
            <w:pPr>
              <w:spacing w:after="6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V.2: Input data API.</w:t>
            </w:r>
          </w:p>
        </w:tc>
      </w:tr>
      <w:tr w14:paraId="5B90BF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86" w:hRule="atLeast"/>
        </w:trPr>
        <w:tc>
          <w:tcPr>
            <w:shd w:val="clear" w:color="auto" w:fill="auto"/>
            <w:tcMar>
              <w:top w:w="100" w:type="dxa"/>
              <w:left w:w="100" w:type="dxa"/>
              <w:bottom w:w="100" w:type="dxa"/>
              <w:right w:w="100" w:type="dxa"/>
            </w:tcMar>
          </w:tcPr>
          <w:p w14:paraId="000000CD">
            <w:pPr>
              <w:spacing w:after="6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Table VI.1. Good model quantity review.</w:t>
            </w:r>
          </w:p>
        </w:tc>
      </w:tr>
    </w:tbl>
    <w:p w14:paraId="000000CE">
      <w:pPr>
        <w:pStyle w:val="2"/>
        <w:spacing w:after="240" w:line="360" w:lineRule="auto"/>
        <w:jc w:val="both"/>
        <w:rPr>
          <w:rFonts w:hint="default" w:ascii="Times New Roman" w:hAnsi="Times New Roman" w:eastAsia="Times New Roman" w:cs="Times New Roman"/>
          <w:i w:val="0"/>
          <w:iCs w:val="0"/>
          <w:sz w:val="28"/>
          <w:szCs w:val="28"/>
        </w:rPr>
      </w:pPr>
      <w:bookmarkStart w:id="5" w:name="_Toc15512"/>
      <w:r>
        <w:rPr>
          <w:rFonts w:hint="default" w:ascii="Times New Roman" w:hAnsi="Times New Roman" w:eastAsia="Times New Roman" w:cs="Times New Roman"/>
          <w:i w:val="0"/>
          <w:iCs w:val="0"/>
          <w:sz w:val="28"/>
          <w:szCs w:val="28"/>
          <w:rtl w:val="0"/>
        </w:rPr>
        <w:t>List of Figures</w:t>
      </w:r>
      <w:bookmarkEnd w:id="5"/>
    </w:p>
    <w:tbl>
      <w:tblPr>
        <w:tblStyle w:val="27"/>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50"/>
      </w:tblGrid>
      <w:tr w14:paraId="638E05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40" w:hRule="atLeast"/>
        </w:trPr>
        <w:tc>
          <w:tcPr>
            <w:shd w:val="clear" w:color="auto" w:fill="auto"/>
            <w:tcMar>
              <w:top w:w="100" w:type="dxa"/>
              <w:left w:w="100" w:type="dxa"/>
              <w:bottom w:w="100" w:type="dxa"/>
              <w:right w:w="100" w:type="dxa"/>
            </w:tcMar>
          </w:tcPr>
          <w:p w14:paraId="000000CF">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IV.A.2.2.2.  Distribution of Bubble Occurrence Rates (bubble_percent) by Stock Ticker (Source: Own work).</w:t>
            </w:r>
          </w:p>
        </w:tc>
      </w:tr>
      <w:tr w14:paraId="763EE0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0">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IV.A.4: Using AI for Intelligent stock trading (Source: Own work).</w:t>
            </w:r>
          </w:p>
        </w:tc>
      </w:tr>
      <w:tr w14:paraId="5C8249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1">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Cardo" w:cs="Times New Roman"/>
                <w:i w:val="0"/>
                <w:iCs w:val="0"/>
                <w:sz w:val="28"/>
                <w:szCs w:val="28"/>
                <w:rtl w:val="0"/>
              </w:rPr>
              <w:t>Figure IV.B: End-to-End Pipeline: Feature Engineering Input → API Output</w:t>
            </w:r>
          </w:p>
        </w:tc>
      </w:tr>
      <w:tr w14:paraId="77A49C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2">
            <w:pPr>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IV.B.1.1: Data preparation.</w:t>
            </w:r>
          </w:p>
          <w:p w14:paraId="000000D3">
            <w:pPr>
              <w:widowControl w:val="0"/>
              <w:spacing w:after="0" w:line="360" w:lineRule="auto"/>
              <w:ind w:left="720" w:firstLine="0"/>
              <w:jc w:val="both"/>
              <w:rPr>
                <w:rFonts w:hint="default" w:ascii="Times New Roman" w:hAnsi="Times New Roman" w:eastAsia="Times New Roman" w:cs="Times New Roman"/>
                <w:i w:val="0"/>
                <w:iCs w:val="0"/>
                <w:sz w:val="28"/>
                <w:szCs w:val="28"/>
              </w:rPr>
            </w:pPr>
          </w:p>
        </w:tc>
      </w:tr>
      <w:tr w14:paraId="32B157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4">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IV.B.1.2.3.2: LSTMCell.</w:t>
            </w:r>
          </w:p>
        </w:tc>
      </w:tr>
      <w:tr w14:paraId="66CFF7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5">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IV.B.1.2.3.3: LSTM Model.</w:t>
            </w:r>
          </w:p>
        </w:tc>
      </w:tr>
      <w:tr w14:paraId="197B7F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6">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IV.B.1.2.4: Transformer layer.</w:t>
            </w:r>
          </w:p>
        </w:tc>
      </w:tr>
      <w:tr w14:paraId="3F1094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7">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IV.B.1.2.4.4: Transformer Model.</w:t>
            </w:r>
          </w:p>
        </w:tc>
      </w:tr>
      <w:tr w14:paraId="091466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8">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IV.B.2.2: Optimizer.</w:t>
            </w:r>
          </w:p>
        </w:tc>
      </w:tr>
      <w:tr w14:paraId="7EFC31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9">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IV.B.2.3: Trainer.</w:t>
            </w:r>
          </w:p>
        </w:tc>
      </w:tr>
      <w:tr w14:paraId="32BD17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A">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IV.B.3.2.g: Average score of all models by BB, UD.</w:t>
            </w:r>
          </w:p>
        </w:tc>
      </w:tr>
      <w:tr w14:paraId="07F636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B">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IV.B.4.1: Push data to mongo DB.</w:t>
            </w:r>
          </w:p>
        </w:tc>
      </w:tr>
      <w:tr w14:paraId="71CC0C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C">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IV.B.4.2: Deploy: to AWS.</w:t>
            </w:r>
          </w:p>
        </w:tc>
      </w:tr>
      <w:tr w14:paraId="36EFC5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D">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IV.B.4.2.1: Get mongo data.</w:t>
            </w:r>
          </w:p>
        </w:tc>
      </w:tr>
      <w:tr w14:paraId="3CFF8F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E">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IV.B.4.2.2: API. for BB, UD.</w:t>
            </w:r>
          </w:p>
        </w:tc>
      </w:tr>
      <w:tr w14:paraId="6B4CD5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DF">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IV.B.4.2.3: Form Github push ECR and run EC2.</w:t>
            </w:r>
          </w:p>
        </w:tc>
      </w:tr>
      <w:tr w14:paraId="54E5EA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E0">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Figure V.1 – Detailed flow of the Web Application integrating Frontend and Backend operations </w:t>
            </w:r>
          </w:p>
        </w:tc>
      </w:tr>
      <w:tr w14:paraId="0114A8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E1">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Figure VI. Top Tickets by BB, UD Train, Valid, Test dataset</w:t>
            </w:r>
          </w:p>
        </w:tc>
      </w:tr>
    </w:tbl>
    <w:p w14:paraId="000000E2">
      <w:pPr>
        <w:pStyle w:val="2"/>
        <w:spacing w:after="240" w:line="360" w:lineRule="auto"/>
        <w:jc w:val="both"/>
        <w:rPr>
          <w:rFonts w:hint="default" w:ascii="Times New Roman" w:hAnsi="Times New Roman" w:eastAsia="Times New Roman" w:cs="Times New Roman"/>
          <w:i w:val="0"/>
          <w:iCs w:val="0"/>
          <w:sz w:val="28"/>
          <w:szCs w:val="28"/>
        </w:rPr>
      </w:pPr>
      <w:bookmarkStart w:id="6" w:name="_Toc25865"/>
      <w:r>
        <w:rPr>
          <w:rFonts w:hint="default" w:ascii="Times New Roman" w:hAnsi="Times New Roman" w:eastAsia="Times New Roman" w:cs="Times New Roman"/>
          <w:i w:val="0"/>
          <w:iCs w:val="0"/>
          <w:sz w:val="28"/>
          <w:szCs w:val="28"/>
          <w:rtl w:val="0"/>
        </w:rPr>
        <w:t>List of Resources</w:t>
      </w:r>
      <w:bookmarkEnd w:id="6"/>
      <w:r>
        <w:rPr>
          <w:rFonts w:hint="default" w:ascii="Times New Roman" w:hAnsi="Times New Roman" w:eastAsia="Times New Roman" w:cs="Times New Roman"/>
          <w:i w:val="0"/>
          <w:iCs w:val="0"/>
          <w:sz w:val="28"/>
          <w:szCs w:val="28"/>
          <w:rtl w:val="0"/>
        </w:rPr>
        <w:t xml:space="preserve"> </w:t>
      </w:r>
    </w:p>
    <w:tbl>
      <w:tblPr>
        <w:tblStyle w:val="28"/>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800"/>
        <w:gridCol w:w="4305"/>
      </w:tblGrid>
      <w:tr w14:paraId="660C6D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gridSpan w:val="2"/>
            <w:tcBorders>
              <w:top w:val="nil"/>
              <w:left w:val="single" w:color="B7B7B7" w:sz="8" w:space="0"/>
              <w:bottom w:val="single" w:color="000000" w:sz="8" w:space="0"/>
              <w:right w:val="nil"/>
            </w:tcBorders>
            <w:tcMar>
              <w:top w:w="0" w:type="dxa"/>
              <w:left w:w="40" w:type="dxa"/>
              <w:bottom w:w="0" w:type="dxa"/>
              <w:right w:w="40" w:type="dxa"/>
            </w:tcMar>
            <w:vAlign w:val="center"/>
          </w:tcPr>
          <w:p w14:paraId="000000E3">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Capstone Resources</w:t>
            </w:r>
          </w:p>
        </w:tc>
      </w:tr>
      <w:tr w14:paraId="035BE4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Borders>
              <w:top w:val="nil"/>
              <w:left w:val="single" w:color="000000" w:sz="8" w:space="0"/>
              <w:bottom w:val="single" w:color="BFBFBF" w:sz="8" w:space="0"/>
              <w:right w:val="single" w:color="000000" w:sz="8" w:space="0"/>
            </w:tcBorders>
            <w:shd w:val="clear" w:color="auto" w:fill="666666"/>
            <w:tcMar>
              <w:top w:w="0" w:type="dxa"/>
              <w:left w:w="40" w:type="dxa"/>
              <w:bottom w:w="0" w:type="dxa"/>
              <w:right w:w="40" w:type="dxa"/>
            </w:tcMar>
            <w:vAlign w:val="center"/>
          </w:tcPr>
          <w:p w14:paraId="000000E5">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color w:val="FFFFFF"/>
                <w:sz w:val="28"/>
                <w:szCs w:val="28"/>
                <w:rtl w:val="0"/>
              </w:rPr>
              <w:t>Input resources</w:t>
            </w:r>
          </w:p>
        </w:tc>
        <w:tc>
          <w:tcPr>
            <w:tcBorders>
              <w:top w:val="nil"/>
              <w:left w:val="nil"/>
              <w:bottom w:val="single" w:color="BFBFBF" w:sz="8" w:space="0"/>
              <w:right w:val="single" w:color="000000" w:sz="8" w:space="0"/>
            </w:tcBorders>
            <w:shd w:val="clear" w:color="auto" w:fill="666666"/>
            <w:tcMar>
              <w:top w:w="0" w:type="dxa"/>
              <w:left w:w="40" w:type="dxa"/>
              <w:bottom w:w="0" w:type="dxa"/>
              <w:right w:w="40" w:type="dxa"/>
            </w:tcMar>
            <w:vAlign w:val="center"/>
          </w:tcPr>
          <w:p w14:paraId="000000E6">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color w:val="FFFFFF"/>
                <w:sz w:val="28"/>
                <w:szCs w:val="28"/>
                <w:rtl w:val="0"/>
              </w:rPr>
              <w:t>Output resources</w:t>
            </w:r>
          </w:p>
        </w:tc>
      </w:tr>
      <w:tr w14:paraId="761689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D9D9D9"/>
            <w:tcMar>
              <w:top w:w="0" w:type="dxa"/>
              <w:left w:w="40" w:type="dxa"/>
              <w:bottom w:w="0" w:type="dxa"/>
              <w:right w:w="40" w:type="dxa"/>
            </w:tcMar>
            <w:vAlign w:val="center"/>
          </w:tcPr>
          <w:p w14:paraId="000000E7">
            <w:pPr>
              <w:widowControl w:val="0"/>
              <w:spacing w:after="0" w:line="360" w:lineRule="auto"/>
              <w:jc w:val="both"/>
              <w:rPr>
                <w:rFonts w:hint="default" w:ascii="Times New Roman" w:hAnsi="Times New Roman" w:eastAsia="Times New Roman" w:cs="Times New Roman"/>
                <w:i w:val="0"/>
                <w:iCs w:val="0"/>
                <w:sz w:val="28"/>
                <w:szCs w:val="28"/>
              </w:rPr>
            </w:pPr>
          </w:p>
        </w:tc>
        <w:tc>
          <w:tcPr>
            <w:tcBorders>
              <w:top w:val="nil"/>
              <w:left w:val="nil"/>
              <w:bottom w:val="single" w:color="BFBFBF" w:sz="8" w:space="0"/>
              <w:right w:val="single" w:color="BFBFBF" w:sz="8" w:space="0"/>
            </w:tcBorders>
            <w:shd w:val="clear" w:color="auto" w:fill="D9D9D9"/>
            <w:tcMar>
              <w:top w:w="0" w:type="dxa"/>
              <w:left w:w="40" w:type="dxa"/>
              <w:bottom w:w="0" w:type="dxa"/>
              <w:right w:w="40" w:type="dxa"/>
            </w:tcMar>
            <w:vAlign w:val="center"/>
          </w:tcPr>
          <w:p w14:paraId="000000E8">
            <w:pPr>
              <w:widowControl w:val="0"/>
              <w:spacing w:after="0" w:line="360" w:lineRule="auto"/>
              <w:jc w:val="both"/>
              <w:rPr>
                <w:rFonts w:hint="default" w:ascii="Times New Roman" w:hAnsi="Times New Roman" w:eastAsia="Times New Roman" w:cs="Times New Roman"/>
                <w:i w:val="0"/>
                <w:iCs w:val="0"/>
                <w:sz w:val="28"/>
                <w:szCs w:val="28"/>
              </w:rPr>
            </w:pPr>
          </w:p>
        </w:tc>
      </w:tr>
      <w:tr w14:paraId="4C9861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E9">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Using AI for Intelligent stock trading</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EA">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Propose solution</w:t>
            </w:r>
          </w:p>
        </w:tc>
      </w:tr>
      <w:tr w14:paraId="174136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EB">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Using AI for Intelligent stock trading</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EC">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Propose solution</w:t>
            </w:r>
          </w:p>
        </w:tc>
      </w:tr>
      <w:tr w14:paraId="22DE39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ED">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Using AI for Intelligent stock trading</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EE">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Propose solution</w:t>
            </w:r>
          </w:p>
        </w:tc>
      </w:tr>
      <w:tr w14:paraId="413735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EF">
            <w:pPr>
              <w:widowControl w:val="0"/>
              <w:spacing w:after="0" w:line="360" w:lineRule="auto"/>
              <w:jc w:val="both"/>
              <w:rPr>
                <w:rFonts w:hint="default" w:ascii="Times New Roman" w:hAnsi="Times New Roman" w:eastAsia="Times New Roman" w:cs="Times New Roman"/>
                <w:i w:val="0"/>
                <w:iCs w:val="0"/>
                <w:sz w:val="28"/>
                <w:szCs w:val="28"/>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F0">
            <w:pPr>
              <w:widowControl w:val="0"/>
              <w:spacing w:after="0" w:line="360" w:lineRule="auto"/>
              <w:jc w:val="both"/>
              <w:rPr>
                <w:rFonts w:hint="default" w:ascii="Times New Roman" w:hAnsi="Times New Roman" w:eastAsia="Times New Roman" w:cs="Times New Roman"/>
                <w:i w:val="0"/>
                <w:iCs w:val="0"/>
                <w:sz w:val="28"/>
                <w:szCs w:val="28"/>
              </w:rPr>
            </w:pPr>
          </w:p>
        </w:tc>
      </w:tr>
      <w:tr w14:paraId="2000EF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CCCCCC"/>
            <w:tcMar>
              <w:top w:w="0" w:type="dxa"/>
              <w:left w:w="40" w:type="dxa"/>
              <w:bottom w:w="0" w:type="dxa"/>
              <w:right w:w="40" w:type="dxa"/>
            </w:tcMar>
            <w:vAlign w:val="center"/>
          </w:tcPr>
          <w:p w14:paraId="000000F1">
            <w:pPr>
              <w:widowControl w:val="0"/>
              <w:spacing w:after="0" w:line="360" w:lineRule="auto"/>
              <w:jc w:val="both"/>
              <w:rPr>
                <w:rFonts w:hint="default" w:ascii="Times New Roman" w:hAnsi="Times New Roman" w:eastAsia="Times New Roman" w:cs="Times New Roman"/>
                <w:i w:val="0"/>
                <w:iCs w:val="0"/>
                <w:sz w:val="28"/>
                <w:szCs w:val="28"/>
              </w:rPr>
            </w:pPr>
          </w:p>
        </w:tc>
        <w:tc>
          <w:tcPr>
            <w:tcBorders>
              <w:top w:val="nil"/>
              <w:left w:val="nil"/>
              <w:bottom w:val="single" w:color="BFBFBF" w:sz="8" w:space="0"/>
              <w:right w:val="single" w:color="BFBFBF" w:sz="8" w:space="0"/>
            </w:tcBorders>
            <w:shd w:val="clear" w:color="auto" w:fill="CCCCCC"/>
            <w:tcMar>
              <w:top w:w="0" w:type="dxa"/>
              <w:left w:w="40" w:type="dxa"/>
              <w:bottom w:w="0" w:type="dxa"/>
              <w:right w:w="40" w:type="dxa"/>
            </w:tcMar>
            <w:vAlign w:val="center"/>
          </w:tcPr>
          <w:p w14:paraId="000000F2">
            <w:pPr>
              <w:widowControl w:val="0"/>
              <w:spacing w:after="0" w:line="360" w:lineRule="auto"/>
              <w:jc w:val="both"/>
              <w:rPr>
                <w:rFonts w:hint="default" w:ascii="Times New Roman" w:hAnsi="Times New Roman" w:eastAsia="Times New Roman" w:cs="Times New Roman"/>
                <w:i w:val="0"/>
                <w:iCs w:val="0"/>
                <w:sz w:val="28"/>
                <w:szCs w:val="28"/>
              </w:rPr>
            </w:pPr>
          </w:p>
        </w:tc>
      </w:tr>
      <w:tr w14:paraId="50C4A2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F3">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collection requirements</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F4">
            <w:pPr>
              <w:widowControl w:val="0"/>
              <w:spacing w:after="0" w:line="360" w:lineRule="auto"/>
              <w:jc w:val="both"/>
              <w:rPr>
                <w:rFonts w:hint="default" w:ascii="Times New Roman" w:hAnsi="Times New Roman" w:eastAsia="Times New Roman" w:cs="Times New Roman"/>
                <w:i w:val="0"/>
                <w:iCs w:val="0"/>
                <w:color w:val="0070C0"/>
                <w:sz w:val="28"/>
                <w:szCs w:val="28"/>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"https://drive.google.com/drive/folders/1BeDn2wZXb_gVDXpSXlv3OIyxMLZOvSLP?usp=sharing"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Data collection</w:t>
            </w:r>
            <w:r>
              <w:rPr>
                <w:rFonts w:hint="default" w:ascii="Times New Roman" w:hAnsi="Times New Roman" w:eastAsia="Times New Roman" w:cs="Times New Roman"/>
                <w:i w:val="0"/>
                <w:iCs w:val="0"/>
                <w:color w:val="0070C0"/>
                <w:sz w:val="28"/>
                <w:szCs w:val="28"/>
                <w:u w:val="single"/>
                <w:rtl w:val="0"/>
              </w:rPr>
              <w:fldChar w:fldCharType="end"/>
            </w:r>
          </w:p>
        </w:tc>
      </w:tr>
      <w:tr w14:paraId="45BB85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F5">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collection requirements</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F6">
            <w:pPr>
              <w:widowControl w:val="0"/>
              <w:spacing w:after="0" w:line="360" w:lineRule="auto"/>
              <w:jc w:val="both"/>
              <w:rPr>
                <w:rFonts w:hint="default" w:ascii="Times New Roman" w:hAnsi="Times New Roman" w:eastAsia="Times New Roman" w:cs="Times New Roman"/>
                <w:i w:val="0"/>
                <w:iCs w:val="0"/>
                <w:color w:val="0070C0"/>
                <w:sz w:val="28"/>
                <w:szCs w:val="28"/>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"https://drive.google.com/drive/folders/1l82wbaWB7NMZM72K0q9gwgATNVU8nAIH?usp=sharing"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Data collection</w:t>
            </w:r>
            <w:r>
              <w:rPr>
                <w:rFonts w:hint="default" w:ascii="Times New Roman" w:hAnsi="Times New Roman" w:eastAsia="Times New Roman" w:cs="Times New Roman"/>
                <w:i w:val="0"/>
                <w:iCs w:val="0"/>
                <w:color w:val="0070C0"/>
                <w:sz w:val="28"/>
                <w:szCs w:val="28"/>
                <w:u w:val="single"/>
                <w:rtl w:val="0"/>
              </w:rPr>
              <w:fldChar w:fldCharType="end"/>
            </w:r>
          </w:p>
        </w:tc>
      </w:tr>
      <w:tr w14:paraId="69C2FD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F7">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collection requirements</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F8">
            <w:pPr>
              <w:widowControl w:val="0"/>
              <w:spacing w:after="0" w:line="360" w:lineRule="auto"/>
              <w:jc w:val="both"/>
              <w:rPr>
                <w:rFonts w:hint="default" w:ascii="Times New Roman" w:hAnsi="Times New Roman" w:eastAsia="Times New Roman" w:cs="Times New Roman"/>
                <w:i w:val="0"/>
                <w:iCs w:val="0"/>
                <w:color w:val="0070C0"/>
                <w:sz w:val="28"/>
                <w:szCs w:val="28"/>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"https://drive.google.com/drive/folders/1A81mlFt7hiZa1wPR2TXEUxwHXsFRfwWN?usp=sharing"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Data collection</w:t>
            </w:r>
            <w:r>
              <w:rPr>
                <w:rFonts w:hint="default" w:ascii="Times New Roman" w:hAnsi="Times New Roman" w:eastAsia="Times New Roman" w:cs="Times New Roman"/>
                <w:i w:val="0"/>
                <w:iCs w:val="0"/>
                <w:color w:val="0070C0"/>
                <w:sz w:val="28"/>
                <w:szCs w:val="28"/>
                <w:u w:val="single"/>
                <w:rtl w:val="0"/>
              </w:rPr>
              <w:fldChar w:fldCharType="end"/>
            </w:r>
          </w:p>
        </w:tc>
      </w:tr>
      <w:tr w14:paraId="6542B2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F9">
            <w:pPr>
              <w:widowControl w:val="0"/>
              <w:spacing w:after="0" w:line="360" w:lineRule="auto"/>
              <w:jc w:val="both"/>
              <w:rPr>
                <w:rFonts w:hint="default" w:ascii="Times New Roman" w:hAnsi="Times New Roman" w:eastAsia="Times New Roman" w:cs="Times New Roman"/>
                <w:i w:val="0"/>
                <w:iCs w:val="0"/>
                <w:sz w:val="28"/>
                <w:szCs w:val="28"/>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0FA">
            <w:pPr>
              <w:widowControl w:val="0"/>
              <w:spacing w:after="0" w:line="360" w:lineRule="auto"/>
              <w:jc w:val="both"/>
              <w:rPr>
                <w:rFonts w:hint="default" w:ascii="Times New Roman" w:hAnsi="Times New Roman" w:eastAsia="Times New Roman" w:cs="Times New Roman"/>
                <w:i w:val="0"/>
                <w:iCs w:val="0"/>
                <w:sz w:val="28"/>
                <w:szCs w:val="28"/>
              </w:rPr>
            </w:pPr>
          </w:p>
        </w:tc>
      </w:tr>
      <w:tr w14:paraId="2E2E66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D9D9D9"/>
            <w:tcMar>
              <w:top w:w="0" w:type="dxa"/>
              <w:left w:w="40" w:type="dxa"/>
              <w:bottom w:w="0" w:type="dxa"/>
              <w:right w:w="40" w:type="dxa"/>
            </w:tcMar>
            <w:vAlign w:val="center"/>
          </w:tcPr>
          <w:p w14:paraId="000000FB">
            <w:pPr>
              <w:widowControl w:val="0"/>
              <w:spacing w:after="0" w:line="360" w:lineRule="auto"/>
              <w:jc w:val="both"/>
              <w:rPr>
                <w:rFonts w:hint="default" w:ascii="Times New Roman" w:hAnsi="Times New Roman" w:eastAsia="Times New Roman" w:cs="Times New Roman"/>
                <w:i w:val="0"/>
                <w:iCs w:val="0"/>
                <w:sz w:val="28"/>
                <w:szCs w:val="28"/>
              </w:rPr>
            </w:pPr>
          </w:p>
        </w:tc>
        <w:tc>
          <w:tcPr>
            <w:tcBorders>
              <w:top w:val="nil"/>
              <w:left w:val="nil"/>
              <w:bottom w:val="single" w:color="BFBFBF" w:sz="8" w:space="0"/>
              <w:right w:val="single" w:color="BFBFBF" w:sz="8" w:space="0"/>
            </w:tcBorders>
            <w:shd w:val="clear" w:color="auto" w:fill="D9D9D9"/>
            <w:tcMar>
              <w:top w:w="0" w:type="dxa"/>
              <w:left w:w="40" w:type="dxa"/>
              <w:bottom w:w="0" w:type="dxa"/>
              <w:right w:w="40" w:type="dxa"/>
            </w:tcMar>
            <w:vAlign w:val="center"/>
          </w:tcPr>
          <w:p w14:paraId="000000FC">
            <w:pPr>
              <w:widowControl w:val="0"/>
              <w:spacing w:after="0" w:line="360" w:lineRule="auto"/>
              <w:jc w:val="both"/>
              <w:rPr>
                <w:rFonts w:hint="default" w:ascii="Times New Roman" w:hAnsi="Times New Roman" w:eastAsia="Times New Roman" w:cs="Times New Roman"/>
                <w:i w:val="0"/>
                <w:iCs w:val="0"/>
                <w:sz w:val="28"/>
                <w:szCs w:val="28"/>
              </w:rPr>
            </w:pPr>
          </w:p>
        </w:tc>
      </w:tr>
      <w:tr w14:paraId="0699BE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FD">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Propose solution BB</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bottom"/>
          </w:tcPr>
          <w:p w14:paraId="000000FE">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"https://drive.google.com/file/d/1OOkX7d_4Wv4TmkC0qC_PbxXAicIPAYii/view?usp=sharing"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Code BB</w:t>
            </w:r>
            <w:r>
              <w:rPr>
                <w:rFonts w:hint="default" w:ascii="Times New Roman" w:hAnsi="Times New Roman" w:eastAsia="Times New Roman" w:cs="Times New Roman"/>
                <w:i w:val="0"/>
                <w:iCs w:val="0"/>
                <w:color w:val="0070C0"/>
                <w:sz w:val="28"/>
                <w:szCs w:val="28"/>
                <w:u w:val="single"/>
                <w:rtl w:val="0"/>
              </w:rPr>
              <w:fldChar w:fldCharType="end"/>
            </w:r>
          </w:p>
        </w:tc>
      </w:tr>
      <w:tr w14:paraId="1574B3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0FF">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0">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"https://drive.google.com/drive/folders/1wTv5oP6B8g5TjEbKGGOHoOiiGJuDVQJO?usp=sharing"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Feature engineering BB</w:t>
            </w:r>
            <w:r>
              <w:rPr>
                <w:rFonts w:hint="default" w:ascii="Times New Roman" w:hAnsi="Times New Roman" w:eastAsia="Times New Roman" w:cs="Times New Roman"/>
                <w:i w:val="0"/>
                <w:iCs w:val="0"/>
                <w:color w:val="0070C0"/>
                <w:sz w:val="28"/>
                <w:szCs w:val="28"/>
                <w:u w:val="single"/>
                <w:rtl w:val="0"/>
              </w:rPr>
              <w:fldChar w:fldCharType="end"/>
            </w:r>
          </w:p>
        </w:tc>
      </w:tr>
      <w:tr w14:paraId="470778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1">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Propose solution UD</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2">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"https://drive.google.com/drive/folders/14LJVFburDBRe4lZ_MhWc6ni7bbjBmyFG?usp=sharing"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Code UD</w:t>
            </w:r>
            <w:r>
              <w:rPr>
                <w:rFonts w:hint="default" w:ascii="Times New Roman" w:hAnsi="Times New Roman" w:eastAsia="Times New Roman" w:cs="Times New Roman"/>
                <w:i w:val="0"/>
                <w:iCs w:val="0"/>
                <w:color w:val="0070C0"/>
                <w:sz w:val="28"/>
                <w:szCs w:val="28"/>
                <w:u w:val="single"/>
                <w:rtl w:val="0"/>
              </w:rPr>
              <w:fldChar w:fldCharType="end"/>
            </w:r>
          </w:p>
        </w:tc>
      </w:tr>
      <w:tr w14:paraId="2D90C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3">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4">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F</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"https://drive.google.com/drive/folders/1vykOw91QzU7bWx06fJockqdfxzHrC7oU?usp=sharing"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eature engineering UD</w:t>
            </w:r>
            <w:r>
              <w:rPr>
                <w:rFonts w:hint="default" w:ascii="Times New Roman" w:hAnsi="Times New Roman" w:eastAsia="Times New Roman" w:cs="Times New Roman"/>
                <w:i w:val="0"/>
                <w:iCs w:val="0"/>
                <w:color w:val="0070C0"/>
                <w:sz w:val="28"/>
                <w:szCs w:val="28"/>
                <w:u w:val="single"/>
                <w:rtl w:val="0"/>
              </w:rPr>
              <w:fldChar w:fldCharType="end"/>
            </w:r>
          </w:p>
        </w:tc>
      </w:tr>
      <w:tr w14:paraId="145F4F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5">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Propose solution MF</w:t>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6">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6059CE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7">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8">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On Excel MF create f</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"https://drive.google.com/drive/folders/1QEyQTUXyU-HRzTaRooEz51xHnBWP4ezA?usp=sharing"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eature engineering MF</w:t>
            </w:r>
            <w:r>
              <w:rPr>
                <w:rFonts w:hint="default" w:ascii="Times New Roman" w:hAnsi="Times New Roman" w:eastAsia="Times New Roman" w:cs="Times New Roman"/>
                <w:i w:val="0"/>
                <w:iCs w:val="0"/>
                <w:color w:val="0070C0"/>
                <w:sz w:val="28"/>
                <w:szCs w:val="28"/>
                <w:u w:val="single"/>
                <w:rtl w:val="0"/>
              </w:rPr>
              <w:fldChar w:fldCharType="end"/>
            </w:r>
          </w:p>
        </w:tc>
      </w:tr>
      <w:tr w14:paraId="0ABE46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9">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A">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1E6191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D9D9D9"/>
            <w:tcMar>
              <w:top w:w="0" w:type="dxa"/>
              <w:left w:w="40" w:type="dxa"/>
              <w:bottom w:w="0" w:type="dxa"/>
              <w:right w:w="40" w:type="dxa"/>
            </w:tcMar>
            <w:vAlign w:val="center"/>
          </w:tcPr>
          <w:p w14:paraId="0000010B">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D9D9D9"/>
            <w:tcMar>
              <w:top w:w="0" w:type="dxa"/>
              <w:left w:w="40" w:type="dxa"/>
              <w:bottom w:w="0" w:type="dxa"/>
              <w:right w:w="40" w:type="dxa"/>
            </w:tcMar>
            <w:vAlign w:val="center"/>
          </w:tcPr>
          <w:p w14:paraId="0000010C">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0FF3CC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D">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F</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"https://drive.google.com/drive/folders/1QEyQTUXyU-HRzTaRooEz51xHnBWP4ezA?usp=sharing"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eature engineering MF</w:t>
            </w:r>
            <w:r>
              <w:rPr>
                <w:rFonts w:hint="default" w:ascii="Times New Roman" w:hAnsi="Times New Roman" w:eastAsia="Times New Roman" w:cs="Times New Roman"/>
                <w:i w:val="0"/>
                <w:iCs w:val="0"/>
                <w:color w:val="0070C0"/>
                <w:sz w:val="28"/>
                <w:szCs w:val="28"/>
                <w:u w:val="single"/>
                <w:rtl w:val="0"/>
              </w:rPr>
              <w:fldChar w:fldCharType="end"/>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0E">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C</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"https://drive.google.com/drive/folders/18USWEtSNjCl5_eTn3eU62B3lmb6wMBcb?usp=sharing"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ode MF</w:t>
            </w:r>
            <w:r>
              <w:rPr>
                <w:rFonts w:hint="default" w:ascii="Times New Roman" w:hAnsi="Times New Roman" w:eastAsia="Times New Roman" w:cs="Times New Roman"/>
                <w:i w:val="0"/>
                <w:iCs w:val="0"/>
                <w:color w:val="0070C0"/>
                <w:sz w:val="28"/>
                <w:szCs w:val="28"/>
                <w:u w:val="single"/>
                <w:rtl w:val="0"/>
              </w:rPr>
              <w:fldChar w:fldCharType="end"/>
            </w:r>
          </w:p>
        </w:tc>
      </w:tr>
      <w:tr w14:paraId="3ECB2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0F">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10">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580625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D9D9D9"/>
            <w:tcMar>
              <w:top w:w="0" w:type="dxa"/>
              <w:left w:w="40" w:type="dxa"/>
              <w:bottom w:w="0" w:type="dxa"/>
              <w:right w:w="40" w:type="dxa"/>
            </w:tcMar>
            <w:vAlign w:val="center"/>
          </w:tcPr>
          <w:p w14:paraId="00000111">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D9D9D9"/>
            <w:tcMar>
              <w:top w:w="0" w:type="dxa"/>
              <w:left w:w="40" w:type="dxa"/>
              <w:bottom w:w="0" w:type="dxa"/>
              <w:right w:w="40" w:type="dxa"/>
            </w:tcMar>
            <w:vAlign w:val="center"/>
          </w:tcPr>
          <w:p w14:paraId="00000112">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13FA69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13">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F</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"https://drive.google.com/drive/folders/1wTv5oP6B8g5TjEbKGGOHoOiiGJuDVQJO?usp=sharing"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eature engineering BB</w:t>
            </w:r>
            <w:r>
              <w:rPr>
                <w:rFonts w:hint="default" w:ascii="Times New Roman" w:hAnsi="Times New Roman" w:eastAsia="Times New Roman" w:cs="Times New Roman"/>
                <w:i w:val="0"/>
                <w:iCs w:val="0"/>
                <w:color w:val="0070C0"/>
                <w:sz w:val="28"/>
                <w:szCs w:val="28"/>
                <w:u w:val="single"/>
                <w:rtl w:val="0"/>
              </w:rPr>
              <w:fldChar w:fldCharType="end"/>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14">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"https://drive.google.com/drive/folders/1ooJwcT65GjqEohtF_yW7UsZWEZTPN1cv?usp=sharing"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Code BB</w:t>
            </w:r>
            <w:r>
              <w:rPr>
                <w:rFonts w:hint="default" w:ascii="Times New Roman" w:hAnsi="Times New Roman" w:eastAsia="Times New Roman" w:cs="Times New Roman"/>
                <w:i w:val="0"/>
                <w:iCs w:val="0"/>
                <w:color w:val="0070C0"/>
                <w:sz w:val="28"/>
                <w:szCs w:val="28"/>
                <w:u w:val="single"/>
                <w:rtl w:val="0"/>
              </w:rPr>
              <w:fldChar w:fldCharType="end"/>
            </w:r>
          </w:p>
        </w:tc>
      </w:tr>
      <w:tr w14:paraId="3A8F8B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15">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16">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"https://drive.google.com/drive/folders/1OnYZVWxKYQXStPNlkWUmPmr_nByrmGcY?usp=sharing"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Metrix BB</w:t>
            </w:r>
            <w:r>
              <w:rPr>
                <w:rFonts w:hint="default" w:ascii="Times New Roman" w:hAnsi="Times New Roman" w:eastAsia="Times New Roman" w:cs="Times New Roman"/>
                <w:i w:val="0"/>
                <w:iCs w:val="0"/>
                <w:color w:val="0070C0"/>
                <w:sz w:val="28"/>
                <w:szCs w:val="28"/>
                <w:u w:val="single"/>
                <w:rtl w:val="0"/>
              </w:rPr>
              <w:fldChar w:fldCharType="end"/>
            </w:r>
          </w:p>
        </w:tc>
      </w:tr>
      <w:tr w14:paraId="0D0C98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17">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F</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"https://drive.google.com/drive/folders/1vykOw91QzU7bWx06fJockqdfxzHrC7oU?usp=sharing"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eature engineering UD</w:t>
            </w:r>
            <w:r>
              <w:rPr>
                <w:rFonts w:hint="default" w:ascii="Times New Roman" w:hAnsi="Times New Roman" w:eastAsia="Times New Roman" w:cs="Times New Roman"/>
                <w:i w:val="0"/>
                <w:iCs w:val="0"/>
                <w:color w:val="0070C0"/>
                <w:sz w:val="28"/>
                <w:szCs w:val="28"/>
                <w:u w:val="single"/>
                <w:rtl w:val="0"/>
              </w:rPr>
              <w:fldChar w:fldCharType="end"/>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18">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"https://drive.google.com/drive/folders/14LJVFburDBRe4lZ_MhWc6ni7bbjBmyFG?usp=sharing"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Code UD</w:t>
            </w:r>
            <w:r>
              <w:rPr>
                <w:rFonts w:hint="default" w:ascii="Times New Roman" w:hAnsi="Times New Roman" w:eastAsia="Times New Roman" w:cs="Times New Roman"/>
                <w:i w:val="0"/>
                <w:iCs w:val="0"/>
                <w:color w:val="0070C0"/>
                <w:sz w:val="28"/>
                <w:szCs w:val="28"/>
                <w:u w:val="single"/>
                <w:rtl w:val="0"/>
              </w:rPr>
              <w:fldChar w:fldCharType="end"/>
            </w:r>
          </w:p>
        </w:tc>
      </w:tr>
      <w:tr w14:paraId="12C0D7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19">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1A">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"https://drive.google.com/drive/folders/1OnYZVWxKYQXStPNlkWUmPmr_nByrmGcY?usp=sharing"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Metrix UD</w:t>
            </w:r>
            <w:r>
              <w:rPr>
                <w:rFonts w:hint="default" w:ascii="Times New Roman" w:hAnsi="Times New Roman" w:eastAsia="Times New Roman" w:cs="Times New Roman"/>
                <w:i w:val="0"/>
                <w:iCs w:val="0"/>
                <w:color w:val="0070C0"/>
                <w:sz w:val="28"/>
                <w:szCs w:val="28"/>
                <w:u w:val="single"/>
                <w:rtl w:val="0"/>
              </w:rPr>
              <w:fldChar w:fldCharType="end"/>
            </w:r>
          </w:p>
        </w:tc>
      </w:tr>
      <w:tr w14:paraId="6D0249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1B">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1C">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"https://drive.google.com/drive/folders/1jWsQpskzpDPJ_Wt7C7dT9sSVyK3hfZe7?usp=sharing"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API BB_UD</w:t>
            </w:r>
            <w:r>
              <w:rPr>
                <w:rFonts w:hint="default" w:ascii="Times New Roman" w:hAnsi="Times New Roman" w:eastAsia="Times New Roman" w:cs="Times New Roman"/>
                <w:i w:val="0"/>
                <w:iCs w:val="0"/>
                <w:color w:val="0070C0"/>
                <w:sz w:val="28"/>
                <w:szCs w:val="28"/>
                <w:u w:val="single"/>
                <w:rtl w:val="0"/>
              </w:rPr>
              <w:fldChar w:fldCharType="end"/>
            </w:r>
          </w:p>
        </w:tc>
      </w:tr>
      <w:tr w14:paraId="633A47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D9D9D9"/>
            <w:tcMar>
              <w:top w:w="0" w:type="dxa"/>
              <w:left w:w="40" w:type="dxa"/>
              <w:bottom w:w="0" w:type="dxa"/>
              <w:right w:w="40" w:type="dxa"/>
            </w:tcMar>
            <w:vAlign w:val="center"/>
          </w:tcPr>
          <w:p w14:paraId="0000011D">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c>
          <w:tcPr>
            <w:tcBorders>
              <w:top w:val="nil"/>
              <w:left w:val="nil"/>
              <w:bottom w:val="single" w:color="BFBFBF" w:sz="8" w:space="0"/>
              <w:right w:val="single" w:color="BFBFBF" w:sz="8" w:space="0"/>
            </w:tcBorders>
            <w:shd w:val="clear" w:color="auto" w:fill="D9D9D9"/>
            <w:tcMar>
              <w:top w:w="0" w:type="dxa"/>
              <w:left w:w="40" w:type="dxa"/>
              <w:bottom w:w="0" w:type="dxa"/>
              <w:right w:w="40" w:type="dxa"/>
            </w:tcMar>
            <w:vAlign w:val="center"/>
          </w:tcPr>
          <w:p w14:paraId="0000011E">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0B904D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1F">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"https://drive.google.com/drive/folders/1jWsQpskzpDPJ_Wt7C7dT9sSVyK3hfZe7?usp=sharing"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API BB_UD</w:t>
            </w:r>
            <w:r>
              <w:rPr>
                <w:rFonts w:hint="default" w:ascii="Times New Roman" w:hAnsi="Times New Roman" w:eastAsia="Times New Roman" w:cs="Times New Roman"/>
                <w:i w:val="0"/>
                <w:iCs w:val="0"/>
                <w:color w:val="0070C0"/>
                <w:sz w:val="28"/>
                <w:szCs w:val="28"/>
                <w:u w:val="single"/>
                <w:rtl w:val="0"/>
              </w:rPr>
              <w:fldChar w:fldCharType="end"/>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20">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p>
        </w:tc>
      </w:tr>
      <w:tr w14:paraId="42B49A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21">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eastAsia="Times New Roman" w:cs="Times New Roman"/>
                <w:i w:val="0"/>
                <w:iCs w:val="0"/>
                <w:color w:val="0070C0"/>
                <w:sz w:val="28"/>
                <w:szCs w:val="28"/>
                <w:u w:val="single"/>
                <w:rtl w:val="0"/>
              </w:rPr>
              <w:t>C</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"https://drive.google.com/drive/folders/18USWEtSNjCl5_eTn3eU62B3lmb6wMBcb?usp=sharing"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ode MF</w:t>
            </w:r>
            <w:r>
              <w:rPr>
                <w:rFonts w:hint="default" w:ascii="Times New Roman" w:hAnsi="Times New Roman" w:eastAsia="Times New Roman" w:cs="Times New Roman"/>
                <w:i w:val="0"/>
                <w:iCs w:val="0"/>
                <w:color w:val="0070C0"/>
                <w:sz w:val="28"/>
                <w:szCs w:val="28"/>
                <w:u w:val="single"/>
                <w:rtl w:val="0"/>
              </w:rPr>
              <w:fldChar w:fldCharType="end"/>
            </w: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22">
            <w:pPr>
              <w:widowControl w:val="0"/>
              <w:spacing w:after="0" w:line="360" w:lineRule="auto"/>
              <w:jc w:val="both"/>
              <w:rPr>
                <w:rFonts w:hint="default" w:ascii="Times New Roman" w:hAnsi="Times New Roman" w:eastAsia="Times New Roman" w:cs="Times New Roman"/>
                <w:i w:val="0"/>
                <w:iCs w:val="0"/>
                <w:color w:val="0070C0"/>
                <w:sz w:val="28"/>
                <w:szCs w:val="28"/>
                <w:u w:val="single"/>
              </w:rPr>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"https://drive.google.com/drive/folders/1TjdAptR5-YmYhjO7J6-iejwNXs7YWMWO?usp=sharing"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70C0"/>
                <w:sz w:val="28"/>
                <w:szCs w:val="28"/>
                <w:u w:val="single"/>
                <w:rtl w:val="0"/>
              </w:rPr>
              <w:t>Web</w:t>
            </w:r>
            <w:r>
              <w:rPr>
                <w:rFonts w:hint="default" w:ascii="Times New Roman" w:hAnsi="Times New Roman" w:eastAsia="Times New Roman" w:cs="Times New Roman"/>
                <w:i w:val="0"/>
                <w:iCs w:val="0"/>
                <w:color w:val="0070C0"/>
                <w:sz w:val="28"/>
                <w:szCs w:val="28"/>
                <w:u w:val="single"/>
                <w:rtl w:val="0"/>
              </w:rPr>
              <w:fldChar w:fldCharType="end"/>
            </w:r>
          </w:p>
        </w:tc>
      </w:tr>
      <w:tr w14:paraId="33A2DE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BFBFBF" w:sz="8" w:space="0"/>
              <w:bottom w:val="single" w:color="BFBFBF" w:sz="8" w:space="0"/>
              <w:right w:val="single" w:color="BFBFBF" w:sz="8" w:space="0"/>
            </w:tcBorders>
            <w:shd w:val="clear" w:color="auto" w:fill="auto"/>
            <w:tcMar>
              <w:top w:w="0" w:type="dxa"/>
              <w:left w:w="40" w:type="dxa"/>
              <w:bottom w:w="0" w:type="dxa"/>
              <w:right w:w="40" w:type="dxa"/>
            </w:tcMar>
            <w:vAlign w:val="center"/>
          </w:tcPr>
          <w:p w14:paraId="00000123">
            <w:pPr>
              <w:widowControl w:val="0"/>
              <w:spacing w:after="0" w:line="360" w:lineRule="auto"/>
              <w:jc w:val="both"/>
              <w:rPr>
                <w:rFonts w:hint="default" w:ascii="Times New Roman" w:hAnsi="Times New Roman" w:eastAsia="Times New Roman" w:cs="Times New Roman"/>
                <w:i w:val="0"/>
                <w:iCs w:val="0"/>
                <w:sz w:val="28"/>
                <w:szCs w:val="28"/>
              </w:rPr>
            </w:pPr>
          </w:p>
        </w:tc>
        <w:tc>
          <w:tcPr>
            <w:tcBorders>
              <w:top w:val="nil"/>
              <w:left w:val="nil"/>
              <w:bottom w:val="single" w:color="BFBFBF" w:sz="8" w:space="0"/>
              <w:right w:val="single" w:color="BFBFBF" w:sz="8" w:space="0"/>
            </w:tcBorders>
            <w:shd w:val="clear" w:color="auto" w:fill="auto"/>
            <w:tcMar>
              <w:top w:w="0" w:type="dxa"/>
              <w:left w:w="40" w:type="dxa"/>
              <w:bottom w:w="0" w:type="dxa"/>
              <w:right w:w="40" w:type="dxa"/>
            </w:tcMar>
            <w:vAlign w:val="center"/>
          </w:tcPr>
          <w:p w14:paraId="00000124">
            <w:pPr>
              <w:widowControl w:val="0"/>
              <w:spacing w:after="0" w:line="360" w:lineRule="auto"/>
              <w:jc w:val="both"/>
              <w:rPr>
                <w:rFonts w:hint="default" w:ascii="Times New Roman" w:hAnsi="Times New Roman" w:eastAsia="Times New Roman" w:cs="Times New Roman"/>
                <w:i w:val="0"/>
                <w:iCs w:val="0"/>
                <w:sz w:val="28"/>
                <w:szCs w:val="28"/>
              </w:rPr>
            </w:pPr>
          </w:p>
        </w:tc>
      </w:tr>
    </w:tbl>
    <w:p w14:paraId="00000125">
      <w:pPr>
        <w:spacing w:line="360" w:lineRule="auto"/>
        <w:jc w:val="right"/>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Reference:</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"https://docs.google.com/spreadsheets/d/1yNWuzT6UDMEcduXS9aGLaJjmpmJYPT9K/edit?usp=sharing&amp;ouid=108999773273148266786&amp;rtpof=true&amp;sd=true"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00EE"/>
          <w:sz w:val="28"/>
          <w:szCs w:val="28"/>
          <w:u w:val="single"/>
          <w:rtl w:val="0"/>
        </w:rPr>
        <w:t>Project Management.xlsx</w:t>
      </w:r>
      <w:r>
        <w:rPr>
          <w:rFonts w:hint="default" w:ascii="Times New Roman" w:hAnsi="Times New Roman" w:eastAsia="Times New Roman" w:cs="Times New Roman"/>
          <w:i w:val="0"/>
          <w:iCs w:val="0"/>
          <w:color w:val="0000EE"/>
          <w:sz w:val="28"/>
          <w:szCs w:val="28"/>
          <w:u w:val="single"/>
          <w:rtl w:val="0"/>
        </w:rPr>
        <w:fldChar w:fldCharType="end"/>
      </w:r>
    </w:p>
    <w:p w14:paraId="00000126">
      <w:pPr>
        <w:spacing w:line="360" w:lineRule="auto"/>
        <w:jc w:val="both"/>
        <w:rPr>
          <w:rFonts w:hint="default" w:ascii="Times New Roman" w:hAnsi="Times New Roman" w:eastAsia="Times New Roman" w:cs="Times New Roman"/>
          <w:i w:val="0"/>
          <w:iCs w:val="0"/>
          <w:sz w:val="28"/>
          <w:szCs w:val="28"/>
        </w:rPr>
      </w:pPr>
      <w:bookmarkStart w:id="7" w:name="_48udqu6sy6ve" w:colFirst="0" w:colLast="0"/>
      <w:bookmarkEnd w:id="7"/>
    </w:p>
    <w:p w14:paraId="00000127">
      <w:pPr>
        <w:spacing w:after="0" w:line="240" w:lineRule="auto"/>
        <w:rPr>
          <w:rFonts w:hint="default" w:ascii="Times New Roman" w:hAnsi="Times New Roman" w:eastAsia="Times New Roman" w:cs="Times New Roman"/>
          <w:b/>
          <w:i w:val="0"/>
          <w:iCs w:val="0"/>
          <w:color w:val="C00000"/>
          <w:sz w:val="28"/>
          <w:szCs w:val="28"/>
        </w:rPr>
      </w:pPr>
      <w:r>
        <w:rPr>
          <w:rFonts w:hint="default" w:ascii="Times New Roman" w:hAnsi="Times New Roman" w:cs="Times New Roman"/>
          <w:i w:val="0"/>
          <w:iCs w:val="0"/>
          <w:sz w:val="28"/>
          <w:szCs w:val="28"/>
        </w:rPr>
        <w:br w:type="page"/>
      </w:r>
    </w:p>
    <w:p w14:paraId="00000128">
      <w:pPr>
        <w:pStyle w:val="2"/>
        <w:spacing w:line="360" w:lineRule="auto"/>
        <w:jc w:val="both"/>
        <w:rPr>
          <w:rFonts w:hint="default" w:ascii="Times New Roman" w:hAnsi="Times New Roman" w:eastAsia="Times New Roman" w:cs="Times New Roman"/>
          <w:i w:val="0"/>
          <w:iCs w:val="0"/>
          <w:sz w:val="28"/>
          <w:szCs w:val="28"/>
        </w:rPr>
      </w:pPr>
      <w:bookmarkStart w:id="8" w:name="_Toc17648"/>
      <w:r>
        <w:rPr>
          <w:rFonts w:hint="default" w:ascii="Times New Roman" w:hAnsi="Times New Roman" w:eastAsia="Times New Roman" w:cs="Times New Roman"/>
          <w:i w:val="0"/>
          <w:iCs w:val="0"/>
          <w:sz w:val="28"/>
          <w:szCs w:val="28"/>
          <w:rtl w:val="0"/>
        </w:rPr>
        <w:t>I. ​​Project Introduction</w:t>
      </w:r>
      <w:bookmarkEnd w:id="8"/>
    </w:p>
    <w:p w14:paraId="00000129">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Making wise investing decisions in the face of an increasingly erratic and volatile stock market necessitates not just specific expertise but also the capacity for rapid and precise data analysis. Our capstone project's objective is to use contemporary artificial intelligence (AI) techniques to help investors make more informed stock trading decisions.</w:t>
      </w:r>
    </w:p>
    <w:p w14:paraId="0000012A">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project's main goal is to create an intelligent stock trading support system that can process financial data and offer recommendations for investments in real time. In particular, we tackle three primary issues:</w:t>
      </w:r>
    </w:p>
    <w:p w14:paraId="0000012B">
      <w:pPr>
        <w:numPr>
          <w:ilvl w:val="0"/>
          <w:numId w:val="1"/>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Monthly Bubble Price Prediction – identifying periods when stock prices are likely inflated relative to their intrinsic value.</w:t>
      </w:r>
    </w:p>
    <w:p w14:paraId="0000012C">
      <w:pPr>
        <w:numPr>
          <w:ilvl w:val="0"/>
          <w:numId w:val="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Weekly Stock Trend Prediction – supporting short-term investment decisions by forecasting upward or downward trends.</w:t>
      </w:r>
    </w:p>
    <w:p w14:paraId="0000012D">
      <w:pPr>
        <w:numPr>
          <w:ilvl w:val="0"/>
          <w:numId w:val="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Portfolio Risk Assessment – combining profit forecasting and risk analysis to recommend whether to buy, sell, or hold stocks.</w:t>
      </w:r>
    </w:p>
    <w:p w14:paraId="0000012E">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system is anticipated to improve users' decision-making skills by combining several prediction models and utilizing AI in large data analysis, particularly during times of abrupt market swings.</w:t>
      </w:r>
    </w:p>
    <w:p w14:paraId="0000012F">
      <w:pPr>
        <w:pStyle w:val="3"/>
        <w:spacing w:line="360" w:lineRule="auto"/>
        <w:jc w:val="both"/>
        <w:rPr>
          <w:rFonts w:hint="default" w:ascii="Times New Roman" w:hAnsi="Times New Roman" w:eastAsia="Times New Roman" w:cs="Times New Roman"/>
          <w:i w:val="0"/>
          <w:iCs w:val="0"/>
          <w:sz w:val="28"/>
          <w:szCs w:val="28"/>
        </w:rPr>
      </w:pPr>
      <w:bookmarkStart w:id="9" w:name="_Toc11770"/>
      <w:r>
        <w:rPr>
          <w:rFonts w:hint="default" w:ascii="Times New Roman" w:hAnsi="Times New Roman" w:eastAsia="Times New Roman" w:cs="Times New Roman"/>
          <w:i w:val="0"/>
          <w:iCs w:val="0"/>
          <w:sz w:val="28"/>
          <w:szCs w:val="28"/>
          <w:rtl w:val="0"/>
        </w:rPr>
        <w:t>1. Overview</w:t>
      </w:r>
      <w:bookmarkEnd w:id="9"/>
    </w:p>
    <w:p w14:paraId="00000130">
      <w:pPr>
        <w:pStyle w:val="4"/>
        <w:spacing w:line="360" w:lineRule="auto"/>
        <w:jc w:val="both"/>
        <w:rPr>
          <w:rFonts w:hint="default" w:ascii="Times New Roman" w:hAnsi="Times New Roman" w:eastAsia="Times New Roman" w:cs="Times New Roman"/>
          <w:i w:val="0"/>
          <w:iCs w:val="0"/>
          <w:sz w:val="28"/>
          <w:szCs w:val="28"/>
        </w:rPr>
      </w:pPr>
      <w:bookmarkStart w:id="10" w:name="_xzpthqs52ypq" w:colFirst="0" w:colLast="0"/>
      <w:bookmarkEnd w:id="10"/>
      <w:bookmarkStart w:id="11" w:name="_Toc23368"/>
      <w:r>
        <w:rPr>
          <w:rFonts w:hint="default" w:ascii="Times New Roman" w:hAnsi="Times New Roman" w:eastAsia="Times New Roman" w:cs="Times New Roman"/>
          <w:i w:val="0"/>
          <w:iCs w:val="0"/>
          <w:sz w:val="28"/>
          <w:szCs w:val="28"/>
          <w:rtl w:val="0"/>
        </w:rPr>
        <w:t>1.1 Project Information</w:t>
      </w:r>
      <w:bookmarkEnd w:id="11"/>
    </w:p>
    <w:p w14:paraId="00000131">
      <w:pPr>
        <w:numPr>
          <w:ilvl w:val="0"/>
          <w:numId w:val="2"/>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Project Title: Using AI for Intelligent Stock Trading</w:t>
      </w:r>
    </w:p>
    <w:p w14:paraId="00000132">
      <w:pPr>
        <w:numPr>
          <w:ilvl w:val="0"/>
          <w:numId w:val="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Project Code: SP25AI37</w:t>
      </w:r>
    </w:p>
    <w:p w14:paraId="00000133">
      <w:pPr>
        <w:numPr>
          <w:ilvl w:val="0"/>
          <w:numId w:val="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Group Code: GSP25AI12</w:t>
      </w:r>
    </w:p>
    <w:p w14:paraId="00000134">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Project Team Members:</w:t>
      </w:r>
    </w:p>
    <w:p w14:paraId="00000135">
      <w:pPr>
        <w:spacing w:before="240" w:after="4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I.1.1.Project Team Members.</w:t>
      </w:r>
    </w:p>
    <w:tbl>
      <w:tblPr>
        <w:tblStyle w:val="29"/>
        <w:tblW w:w="9015"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45"/>
        <w:gridCol w:w="1470"/>
        <w:gridCol w:w="1710"/>
        <w:gridCol w:w="1890"/>
        <w:gridCol w:w="1800"/>
      </w:tblGrid>
      <w:tr w14:paraId="5E38BA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B7B7B7"/>
            <w:tcMar>
              <w:top w:w="100" w:type="dxa"/>
              <w:left w:w="100" w:type="dxa"/>
              <w:bottom w:w="100" w:type="dxa"/>
              <w:right w:w="100" w:type="dxa"/>
            </w:tcMar>
            <w:vAlign w:val="center"/>
          </w:tcPr>
          <w:p w14:paraId="00000136">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Full Name</w:t>
            </w:r>
          </w:p>
        </w:tc>
        <w:tc>
          <w:tcPr>
            <w:shd w:val="clear" w:color="auto" w:fill="B7B7B7"/>
            <w:tcMar>
              <w:top w:w="100" w:type="dxa"/>
              <w:left w:w="100" w:type="dxa"/>
              <w:bottom w:w="100" w:type="dxa"/>
              <w:right w:w="100" w:type="dxa"/>
            </w:tcMar>
            <w:vAlign w:val="center"/>
          </w:tcPr>
          <w:p w14:paraId="00000137">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Student ID</w:t>
            </w:r>
          </w:p>
        </w:tc>
        <w:tc>
          <w:tcPr>
            <w:shd w:val="clear" w:color="auto" w:fill="B7B7B7"/>
            <w:tcMar>
              <w:top w:w="100" w:type="dxa"/>
              <w:left w:w="100" w:type="dxa"/>
              <w:bottom w:w="100" w:type="dxa"/>
              <w:right w:w="100" w:type="dxa"/>
            </w:tcMar>
            <w:vAlign w:val="center"/>
          </w:tcPr>
          <w:p w14:paraId="00000138">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Phone Number</w:t>
            </w:r>
          </w:p>
        </w:tc>
        <w:tc>
          <w:tcPr>
            <w:shd w:val="clear" w:color="auto" w:fill="B7B7B7"/>
            <w:tcMar>
              <w:top w:w="100" w:type="dxa"/>
              <w:left w:w="100" w:type="dxa"/>
              <w:bottom w:w="100" w:type="dxa"/>
              <w:right w:w="100" w:type="dxa"/>
            </w:tcMar>
            <w:vAlign w:val="center"/>
          </w:tcPr>
          <w:p w14:paraId="00000139">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Email</w:t>
            </w:r>
          </w:p>
        </w:tc>
        <w:tc>
          <w:tcPr>
            <w:shd w:val="clear" w:color="auto" w:fill="B7B7B7"/>
            <w:tcMar>
              <w:top w:w="100" w:type="dxa"/>
              <w:left w:w="100" w:type="dxa"/>
              <w:bottom w:w="100" w:type="dxa"/>
              <w:right w:w="100" w:type="dxa"/>
            </w:tcMar>
            <w:vAlign w:val="center"/>
          </w:tcPr>
          <w:p w14:paraId="0000013A">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Role</w:t>
            </w:r>
          </w:p>
        </w:tc>
      </w:tr>
      <w:tr w14:paraId="06B7E6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13B">
            <w:pPr>
              <w:widowControl w:val="0"/>
              <w:spacing w:after="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Nguyễn Việt Anh</w:t>
            </w:r>
          </w:p>
        </w:tc>
        <w:tc>
          <w:tcPr>
            <w:shd w:val="clear" w:color="auto" w:fill="auto"/>
            <w:tcMar>
              <w:top w:w="100" w:type="dxa"/>
              <w:left w:w="100" w:type="dxa"/>
              <w:bottom w:w="100" w:type="dxa"/>
              <w:right w:w="100" w:type="dxa"/>
            </w:tcMar>
            <w:vAlign w:val="center"/>
          </w:tcPr>
          <w:p w14:paraId="0000013C">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SE170371</w:t>
            </w:r>
          </w:p>
        </w:tc>
        <w:tc>
          <w:tcPr>
            <w:shd w:val="clear" w:color="auto" w:fill="auto"/>
            <w:tcMar>
              <w:top w:w="100" w:type="dxa"/>
              <w:left w:w="100" w:type="dxa"/>
              <w:bottom w:w="100" w:type="dxa"/>
              <w:right w:w="100" w:type="dxa"/>
            </w:tcMar>
            <w:vAlign w:val="center"/>
          </w:tcPr>
          <w:p w14:paraId="0000013D">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0368540482</w:t>
            </w:r>
          </w:p>
        </w:tc>
        <w:tc>
          <w:tcPr>
            <w:shd w:val="clear" w:color="auto" w:fill="auto"/>
            <w:tcMar>
              <w:top w:w="100" w:type="dxa"/>
              <w:left w:w="100" w:type="dxa"/>
              <w:bottom w:w="100" w:type="dxa"/>
              <w:right w:w="100" w:type="dxa"/>
            </w:tcMar>
          </w:tcPr>
          <w:p w14:paraId="0000013E">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anhnvse170371@fpt.edu.vn</w:t>
            </w:r>
          </w:p>
        </w:tc>
        <w:tc>
          <w:tcPr>
            <w:shd w:val="clear" w:color="auto" w:fill="auto"/>
            <w:tcMar>
              <w:top w:w="100" w:type="dxa"/>
              <w:left w:w="100" w:type="dxa"/>
              <w:bottom w:w="100" w:type="dxa"/>
              <w:right w:w="100" w:type="dxa"/>
            </w:tcMar>
            <w:vAlign w:val="center"/>
          </w:tcPr>
          <w:p w14:paraId="0000013F">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Team Leader</w:t>
            </w:r>
          </w:p>
        </w:tc>
      </w:tr>
      <w:tr w14:paraId="2F87C4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140">
            <w:pPr>
              <w:widowControl w:val="0"/>
              <w:spacing w:after="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Xuân Cảnh</w:t>
            </w:r>
          </w:p>
        </w:tc>
        <w:tc>
          <w:tcPr>
            <w:shd w:val="clear" w:color="auto" w:fill="auto"/>
            <w:tcMar>
              <w:top w:w="100" w:type="dxa"/>
              <w:left w:w="100" w:type="dxa"/>
              <w:bottom w:w="100" w:type="dxa"/>
              <w:right w:w="100" w:type="dxa"/>
            </w:tcMar>
            <w:vAlign w:val="center"/>
          </w:tcPr>
          <w:p w14:paraId="00000141">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SE170064</w:t>
            </w:r>
          </w:p>
        </w:tc>
        <w:tc>
          <w:tcPr>
            <w:shd w:val="clear" w:color="auto" w:fill="auto"/>
            <w:tcMar>
              <w:top w:w="100" w:type="dxa"/>
              <w:left w:w="100" w:type="dxa"/>
              <w:bottom w:w="100" w:type="dxa"/>
              <w:right w:w="100" w:type="dxa"/>
            </w:tcMar>
            <w:vAlign w:val="center"/>
          </w:tcPr>
          <w:p w14:paraId="00000142">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0931486527</w:t>
            </w:r>
          </w:p>
        </w:tc>
        <w:tc>
          <w:tcPr>
            <w:shd w:val="clear" w:color="auto" w:fill="auto"/>
            <w:tcMar>
              <w:top w:w="100" w:type="dxa"/>
              <w:left w:w="100" w:type="dxa"/>
              <w:bottom w:w="100" w:type="dxa"/>
              <w:right w:w="100" w:type="dxa"/>
            </w:tcMar>
          </w:tcPr>
          <w:p w14:paraId="00000143">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canhhxse170064@fpt.edu.vn</w:t>
            </w:r>
          </w:p>
        </w:tc>
        <w:tc>
          <w:tcPr>
            <w:shd w:val="clear" w:color="auto" w:fill="auto"/>
            <w:tcMar>
              <w:top w:w="100" w:type="dxa"/>
              <w:left w:w="100" w:type="dxa"/>
              <w:bottom w:w="100" w:type="dxa"/>
              <w:right w:w="100" w:type="dxa"/>
            </w:tcMar>
            <w:vAlign w:val="center"/>
          </w:tcPr>
          <w:p w14:paraId="00000144">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Member</w:t>
            </w:r>
          </w:p>
        </w:tc>
      </w:tr>
      <w:tr w14:paraId="35C51F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145">
            <w:pPr>
              <w:widowControl w:val="0"/>
              <w:spacing w:after="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Văn Bắc</w:t>
            </w:r>
          </w:p>
        </w:tc>
        <w:tc>
          <w:tcPr>
            <w:shd w:val="clear" w:color="auto" w:fill="auto"/>
            <w:tcMar>
              <w:top w:w="100" w:type="dxa"/>
              <w:left w:w="100" w:type="dxa"/>
              <w:bottom w:w="100" w:type="dxa"/>
              <w:right w:w="100" w:type="dxa"/>
            </w:tcMar>
            <w:vAlign w:val="center"/>
          </w:tcPr>
          <w:p w14:paraId="00000146">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SE150427</w:t>
            </w:r>
          </w:p>
        </w:tc>
        <w:tc>
          <w:tcPr>
            <w:shd w:val="clear" w:color="auto" w:fill="auto"/>
            <w:tcMar>
              <w:top w:w="100" w:type="dxa"/>
              <w:left w:w="100" w:type="dxa"/>
              <w:bottom w:w="100" w:type="dxa"/>
              <w:right w:w="100" w:type="dxa"/>
            </w:tcMar>
            <w:vAlign w:val="center"/>
          </w:tcPr>
          <w:p w14:paraId="00000147">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0971932296</w:t>
            </w:r>
          </w:p>
        </w:tc>
        <w:tc>
          <w:tcPr>
            <w:shd w:val="clear" w:color="auto" w:fill="auto"/>
            <w:tcMar>
              <w:top w:w="100" w:type="dxa"/>
              <w:left w:w="100" w:type="dxa"/>
              <w:bottom w:w="100" w:type="dxa"/>
              <w:right w:w="100" w:type="dxa"/>
            </w:tcMar>
          </w:tcPr>
          <w:p w14:paraId="00000148">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bachvse150427@fpt.edu.vn</w:t>
            </w:r>
          </w:p>
        </w:tc>
        <w:tc>
          <w:tcPr>
            <w:shd w:val="clear" w:color="auto" w:fill="auto"/>
            <w:tcMar>
              <w:top w:w="100" w:type="dxa"/>
              <w:left w:w="100" w:type="dxa"/>
              <w:bottom w:w="100" w:type="dxa"/>
              <w:right w:w="100" w:type="dxa"/>
            </w:tcMar>
            <w:vAlign w:val="center"/>
          </w:tcPr>
          <w:p w14:paraId="00000149">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Member</w:t>
            </w:r>
          </w:p>
        </w:tc>
      </w:tr>
    </w:tbl>
    <w:p w14:paraId="0000014A">
      <w:pPr>
        <w:spacing w:before="240" w:after="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Academic Supervisor:</w:t>
      </w:r>
    </w:p>
    <w:p w14:paraId="0000014B">
      <w:pPr>
        <w:numPr>
          <w:ilvl w:val="0"/>
          <w:numId w:val="3"/>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Name</w:t>
      </w:r>
      <w:r>
        <w:rPr>
          <w:rFonts w:hint="default" w:ascii="Times New Roman" w:hAnsi="Times New Roman" w:eastAsia="Times New Roman" w:cs="Times New Roman"/>
          <w:b/>
          <w:i w:val="0"/>
          <w:iCs w:val="0"/>
          <w:sz w:val="28"/>
          <w:szCs w:val="28"/>
          <w:rtl w:val="0"/>
        </w:rPr>
        <w:t>:</w:t>
      </w:r>
      <w:r>
        <w:rPr>
          <w:rFonts w:hint="default" w:ascii="Times New Roman" w:hAnsi="Times New Roman" w:eastAsia="Times New Roman" w:cs="Times New Roman"/>
          <w:i w:val="0"/>
          <w:iCs w:val="0"/>
          <w:sz w:val="28"/>
          <w:szCs w:val="28"/>
          <w:rtl w:val="0"/>
        </w:rPr>
        <w:t xml:space="preserve"> Trần Trọng Huỳnh</w:t>
      </w:r>
    </w:p>
    <w:p w14:paraId="0000014C">
      <w:pPr>
        <w:numPr>
          <w:ilvl w:val="0"/>
          <w:numId w:val="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Email: huynhtt@fpt.edu.vn</w:t>
      </w:r>
    </w:p>
    <w:p w14:paraId="0000014D">
      <w:pPr>
        <w:numPr>
          <w:ilvl w:val="0"/>
          <w:numId w:val="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Role</w:t>
      </w:r>
      <w:r>
        <w:rPr>
          <w:rFonts w:hint="default" w:ascii="Times New Roman" w:hAnsi="Times New Roman" w:eastAsia="Times New Roman" w:cs="Times New Roman"/>
          <w:b/>
          <w:i w:val="0"/>
          <w:iCs w:val="0"/>
          <w:sz w:val="28"/>
          <w:szCs w:val="28"/>
          <w:rtl w:val="0"/>
        </w:rPr>
        <w:t>:</w:t>
      </w:r>
      <w:r>
        <w:rPr>
          <w:rFonts w:hint="default" w:ascii="Times New Roman" w:hAnsi="Times New Roman" w:eastAsia="Times New Roman" w:cs="Times New Roman"/>
          <w:i w:val="0"/>
          <w:iCs w:val="0"/>
          <w:sz w:val="28"/>
          <w:szCs w:val="28"/>
          <w:rtl w:val="0"/>
        </w:rPr>
        <w:t xml:space="preserve"> Supervisor 1</w:t>
      </w:r>
    </w:p>
    <w:p w14:paraId="0000014E">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supervisor is responsible for providing technical guidance, offering feedback on algorithms, and evaluating the project's progress at each stage.</w:t>
      </w:r>
    </w:p>
    <w:p w14:paraId="0000014F">
      <w:pPr>
        <w:pStyle w:val="4"/>
        <w:spacing w:line="360" w:lineRule="auto"/>
        <w:jc w:val="both"/>
        <w:rPr>
          <w:rFonts w:hint="default" w:ascii="Times New Roman" w:hAnsi="Times New Roman" w:eastAsia="Times New Roman" w:cs="Times New Roman"/>
          <w:i w:val="0"/>
          <w:iCs w:val="0"/>
          <w:sz w:val="28"/>
          <w:szCs w:val="28"/>
        </w:rPr>
      </w:pPr>
      <w:bookmarkStart w:id="12" w:name="_eg5g4t27n4y8" w:colFirst="0" w:colLast="0"/>
      <w:bookmarkEnd w:id="12"/>
      <w:bookmarkStart w:id="13" w:name="_Toc20999"/>
      <w:r>
        <w:rPr>
          <w:rFonts w:hint="default" w:ascii="Times New Roman" w:hAnsi="Times New Roman" w:eastAsia="Times New Roman" w:cs="Times New Roman"/>
          <w:i w:val="0"/>
          <w:iCs w:val="0"/>
          <w:sz w:val="28"/>
          <w:szCs w:val="28"/>
          <w:rtl w:val="0"/>
        </w:rPr>
        <w:t>1.2 Project Overview</w:t>
      </w:r>
      <w:bookmarkEnd w:id="13"/>
    </w:p>
    <w:p w14:paraId="00000150">
      <w:pPr>
        <w:spacing w:before="240" w:after="240" w:line="360" w:lineRule="auto"/>
        <w:ind w:firstLine="720"/>
        <w:jc w:val="both"/>
        <w:rPr>
          <w:rFonts w:hint="default" w:ascii="Times New Roman" w:hAnsi="Times New Roman" w:eastAsia="Times New Roman" w:cs="Times New Roman"/>
          <w:i w:val="0"/>
          <w:iCs w:val="0"/>
          <w:sz w:val="28"/>
          <w:szCs w:val="28"/>
        </w:rPr>
      </w:pPr>
      <w:bookmarkStart w:id="14" w:name="_n9kwjt65xvnh" w:colFirst="0" w:colLast="0"/>
      <w:r>
        <w:rPr>
          <w:rFonts w:hint="default" w:ascii="Times New Roman" w:hAnsi="Times New Roman" w:eastAsia="Times New Roman" w:cs="Times New Roman"/>
          <w:i w:val="0"/>
          <w:iCs w:val="0"/>
          <w:sz w:val="28"/>
          <w:szCs w:val="28"/>
          <w:rtl w:val="0"/>
        </w:rPr>
        <w:t>In the context of rapid financial market fluctuations and the overwhelming volume of trading data, investors increasingly require tools that can assist them in making informed, timely, and data-driven decisions. This project proposes the development of an AI-powered system that addresses three critical aspects of intelligent stock trading:</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(1) monthly bubble price detection,</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(2) weekly stock trend forecasting, and</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(3) multi-factor portfolio risk evaluation.</w:t>
      </w:r>
    </w:p>
    <w:p w14:paraId="00000151">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goal is not simply to predict stock movements, but to integrate AI techniques with financial models in a way that enhances decision-making accuracy, manages risk, and increases transparency.</w:t>
      </w:r>
    </w:p>
    <w:p w14:paraId="00000152">
      <w:pPr>
        <w:pStyle w:val="5"/>
        <w:keepNext w:val="0"/>
        <w:keepLines w:val="0"/>
        <w:spacing w:before="240" w:after="40" w:line="360" w:lineRule="auto"/>
        <w:ind w:firstLine="360"/>
        <w:jc w:val="both"/>
        <w:rPr>
          <w:rFonts w:hint="default" w:ascii="Times New Roman" w:hAnsi="Times New Roman" w:eastAsia="Times New Roman" w:cs="Times New Roman"/>
          <w:i w:val="0"/>
          <w:iCs w:val="0"/>
          <w:sz w:val="28"/>
          <w:szCs w:val="28"/>
        </w:rPr>
      </w:pPr>
      <w:bookmarkStart w:id="15" w:name="_5enwd0vg5zk7" w:colFirst="0" w:colLast="0"/>
      <w:bookmarkEnd w:id="15"/>
      <w:bookmarkStart w:id="16" w:name="_Toc2564"/>
      <w:r>
        <w:rPr>
          <w:rFonts w:hint="default" w:ascii="Times New Roman" w:hAnsi="Times New Roman" w:eastAsia="Times New Roman" w:cs="Times New Roman"/>
          <w:i w:val="0"/>
          <w:iCs w:val="0"/>
          <w:sz w:val="28"/>
          <w:szCs w:val="28"/>
          <w:rtl w:val="0"/>
        </w:rPr>
        <w:t>Project Objectives:</w:t>
      </w:r>
      <w:bookmarkEnd w:id="16"/>
    </w:p>
    <w:p w14:paraId="00000153">
      <w:pPr>
        <w:numPr>
          <w:ilvl w:val="0"/>
          <w:numId w:val="4"/>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Bubble Price Prediction (BB)</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Identify potential overvaluation periods where stock prices may deviate significantly from their intrinsic values, helping investors avoid speculative bubbles.</w:t>
      </w:r>
      <w:r>
        <w:rPr>
          <w:rFonts w:hint="default" w:ascii="Times New Roman" w:hAnsi="Times New Roman" w:eastAsia="Times New Roman" w:cs="Times New Roman"/>
          <w:i w:val="0"/>
          <w:iCs w:val="0"/>
          <w:sz w:val="28"/>
          <w:szCs w:val="28"/>
          <w:rtl w:val="0"/>
        </w:rPr>
        <w:br w:type="textWrapping"/>
      </w:r>
    </w:p>
    <w:p w14:paraId="00000154">
      <w:pPr>
        <w:numPr>
          <w:ilvl w:val="0"/>
          <w:numId w:val="4"/>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Up/Down Trend Forecasting (UD)</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Predict short-term price direction (weekly) to assist traders in making timely buy/sell decisions.</w:t>
      </w:r>
      <w:r>
        <w:rPr>
          <w:rFonts w:hint="default" w:ascii="Times New Roman" w:hAnsi="Times New Roman" w:eastAsia="Times New Roman" w:cs="Times New Roman"/>
          <w:i w:val="0"/>
          <w:iCs w:val="0"/>
          <w:sz w:val="28"/>
          <w:szCs w:val="28"/>
          <w:rtl w:val="0"/>
        </w:rPr>
        <w:br w:type="textWrapping"/>
      </w:r>
    </w:p>
    <w:p w14:paraId="00000155">
      <w:pPr>
        <w:numPr>
          <w:ilvl w:val="0"/>
          <w:numId w:val="4"/>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Portfolio Risk and Return Assessment (MF)</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Apply quantitative finance models such as CAPM, Fama-French 3-factor, Carhart 4-factor, and Fama-French 5-factor to assess investment performance metrics including alpha, beta, and idiosyncratic risk.</w:t>
      </w:r>
      <w:r>
        <w:rPr>
          <w:rFonts w:hint="default" w:ascii="Times New Roman" w:hAnsi="Times New Roman" w:eastAsia="Times New Roman" w:cs="Times New Roman"/>
          <w:i w:val="0"/>
          <w:iCs w:val="0"/>
          <w:sz w:val="28"/>
          <w:szCs w:val="28"/>
          <w:rtl w:val="0"/>
        </w:rPr>
        <w:br w:type="textWrapping"/>
      </w:r>
    </w:p>
    <w:p w14:paraId="00000156">
      <w:pPr>
        <w:pStyle w:val="5"/>
        <w:keepNext w:val="0"/>
        <w:keepLines w:val="0"/>
        <w:spacing w:before="240" w:after="40" w:line="360" w:lineRule="auto"/>
        <w:ind w:left="0" w:firstLine="0"/>
        <w:jc w:val="both"/>
        <w:rPr>
          <w:rFonts w:hint="default" w:ascii="Times New Roman" w:hAnsi="Times New Roman" w:eastAsia="Times New Roman" w:cs="Times New Roman"/>
          <w:i w:val="0"/>
          <w:iCs w:val="0"/>
          <w:sz w:val="28"/>
          <w:szCs w:val="28"/>
        </w:rPr>
      </w:pPr>
      <w:bookmarkStart w:id="17" w:name="_11cq6lepxdwd" w:colFirst="0" w:colLast="0"/>
      <w:bookmarkEnd w:id="17"/>
      <w:bookmarkStart w:id="18" w:name="_Toc1239"/>
      <w:r>
        <w:rPr>
          <w:rFonts w:hint="default" w:ascii="Times New Roman" w:hAnsi="Times New Roman" w:eastAsia="Times New Roman" w:cs="Times New Roman"/>
          <w:i w:val="0"/>
          <w:iCs w:val="0"/>
          <w:sz w:val="28"/>
          <w:szCs w:val="28"/>
          <w:rtl w:val="0"/>
        </w:rPr>
        <w:t>Report Structure:</w:t>
      </w:r>
      <w:bookmarkEnd w:id="18"/>
    </w:p>
    <w:p w14:paraId="00000157">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report is structured into eight chapters, reflecting the complete development and evaluation cycle of the project:</w:t>
      </w:r>
    </w:p>
    <w:p w14:paraId="00000158">
      <w:pPr>
        <w:numPr>
          <w:ilvl w:val="0"/>
          <w:numId w:val="5"/>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I – Project Introduction</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Background, significance, objectives, and problem statement of the project.</w:t>
      </w:r>
      <w:r>
        <w:rPr>
          <w:rFonts w:hint="default" w:ascii="Times New Roman" w:hAnsi="Times New Roman" w:eastAsia="Times New Roman" w:cs="Times New Roman"/>
          <w:i w:val="0"/>
          <w:iCs w:val="0"/>
          <w:sz w:val="28"/>
          <w:szCs w:val="28"/>
          <w:rtl w:val="0"/>
        </w:rPr>
        <w:br w:type="textWrapping"/>
      </w:r>
    </w:p>
    <w:p w14:paraId="00000159">
      <w:pPr>
        <w:numPr>
          <w:ilvl w:val="0"/>
          <w:numId w:val="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II – Project Management Plan</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Team roles, working timeline, WBS, risk handling, and quality assurance.</w:t>
      </w:r>
      <w:r>
        <w:rPr>
          <w:rFonts w:hint="default" w:ascii="Times New Roman" w:hAnsi="Times New Roman" w:eastAsia="Times New Roman" w:cs="Times New Roman"/>
          <w:i w:val="0"/>
          <w:iCs w:val="0"/>
          <w:sz w:val="28"/>
          <w:szCs w:val="28"/>
          <w:rtl w:val="0"/>
        </w:rPr>
        <w:br w:type="textWrapping"/>
      </w:r>
    </w:p>
    <w:p w14:paraId="0000015A">
      <w:pPr>
        <w:numPr>
          <w:ilvl w:val="0"/>
          <w:numId w:val="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III – Existing Systems and State of the Art</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Literature review on AI in finance and existing gaps in current systems.</w:t>
      </w:r>
      <w:r>
        <w:rPr>
          <w:rFonts w:hint="default" w:ascii="Times New Roman" w:hAnsi="Times New Roman" w:eastAsia="Times New Roman" w:cs="Times New Roman"/>
          <w:i w:val="0"/>
          <w:iCs w:val="0"/>
          <w:sz w:val="28"/>
          <w:szCs w:val="28"/>
          <w:rtl w:val="0"/>
        </w:rPr>
        <w:br w:type="textWrapping"/>
      </w:r>
    </w:p>
    <w:p w14:paraId="0000015B">
      <w:pPr>
        <w:numPr>
          <w:ilvl w:val="0"/>
          <w:numId w:val="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IV – Methodology</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Data collection, feature engineering, model design, training, optimization, and evaluation metrics for BB, UD, and MF modules.</w:t>
      </w:r>
      <w:r>
        <w:rPr>
          <w:rFonts w:hint="default" w:ascii="Times New Roman" w:hAnsi="Times New Roman" w:eastAsia="Times New Roman" w:cs="Times New Roman"/>
          <w:i w:val="0"/>
          <w:iCs w:val="0"/>
          <w:sz w:val="28"/>
          <w:szCs w:val="28"/>
          <w:rtl w:val="0"/>
        </w:rPr>
        <w:br w:type="textWrapping"/>
      </w:r>
    </w:p>
    <w:p w14:paraId="0000015C">
      <w:pPr>
        <w:numPr>
          <w:ilvl w:val="0"/>
          <w:numId w:val="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V – System Design and Implementation (Web)</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System architecture, integration of trained models, and deployment on AWS with API interfaces.</w:t>
      </w:r>
      <w:r>
        <w:rPr>
          <w:rFonts w:hint="default" w:ascii="Times New Roman" w:hAnsi="Times New Roman" w:eastAsia="Times New Roman" w:cs="Times New Roman"/>
          <w:i w:val="0"/>
          <w:iCs w:val="0"/>
          <w:sz w:val="28"/>
          <w:szCs w:val="28"/>
          <w:rtl w:val="0"/>
        </w:rPr>
        <w:br w:type="textWrapping"/>
      </w:r>
    </w:p>
    <w:p w14:paraId="0000015D">
      <w:pPr>
        <w:numPr>
          <w:ilvl w:val="0"/>
          <w:numId w:val="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VI – Results and Discussion</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Model performance across tickers and tasks, and insights from the experiments.</w:t>
      </w:r>
      <w:r>
        <w:rPr>
          <w:rFonts w:hint="default" w:ascii="Times New Roman" w:hAnsi="Times New Roman" w:eastAsia="Times New Roman" w:cs="Times New Roman"/>
          <w:i w:val="0"/>
          <w:iCs w:val="0"/>
          <w:sz w:val="28"/>
          <w:szCs w:val="28"/>
          <w:rtl w:val="0"/>
        </w:rPr>
        <w:br w:type="textWrapping"/>
      </w:r>
    </w:p>
    <w:p w14:paraId="0000015E">
      <w:pPr>
        <w:numPr>
          <w:ilvl w:val="0"/>
          <w:numId w:val="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VII – Conclusion</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Project summary, contributions, limitations, and directions for future work.</w:t>
      </w:r>
      <w:r>
        <w:rPr>
          <w:rFonts w:hint="default" w:ascii="Times New Roman" w:hAnsi="Times New Roman" w:eastAsia="Times New Roman" w:cs="Times New Roman"/>
          <w:i w:val="0"/>
          <w:iCs w:val="0"/>
          <w:sz w:val="28"/>
          <w:szCs w:val="28"/>
          <w:rtl w:val="0"/>
        </w:rPr>
        <w:br w:type="textWrapping"/>
      </w:r>
    </w:p>
    <w:p w14:paraId="0000015F">
      <w:pPr>
        <w:numPr>
          <w:ilvl w:val="0"/>
          <w:numId w:val="5"/>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Chapter VIII – References</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Cited studies, frameworks, and technical resources used throughout the project.</w:t>
      </w:r>
      <w:r>
        <w:rPr>
          <w:rFonts w:hint="default" w:ascii="Times New Roman" w:hAnsi="Times New Roman" w:eastAsia="Times New Roman" w:cs="Times New Roman"/>
          <w:i w:val="0"/>
          <w:iCs w:val="0"/>
          <w:sz w:val="28"/>
          <w:szCs w:val="28"/>
          <w:rtl w:val="0"/>
        </w:rPr>
        <w:br w:type="textWrapping"/>
      </w:r>
    </w:p>
    <w:p w14:paraId="00000160">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cs="Times New Roman"/>
          <w:i w:val="0"/>
          <w:iCs w:val="0"/>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161">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By combining traditional machine learning models (Logistic Regression, SVM) and deep learning architectures (LSTM, Transformer) into a full-stack pipeline—from data processing to API deployment—the system aims to deliver actionable investment insights through an interactive web interface.</w:t>
      </w:r>
    </w:p>
    <w:bookmarkEnd w:id="14"/>
    <w:p w14:paraId="00000162">
      <w:pPr>
        <w:spacing w:before="240" w:after="240" w:line="360" w:lineRule="auto"/>
        <w:ind w:firstLine="360"/>
        <w:jc w:val="both"/>
        <w:rPr>
          <w:rFonts w:hint="default" w:ascii="Times New Roman" w:hAnsi="Times New Roman" w:eastAsia="Times New Roman" w:cs="Times New Roman"/>
          <w:i w:val="0"/>
          <w:iCs w:val="0"/>
          <w:sz w:val="28"/>
          <w:szCs w:val="28"/>
        </w:rPr>
      </w:pPr>
    </w:p>
    <w:p w14:paraId="00000163">
      <w:pPr>
        <w:pStyle w:val="3"/>
        <w:spacing w:line="360" w:lineRule="auto"/>
        <w:jc w:val="both"/>
        <w:rPr>
          <w:rFonts w:hint="default" w:ascii="Times New Roman" w:hAnsi="Times New Roman" w:eastAsia="Times New Roman" w:cs="Times New Roman"/>
          <w:i w:val="0"/>
          <w:iCs w:val="0"/>
          <w:sz w:val="28"/>
          <w:szCs w:val="28"/>
        </w:rPr>
      </w:pPr>
      <w:bookmarkStart w:id="19" w:name="_Toc1452"/>
      <w:r>
        <w:rPr>
          <w:rFonts w:hint="default" w:ascii="Times New Roman" w:hAnsi="Times New Roman" w:eastAsia="Times New Roman" w:cs="Times New Roman"/>
          <w:i w:val="0"/>
          <w:iCs w:val="0"/>
          <w:sz w:val="28"/>
          <w:szCs w:val="28"/>
          <w:rtl w:val="0"/>
        </w:rPr>
        <w:t>2. Project Background</w:t>
      </w:r>
      <w:bookmarkEnd w:id="19"/>
    </w:p>
    <w:p w14:paraId="00000164">
      <w:pPr>
        <w:spacing w:before="240" w:after="240" w:line="360" w:lineRule="auto"/>
        <w:ind w:firstLine="720"/>
        <w:jc w:val="both"/>
        <w:rPr>
          <w:rFonts w:hint="default" w:ascii="Times New Roman" w:hAnsi="Times New Roman" w:eastAsia="Times New Roman" w:cs="Times New Roman"/>
          <w:i w:val="0"/>
          <w:iCs w:val="0"/>
          <w:sz w:val="28"/>
          <w:szCs w:val="28"/>
        </w:rPr>
      </w:pPr>
      <w:bookmarkStart w:id="20" w:name="_ivlttw7nsd0w" w:colFirst="0" w:colLast="0"/>
      <w:r>
        <w:rPr>
          <w:rFonts w:hint="default" w:ascii="Times New Roman" w:hAnsi="Times New Roman" w:eastAsia="Times New Roman" w:cs="Times New Roman"/>
          <w:i w:val="0"/>
          <w:iCs w:val="0"/>
          <w:sz w:val="28"/>
          <w:szCs w:val="28"/>
          <w:rtl w:val="0"/>
        </w:rPr>
        <w:t>In recent years, the Vietnamese stock market has witnessed a significant surge in both retail investor participation and data volume. With over 1,600 publicly listed stocks and millions of daily transactions, investors are faced with an overwhelming amount of information that changes rapidly due to various influences such as investor sentiment, political events, global trends, and money flows.</w:t>
      </w:r>
    </w:p>
    <w:p w14:paraId="00000165">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Despite the availability of traditional analysis tools—such as fundamental and technical indicators—many individual investors still struggle to process market information efficiently. Decisions are often made based on emotion, social media discussions, or personal bias, leading to poor timing in buying or selling stocks.</w:t>
      </w:r>
    </w:p>
    <w:p w14:paraId="00000166">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These challenges highlight the urgent need for intelligent systems that can automate data analysis, forecast trends, and assess portfolio risks. Artificial intelligence (AI), particularly machine learning and deep learning models, has shown strong potential in handling financial time series, detecting patterns, and modeling non-linear relationships in data.</w:t>
      </w:r>
    </w:p>
    <w:p w14:paraId="00000167">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Therefore, this project focuses on developing a comprehensive AI-based decision support system that addresses three critical tasks:</w:t>
      </w:r>
    </w:p>
    <w:p w14:paraId="00000168">
      <w:pPr>
        <w:numPr>
          <w:ilvl w:val="0"/>
          <w:numId w:val="6"/>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Detecting speculative price bubbles to avoid irrational market entries,</w:t>
      </w:r>
      <w:r>
        <w:rPr>
          <w:rFonts w:hint="default" w:ascii="Times New Roman" w:hAnsi="Times New Roman" w:eastAsia="Times New Roman" w:cs="Times New Roman"/>
          <w:i w:val="0"/>
          <w:iCs w:val="0"/>
          <w:sz w:val="28"/>
          <w:szCs w:val="28"/>
          <w:rtl w:val="0"/>
        </w:rPr>
        <w:br w:type="textWrapping"/>
      </w:r>
    </w:p>
    <w:p w14:paraId="00000169">
      <w:pPr>
        <w:numPr>
          <w:ilvl w:val="0"/>
          <w:numId w:val="6"/>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Forecasting weekly up/down trends for tactical decision-making,</w:t>
      </w:r>
      <w:r>
        <w:rPr>
          <w:rFonts w:hint="default" w:ascii="Times New Roman" w:hAnsi="Times New Roman" w:eastAsia="Times New Roman" w:cs="Times New Roman"/>
          <w:i w:val="0"/>
          <w:iCs w:val="0"/>
          <w:sz w:val="28"/>
          <w:szCs w:val="28"/>
          <w:rtl w:val="0"/>
        </w:rPr>
        <w:br w:type="textWrapping"/>
      </w:r>
    </w:p>
    <w:p w14:paraId="0000016A">
      <w:pPr>
        <w:numPr>
          <w:ilvl w:val="0"/>
          <w:numId w:val="6"/>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Evaluating portfolio risks using multi-factor financial models.</w:t>
      </w:r>
      <w:r>
        <w:rPr>
          <w:rFonts w:hint="default" w:ascii="Times New Roman" w:hAnsi="Times New Roman" w:eastAsia="Times New Roman" w:cs="Times New Roman"/>
          <w:i w:val="0"/>
          <w:iCs w:val="0"/>
          <w:sz w:val="28"/>
          <w:szCs w:val="28"/>
          <w:rtl w:val="0"/>
        </w:rPr>
        <w:br w:type="textWrapping"/>
      </w:r>
    </w:p>
    <w:bookmarkEnd w:id="20"/>
    <w:p w14:paraId="0000016B">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By addressing these areas, the system aims to enhance investor confidence, reduce emotional decision-making, and contribute to a more rational investing environment in Vietnam.</w:t>
      </w:r>
    </w:p>
    <w:p w14:paraId="0000016C">
      <w:pPr>
        <w:pStyle w:val="3"/>
        <w:spacing w:line="360" w:lineRule="auto"/>
        <w:jc w:val="both"/>
        <w:rPr>
          <w:rFonts w:hint="default" w:ascii="Times New Roman" w:hAnsi="Times New Roman" w:eastAsia="Times New Roman" w:cs="Times New Roman"/>
          <w:i w:val="0"/>
          <w:iCs w:val="0"/>
          <w:sz w:val="28"/>
          <w:szCs w:val="28"/>
        </w:rPr>
      </w:pPr>
      <w:bookmarkStart w:id="21" w:name="_Toc25134"/>
      <w:r>
        <w:rPr>
          <w:rFonts w:hint="default" w:ascii="Times New Roman" w:hAnsi="Times New Roman" w:eastAsia="Times New Roman" w:cs="Times New Roman"/>
          <w:i w:val="0"/>
          <w:iCs w:val="0"/>
          <w:sz w:val="28"/>
          <w:szCs w:val="28"/>
          <w:rtl w:val="0"/>
        </w:rPr>
        <w:t>3. Project Objective</w:t>
      </w:r>
      <w:bookmarkEnd w:id="21"/>
    </w:p>
    <w:p w14:paraId="0000016D">
      <w:pPr>
        <w:spacing w:before="240" w:after="240" w:line="360" w:lineRule="auto"/>
        <w:ind w:firstLine="720"/>
        <w:jc w:val="both"/>
        <w:rPr>
          <w:rFonts w:hint="default" w:ascii="Times New Roman" w:hAnsi="Times New Roman" w:eastAsia="Times New Roman" w:cs="Times New Roman"/>
          <w:i w:val="0"/>
          <w:iCs w:val="0"/>
          <w:sz w:val="28"/>
          <w:szCs w:val="28"/>
        </w:rPr>
      </w:pPr>
      <w:bookmarkStart w:id="22" w:name="_1a6u0giawhb2" w:colFirst="0" w:colLast="0"/>
      <w:r>
        <w:rPr>
          <w:rFonts w:hint="default" w:ascii="Times New Roman" w:hAnsi="Times New Roman" w:eastAsia="Times New Roman" w:cs="Times New Roman"/>
          <w:i w:val="0"/>
          <w:iCs w:val="0"/>
          <w:sz w:val="28"/>
          <w:szCs w:val="28"/>
          <w:rtl w:val="0"/>
        </w:rPr>
        <w:t>The objective of this project is to develop an AI-driven stock trading decision support system that can process large-scale financial data and provide timely, accurate, and interpretable investment recommendations.</w:t>
      </w:r>
    </w:p>
    <w:p w14:paraId="0000016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system focuses on achieving three key functions:</w:t>
      </w:r>
    </w:p>
    <w:p w14:paraId="0000016F">
      <w:pPr>
        <w:numPr>
          <w:ilvl w:val="0"/>
          <w:numId w:val="7"/>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Monthly Bubble Price Prediction (BB):</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Detect potential stock price bubbles using time series analysis and statistical stationarity tests to help investors avoid speculative market traps.</w:t>
      </w:r>
      <w:r>
        <w:rPr>
          <w:rFonts w:hint="default" w:ascii="Times New Roman" w:hAnsi="Times New Roman" w:eastAsia="Times New Roman" w:cs="Times New Roman"/>
          <w:i w:val="0"/>
          <w:iCs w:val="0"/>
          <w:sz w:val="28"/>
          <w:szCs w:val="28"/>
          <w:rtl w:val="0"/>
        </w:rPr>
        <w:br w:type="textWrapping"/>
      </w:r>
    </w:p>
    <w:p w14:paraId="00000170">
      <w:pPr>
        <w:numPr>
          <w:ilvl w:val="0"/>
          <w:numId w:val="7"/>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Weekly Up/Down Trend Forecasting (UD):</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Predict the short-term price movement direction of stocks to support trading decisions at the weekly level.</w:t>
      </w:r>
      <w:r>
        <w:rPr>
          <w:rFonts w:hint="default" w:ascii="Times New Roman" w:hAnsi="Times New Roman" w:eastAsia="Times New Roman" w:cs="Times New Roman"/>
          <w:i w:val="0"/>
          <w:iCs w:val="0"/>
          <w:sz w:val="28"/>
          <w:szCs w:val="28"/>
          <w:rtl w:val="0"/>
        </w:rPr>
        <w:br w:type="textWrapping"/>
      </w:r>
    </w:p>
    <w:p w14:paraId="00000171">
      <w:pPr>
        <w:numPr>
          <w:ilvl w:val="0"/>
          <w:numId w:val="7"/>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Portfolio Risk and Return Assessment (MF):</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Evaluate the overall performance and risk profile of a portfolio using multi-factor financial models including CAPM, Fama-French 3-factor, Carhart 4-factor, and Fama-French 5-factor. This provides insights into alpha, beta, and systematic versus idiosyncratic risk.</w:t>
      </w:r>
      <w:r>
        <w:rPr>
          <w:rFonts w:hint="default" w:ascii="Times New Roman" w:hAnsi="Times New Roman" w:eastAsia="Times New Roman" w:cs="Times New Roman"/>
          <w:i w:val="0"/>
          <w:iCs w:val="0"/>
          <w:sz w:val="28"/>
          <w:szCs w:val="28"/>
          <w:rtl w:val="0"/>
        </w:rPr>
        <w:br w:type="textWrapping"/>
      </w:r>
    </w:p>
    <w:p w14:paraId="00000172">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These objectives are addressed through the integration of machine learning and deep learning models, enabling the system to operate across both short-term trading and long-term investment perspectives.</w:t>
      </w:r>
    </w:p>
    <w:bookmarkEnd w:id="22"/>
    <w:p w14:paraId="00000173">
      <w:pPr>
        <w:spacing w:before="240" w:after="240" w:line="360" w:lineRule="auto"/>
        <w:jc w:val="both"/>
        <w:rPr>
          <w:rFonts w:hint="default" w:ascii="Times New Roman" w:hAnsi="Times New Roman" w:eastAsia="Times New Roman" w:cs="Times New Roman"/>
          <w:i w:val="0"/>
          <w:iCs w:val="0"/>
          <w:sz w:val="28"/>
          <w:szCs w:val="28"/>
        </w:rPr>
      </w:pPr>
    </w:p>
    <w:p w14:paraId="00000174">
      <w:pPr>
        <w:pStyle w:val="3"/>
        <w:spacing w:line="360" w:lineRule="auto"/>
        <w:jc w:val="both"/>
        <w:rPr>
          <w:rFonts w:hint="default" w:ascii="Times New Roman" w:hAnsi="Times New Roman" w:eastAsia="Times New Roman" w:cs="Times New Roman"/>
          <w:i w:val="0"/>
          <w:iCs w:val="0"/>
          <w:sz w:val="28"/>
          <w:szCs w:val="28"/>
        </w:rPr>
      </w:pPr>
      <w:bookmarkStart w:id="23" w:name="_Toc22233"/>
      <w:r>
        <w:rPr>
          <w:rFonts w:hint="default" w:ascii="Times New Roman" w:hAnsi="Times New Roman" w:eastAsia="Times New Roman" w:cs="Times New Roman"/>
          <w:i w:val="0"/>
          <w:iCs w:val="0"/>
          <w:sz w:val="28"/>
          <w:szCs w:val="28"/>
          <w:rtl w:val="0"/>
        </w:rPr>
        <w:t>4. Problem Statement</w:t>
      </w:r>
      <w:bookmarkEnd w:id="23"/>
    </w:p>
    <w:p w14:paraId="00000175">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 an increasingly volatile and information-saturated stock market, investors especially retail traders face significant challenges in making timely and informed decisions. Many still rely heavily on emotional impulses, crowd behavior, or social media rumors, which often leads to irrational investment actions such as buying during market peaks or panic selling.</w:t>
      </w:r>
    </w:p>
    <w:p w14:paraId="00000176">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Moreover, existing financial tools either lack predictive capabilities or require a high level of financial literacy, creating a gap between data availability and actionable insights.</w:t>
      </w:r>
    </w:p>
    <w:p w14:paraId="00000177">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project addresses the following core problems:</w:t>
      </w:r>
    </w:p>
    <w:p w14:paraId="00000178">
      <w:pPr>
        <w:numPr>
          <w:ilvl w:val="0"/>
          <w:numId w:val="8"/>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absence of automated systems capable of predicting both short-term price movements and long-term risk.</w:t>
      </w:r>
      <w:r>
        <w:rPr>
          <w:rFonts w:hint="default" w:ascii="Times New Roman" w:hAnsi="Times New Roman" w:eastAsia="Times New Roman" w:cs="Times New Roman"/>
          <w:i w:val="0"/>
          <w:iCs w:val="0"/>
          <w:sz w:val="28"/>
          <w:szCs w:val="28"/>
          <w:rtl w:val="0"/>
        </w:rPr>
        <w:br w:type="textWrapping"/>
      </w:r>
    </w:p>
    <w:p w14:paraId="00000179">
      <w:pPr>
        <w:numPr>
          <w:ilvl w:val="0"/>
          <w:numId w:val="8"/>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lack of tools that can detect speculative price bubbles based on statistical and AI-based analysis.</w:t>
      </w:r>
      <w:r>
        <w:rPr>
          <w:rFonts w:hint="default" w:ascii="Times New Roman" w:hAnsi="Times New Roman" w:eastAsia="Times New Roman" w:cs="Times New Roman"/>
          <w:i w:val="0"/>
          <w:iCs w:val="0"/>
          <w:sz w:val="28"/>
          <w:szCs w:val="28"/>
          <w:rtl w:val="0"/>
        </w:rPr>
        <w:br w:type="textWrapping"/>
      </w:r>
    </w:p>
    <w:p w14:paraId="0000017A">
      <w:pPr>
        <w:numPr>
          <w:ilvl w:val="0"/>
          <w:numId w:val="8"/>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need for integrated portfolio-level evaluation combining machine learning predictions with established financial models.</w:t>
      </w:r>
      <w:r>
        <w:rPr>
          <w:rFonts w:hint="default" w:ascii="Times New Roman" w:hAnsi="Times New Roman" w:eastAsia="Times New Roman" w:cs="Times New Roman"/>
          <w:i w:val="0"/>
          <w:iCs w:val="0"/>
          <w:sz w:val="28"/>
          <w:szCs w:val="28"/>
          <w:rtl w:val="0"/>
        </w:rPr>
        <w:br w:type="textWrapping"/>
      </w:r>
    </w:p>
    <w:p w14:paraId="0000017B">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By solving these issues, the system aims to empower investors to make smarter, data-backed decisions and reduce their exposure to behavioral biases and information asymmetry.</w:t>
      </w:r>
    </w:p>
    <w:p w14:paraId="0000017C">
      <w:pPr>
        <w:pStyle w:val="3"/>
        <w:spacing w:line="360" w:lineRule="auto"/>
        <w:jc w:val="both"/>
        <w:rPr>
          <w:rFonts w:hint="default" w:ascii="Times New Roman" w:hAnsi="Times New Roman" w:eastAsia="Times New Roman" w:cs="Times New Roman"/>
          <w:i w:val="0"/>
          <w:iCs w:val="0"/>
          <w:sz w:val="28"/>
          <w:szCs w:val="28"/>
        </w:rPr>
      </w:pPr>
      <w:bookmarkStart w:id="24" w:name="_Toc9401"/>
      <w:r>
        <w:rPr>
          <w:rFonts w:hint="default" w:ascii="Times New Roman" w:hAnsi="Times New Roman" w:eastAsia="Times New Roman" w:cs="Times New Roman"/>
          <w:i w:val="0"/>
          <w:iCs w:val="0"/>
          <w:sz w:val="28"/>
          <w:szCs w:val="28"/>
          <w:rtl w:val="0"/>
        </w:rPr>
        <w:t>5. Significance of the Project</w:t>
      </w:r>
      <w:bookmarkEnd w:id="24"/>
    </w:p>
    <w:p w14:paraId="0000017D">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project holds both academic and practical significance:</w:t>
      </w:r>
    </w:p>
    <w:p w14:paraId="0000017E">
      <w:pPr>
        <w:numPr>
          <w:ilvl w:val="0"/>
          <w:numId w:val="9"/>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Academic Value:</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It demonstrates how AI techniques ranging from classical ML models to deep learning can be applied to real-world financial datasets. Students gain hands-on experience in feature engineering, time series modeling, evaluation metrics, and deploying ML systems.</w:t>
      </w:r>
      <w:r>
        <w:rPr>
          <w:rFonts w:hint="default" w:ascii="Times New Roman" w:hAnsi="Times New Roman" w:eastAsia="Times New Roman" w:cs="Times New Roman"/>
          <w:i w:val="0"/>
          <w:iCs w:val="0"/>
          <w:sz w:val="28"/>
          <w:szCs w:val="28"/>
          <w:rtl w:val="0"/>
        </w:rPr>
        <w:br w:type="textWrapping"/>
      </w:r>
    </w:p>
    <w:p w14:paraId="0000017F">
      <w:pPr>
        <w:numPr>
          <w:ilvl w:val="0"/>
          <w:numId w:val="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Practical Value:</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The system provides retail investors with a simple yet effective tool for analyzing the market. By offering predictions, alerts, and risk indicators, it improves decision-making quality without requiring deep financial expertise.</w:t>
      </w:r>
      <w:r>
        <w:rPr>
          <w:rFonts w:hint="default" w:ascii="Times New Roman" w:hAnsi="Times New Roman" w:eastAsia="Times New Roman" w:cs="Times New Roman"/>
          <w:i w:val="0"/>
          <w:iCs w:val="0"/>
          <w:sz w:val="28"/>
          <w:szCs w:val="28"/>
          <w:rtl w:val="0"/>
        </w:rPr>
        <w:br w:type="textWrapping"/>
      </w:r>
    </w:p>
    <w:p w14:paraId="00000180">
      <w:pPr>
        <w:numPr>
          <w:ilvl w:val="0"/>
          <w:numId w:val="9"/>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Social Value:</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By encouraging evidence-based investing and reducing reliance on informal sources (e.g., social media groups), the system contributes to building a more transparent and rational investment culture in Vietnam.</w:t>
      </w:r>
    </w:p>
    <w:p w14:paraId="00000181">
      <w:pPr>
        <w:spacing w:line="360" w:lineRule="auto"/>
        <w:ind w:left="720" w:firstLine="0"/>
        <w:jc w:val="both"/>
        <w:rPr>
          <w:rFonts w:hint="default" w:ascii="Times New Roman" w:hAnsi="Times New Roman" w:eastAsia="Times New Roman" w:cs="Times New Roman"/>
          <w:i w:val="0"/>
          <w:iCs w:val="0"/>
          <w:sz w:val="28"/>
          <w:szCs w:val="28"/>
        </w:rPr>
      </w:pPr>
    </w:p>
    <w:p w14:paraId="00000182">
      <w:pPr>
        <w:pStyle w:val="3"/>
        <w:spacing w:line="360" w:lineRule="auto"/>
        <w:jc w:val="both"/>
        <w:rPr>
          <w:rFonts w:hint="default" w:ascii="Times New Roman" w:hAnsi="Times New Roman" w:eastAsia="Times New Roman" w:cs="Times New Roman"/>
          <w:i w:val="0"/>
          <w:iCs w:val="0"/>
          <w:sz w:val="28"/>
          <w:szCs w:val="28"/>
        </w:rPr>
      </w:pPr>
      <w:bookmarkStart w:id="25" w:name="_Toc6183"/>
      <w:r>
        <w:rPr>
          <w:rFonts w:hint="default" w:ascii="Times New Roman" w:hAnsi="Times New Roman" w:eastAsia="Times New Roman" w:cs="Times New Roman"/>
          <w:i w:val="0"/>
          <w:iCs w:val="0"/>
          <w:sz w:val="28"/>
          <w:szCs w:val="28"/>
          <w:rtl w:val="0"/>
        </w:rPr>
        <w:t>6. Project Scope &amp; Limitations</w:t>
      </w:r>
      <w:bookmarkEnd w:id="25"/>
    </w:p>
    <w:p w14:paraId="00000183">
      <w:pPr>
        <w:pStyle w:val="5"/>
        <w:keepNext w:val="0"/>
        <w:keepLines w:val="0"/>
        <w:spacing w:before="240" w:after="40" w:line="360" w:lineRule="auto"/>
        <w:ind w:left="720" w:hanging="360"/>
        <w:jc w:val="both"/>
        <w:rPr>
          <w:rFonts w:hint="default" w:ascii="Times New Roman" w:hAnsi="Times New Roman" w:eastAsia="Times New Roman" w:cs="Times New Roman"/>
          <w:i w:val="0"/>
          <w:iCs w:val="0"/>
          <w:sz w:val="28"/>
          <w:szCs w:val="28"/>
        </w:rPr>
      </w:pPr>
      <w:bookmarkStart w:id="26" w:name="_fdsz4qf4a9g4" w:colFirst="0" w:colLast="0"/>
      <w:bookmarkEnd w:id="26"/>
      <w:bookmarkStart w:id="27" w:name="_Toc17568"/>
      <w:r>
        <w:rPr>
          <w:rFonts w:hint="default" w:ascii="Times New Roman" w:hAnsi="Times New Roman" w:eastAsia="Times New Roman" w:cs="Times New Roman"/>
          <w:i w:val="0"/>
          <w:iCs w:val="0"/>
          <w:sz w:val="28"/>
          <w:szCs w:val="28"/>
          <w:rtl w:val="0"/>
        </w:rPr>
        <w:t>Scope:</w:t>
      </w:r>
      <w:bookmarkEnd w:id="27"/>
    </w:p>
    <w:p w14:paraId="00000184">
      <w:pPr>
        <w:numPr>
          <w:ilvl w:val="0"/>
          <w:numId w:val="10"/>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Apply multiple machine learning and deep learning models (Logistic Regression, SVM, LSTM, Transformer) to two primary prediction tasks: Bubble Detection (BB) and Up/Down Trend Forecasting (UD).</w:t>
      </w:r>
      <w:r>
        <w:rPr>
          <w:rFonts w:hint="default" w:ascii="Times New Roman" w:hAnsi="Times New Roman" w:eastAsia="Times New Roman" w:cs="Times New Roman"/>
          <w:i w:val="0"/>
          <w:iCs w:val="0"/>
          <w:sz w:val="28"/>
          <w:szCs w:val="28"/>
          <w:rtl w:val="0"/>
        </w:rPr>
        <w:br w:type="textWrapping"/>
      </w:r>
    </w:p>
    <w:p w14:paraId="00000185">
      <w:pPr>
        <w:numPr>
          <w:ilvl w:val="0"/>
          <w:numId w:val="10"/>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Use historical stock market data from SSI (2006–2025) and macroeconomic/global factor data from international sources (2020–2025).</w:t>
      </w:r>
      <w:r>
        <w:rPr>
          <w:rFonts w:hint="default" w:ascii="Times New Roman" w:hAnsi="Times New Roman" w:eastAsia="Times New Roman" w:cs="Times New Roman"/>
          <w:i w:val="0"/>
          <w:iCs w:val="0"/>
          <w:sz w:val="28"/>
          <w:szCs w:val="28"/>
          <w:rtl w:val="0"/>
        </w:rPr>
        <w:br w:type="textWrapping"/>
      </w:r>
    </w:p>
    <w:p w14:paraId="00000186">
      <w:pPr>
        <w:numPr>
          <w:ilvl w:val="0"/>
          <w:numId w:val="10"/>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Provide a web-based interface where users can view predictions and portfolio risk metrics based on selected stock tickers.</w:t>
      </w:r>
      <w:r>
        <w:rPr>
          <w:rFonts w:hint="default" w:ascii="Times New Roman" w:hAnsi="Times New Roman" w:eastAsia="Times New Roman" w:cs="Times New Roman"/>
          <w:i w:val="0"/>
          <w:iCs w:val="0"/>
          <w:sz w:val="28"/>
          <w:szCs w:val="28"/>
          <w:rtl w:val="0"/>
        </w:rPr>
        <w:br w:type="textWrapping"/>
      </w:r>
    </w:p>
    <w:p w14:paraId="00000187">
      <w:pPr>
        <w:numPr>
          <w:ilvl w:val="0"/>
          <w:numId w:val="10"/>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Evaluate the system using standard classification metrics (Accuracy, Precision, Recall, F1-score) and financial indicators (Alpha, Beta, R²).</w:t>
      </w:r>
      <w:r>
        <w:rPr>
          <w:rFonts w:hint="default" w:ascii="Times New Roman" w:hAnsi="Times New Roman" w:eastAsia="Times New Roman" w:cs="Times New Roman"/>
          <w:i w:val="0"/>
          <w:iCs w:val="0"/>
          <w:sz w:val="28"/>
          <w:szCs w:val="28"/>
          <w:rtl w:val="0"/>
        </w:rPr>
        <w:br w:type="textWrapping"/>
      </w:r>
    </w:p>
    <w:p w14:paraId="00000188">
      <w:pPr>
        <w:pStyle w:val="5"/>
        <w:keepNext w:val="0"/>
        <w:keepLines w:val="0"/>
        <w:spacing w:before="240" w:after="40" w:line="360" w:lineRule="auto"/>
        <w:ind w:left="720" w:hanging="360"/>
        <w:jc w:val="both"/>
        <w:rPr>
          <w:rFonts w:hint="default" w:ascii="Times New Roman" w:hAnsi="Times New Roman" w:eastAsia="Times New Roman" w:cs="Times New Roman"/>
          <w:i w:val="0"/>
          <w:iCs w:val="0"/>
          <w:sz w:val="28"/>
          <w:szCs w:val="28"/>
        </w:rPr>
      </w:pPr>
      <w:bookmarkStart w:id="28" w:name="_rb9po2q8vh9x" w:colFirst="0" w:colLast="0"/>
      <w:bookmarkEnd w:id="28"/>
      <w:bookmarkStart w:id="29" w:name="_Toc4378"/>
      <w:r>
        <w:rPr>
          <w:rFonts w:hint="default" w:ascii="Times New Roman" w:hAnsi="Times New Roman" w:eastAsia="Times New Roman" w:cs="Times New Roman"/>
          <w:i w:val="0"/>
          <w:iCs w:val="0"/>
          <w:sz w:val="28"/>
          <w:szCs w:val="28"/>
          <w:rtl w:val="0"/>
        </w:rPr>
        <w:t>Limitations:</w:t>
      </w:r>
      <w:bookmarkEnd w:id="29"/>
    </w:p>
    <w:p w14:paraId="00000189">
      <w:pPr>
        <w:numPr>
          <w:ilvl w:val="0"/>
          <w:numId w:val="11"/>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Predictions are based solely on historical data and may not account for sudden macroeconomic or geopolitical events.</w:t>
      </w:r>
      <w:r>
        <w:rPr>
          <w:rFonts w:hint="default" w:ascii="Times New Roman" w:hAnsi="Times New Roman" w:eastAsia="Times New Roman" w:cs="Times New Roman"/>
          <w:i w:val="0"/>
          <w:iCs w:val="0"/>
          <w:sz w:val="28"/>
          <w:szCs w:val="28"/>
          <w:rtl w:val="0"/>
        </w:rPr>
        <w:br w:type="textWrapping"/>
      </w:r>
    </w:p>
    <w:p w14:paraId="0000018A">
      <w:pPr>
        <w:numPr>
          <w:ilvl w:val="0"/>
          <w:numId w:val="11"/>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system currently supports a selected subset of stock tickers, not the entire Vietnamese stock market.</w:t>
      </w:r>
      <w:r>
        <w:rPr>
          <w:rFonts w:hint="default" w:ascii="Times New Roman" w:hAnsi="Times New Roman" w:eastAsia="Times New Roman" w:cs="Times New Roman"/>
          <w:i w:val="0"/>
          <w:iCs w:val="0"/>
          <w:sz w:val="28"/>
          <w:szCs w:val="28"/>
          <w:rtl w:val="0"/>
        </w:rPr>
        <w:br w:type="textWrapping"/>
      </w:r>
    </w:p>
    <w:p w14:paraId="0000018B">
      <w:pPr>
        <w:numPr>
          <w:ilvl w:val="0"/>
          <w:numId w:val="11"/>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Real-time data ingestion and automated trading execution are not within the scope of this phase.</w:t>
      </w:r>
      <w:r>
        <w:rPr>
          <w:rFonts w:hint="default" w:ascii="Times New Roman" w:hAnsi="Times New Roman" w:eastAsia="Times New Roman" w:cs="Times New Roman"/>
          <w:i w:val="0"/>
          <w:iCs w:val="0"/>
          <w:sz w:val="28"/>
          <w:szCs w:val="28"/>
          <w:rtl w:val="0"/>
        </w:rPr>
        <w:br w:type="textWrapping"/>
      </w:r>
    </w:p>
    <w:p w14:paraId="0000018C">
      <w:pPr>
        <w:numPr>
          <w:ilvl w:val="0"/>
          <w:numId w:val="11"/>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Sentiment analysis, news integration, or investor psychology are not yet incorporated.</w:t>
      </w:r>
      <w:r>
        <w:rPr>
          <w:rFonts w:hint="default" w:ascii="Times New Roman" w:hAnsi="Times New Roman" w:eastAsia="Times New Roman" w:cs="Times New Roman"/>
          <w:i w:val="0"/>
          <w:iCs w:val="0"/>
          <w:sz w:val="28"/>
          <w:szCs w:val="28"/>
          <w:rtl w:val="0"/>
        </w:rPr>
        <w:br w:type="textWrapping"/>
      </w:r>
    </w:p>
    <w:p w14:paraId="0000018D">
      <w:pPr>
        <w:pStyle w:val="2"/>
        <w:spacing w:line="360" w:lineRule="auto"/>
        <w:jc w:val="both"/>
        <w:rPr>
          <w:rFonts w:hint="default" w:ascii="Times New Roman" w:hAnsi="Times New Roman" w:eastAsia="Times New Roman" w:cs="Times New Roman"/>
          <w:i w:val="0"/>
          <w:iCs w:val="0"/>
          <w:sz w:val="28"/>
          <w:szCs w:val="28"/>
        </w:rPr>
      </w:pPr>
      <w:bookmarkStart w:id="30" w:name="_Toc17260"/>
      <w:r>
        <w:rPr>
          <w:rFonts w:hint="default" w:ascii="Times New Roman" w:hAnsi="Times New Roman" w:eastAsia="Times New Roman" w:cs="Times New Roman"/>
          <w:i w:val="0"/>
          <w:iCs w:val="0"/>
          <w:sz w:val="28"/>
          <w:szCs w:val="28"/>
          <w:rtl w:val="0"/>
        </w:rPr>
        <w:t>II. Project Management Plan</w:t>
      </w:r>
      <w:bookmarkEnd w:id="30"/>
    </w:p>
    <w:p w14:paraId="0000018E">
      <w:pPr>
        <w:pStyle w:val="3"/>
        <w:spacing w:line="360" w:lineRule="auto"/>
        <w:jc w:val="both"/>
        <w:rPr>
          <w:rFonts w:hint="default" w:ascii="Times New Roman" w:hAnsi="Times New Roman" w:eastAsia="Times New Roman" w:cs="Times New Roman"/>
          <w:i w:val="0"/>
          <w:iCs w:val="0"/>
          <w:sz w:val="28"/>
          <w:szCs w:val="28"/>
        </w:rPr>
      </w:pPr>
      <w:bookmarkStart w:id="31" w:name="_Toc31969"/>
      <w:r>
        <w:rPr>
          <w:rFonts w:hint="default" w:ascii="Times New Roman" w:hAnsi="Times New Roman" w:eastAsia="Times New Roman" w:cs="Times New Roman"/>
          <w:i w:val="0"/>
          <w:iCs w:val="0"/>
          <w:sz w:val="28"/>
          <w:szCs w:val="28"/>
          <w:rtl w:val="0"/>
        </w:rPr>
        <w:t>1. Teamwork</w:t>
      </w:r>
      <w:bookmarkEnd w:id="31"/>
    </w:p>
    <w:p w14:paraId="0000018F">
      <w:pPr>
        <w:pStyle w:val="4"/>
        <w:spacing w:line="360" w:lineRule="auto"/>
        <w:jc w:val="both"/>
        <w:rPr>
          <w:rFonts w:hint="default" w:ascii="Times New Roman" w:hAnsi="Times New Roman" w:eastAsia="Times New Roman" w:cs="Times New Roman"/>
          <w:i w:val="0"/>
          <w:iCs w:val="0"/>
          <w:sz w:val="28"/>
          <w:szCs w:val="28"/>
        </w:rPr>
      </w:pPr>
      <w:bookmarkStart w:id="32" w:name="_Toc22583"/>
      <w:r>
        <w:rPr>
          <w:rFonts w:hint="default" w:ascii="Times New Roman" w:hAnsi="Times New Roman" w:eastAsia="Times New Roman" w:cs="Times New Roman"/>
          <w:i w:val="0"/>
          <w:iCs w:val="0"/>
          <w:sz w:val="28"/>
          <w:szCs w:val="28"/>
          <w:rtl w:val="0"/>
        </w:rPr>
        <w:t>1.1 Group structure and roles</w:t>
      </w:r>
      <w:bookmarkEnd w:id="32"/>
    </w:p>
    <w:p w14:paraId="00000190">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project team consists of three members, each assigned with specific responsibilities to ensure balanced workload and efficient execution across all project phases.</w:t>
      </w:r>
    </w:p>
    <w:p w14:paraId="00000191">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II.1.1: Group structure and roles.</w:t>
      </w:r>
    </w:p>
    <w:p w14:paraId="00000192">
      <w:pPr>
        <w:spacing w:line="360" w:lineRule="auto"/>
        <w:jc w:val="both"/>
        <w:rPr>
          <w:rFonts w:hint="default" w:ascii="Times New Roman" w:hAnsi="Times New Roman" w:eastAsia="Times New Roman" w:cs="Times New Roman"/>
          <w:b/>
          <w:i w:val="0"/>
          <w:iCs w:val="0"/>
          <w:sz w:val="28"/>
          <w:szCs w:val="28"/>
        </w:rPr>
      </w:pPr>
    </w:p>
    <w:tbl>
      <w:tblPr>
        <w:tblStyle w:val="30"/>
        <w:tblpPr w:leftFromText="180" w:rightFromText="180" w:topFromText="180" w:bottomFromText="180" w:vertAnchor="text" w:tblpXSpec="left" w:tblpY="0"/>
        <w:tblW w:w="92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1260"/>
        <w:gridCol w:w="1365"/>
        <w:gridCol w:w="4350"/>
      </w:tblGrid>
      <w:tr w14:paraId="6A828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999999"/>
            <w:vAlign w:val="center"/>
          </w:tcPr>
          <w:p w14:paraId="00000193">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Full name</w:t>
            </w:r>
          </w:p>
        </w:tc>
        <w:tc>
          <w:tcPr>
            <w:shd w:val="clear" w:color="auto" w:fill="999999"/>
            <w:vAlign w:val="center"/>
          </w:tcPr>
          <w:p w14:paraId="00000194">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student ID</w:t>
            </w:r>
          </w:p>
        </w:tc>
        <w:tc>
          <w:tcPr>
            <w:shd w:val="clear" w:color="auto" w:fill="999999"/>
            <w:vAlign w:val="center"/>
          </w:tcPr>
          <w:p w14:paraId="00000195">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Role</w:t>
            </w:r>
          </w:p>
        </w:tc>
        <w:tc>
          <w:tcPr>
            <w:shd w:val="clear" w:color="auto" w:fill="999999"/>
            <w:vAlign w:val="center"/>
          </w:tcPr>
          <w:p w14:paraId="00000196">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Primary responsibilities</w:t>
            </w:r>
          </w:p>
        </w:tc>
      </w:tr>
      <w:tr w14:paraId="3AD95F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73" w:hRule="atLeast"/>
        </w:trPr>
        <w:tc>
          <w:p w14:paraId="00000197">
            <w:pPr>
              <w:spacing w:line="360" w:lineRule="auto"/>
              <w:jc w:val="left"/>
              <w:rPr>
                <w:rFonts w:hint="default" w:ascii="Times New Roman" w:hAnsi="Times New Roman" w:eastAsia="Times New Roman" w:cs="Times New Roman"/>
                <w:i w:val="0"/>
                <w:iCs w:val="0"/>
                <w:sz w:val="28"/>
                <w:szCs w:val="28"/>
              </w:rPr>
            </w:pPr>
          </w:p>
          <w:p w14:paraId="00000198">
            <w:pPr>
              <w:spacing w:line="360" w:lineRule="auto"/>
              <w:jc w:val="left"/>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Nguyễn Việt Anh</w:t>
            </w:r>
          </w:p>
        </w:tc>
        <w:tc>
          <w:tcPr>
            <w:vAlign w:val="center"/>
          </w:tcPr>
          <w:p w14:paraId="00000199">
            <w:pPr>
              <w:spacing w:line="360" w:lineRule="auto"/>
              <w:jc w:val="left"/>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SE170371</w:t>
            </w:r>
          </w:p>
        </w:tc>
        <w:tc>
          <w:tcPr>
            <w:vAlign w:val="center"/>
          </w:tcPr>
          <w:p w14:paraId="0000019A">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Team Leader</w:t>
            </w:r>
          </w:p>
        </w:tc>
        <w:tc>
          <w:p w14:paraId="0000019B">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Research Methodology, data processing, main report writer</w:t>
            </w:r>
          </w:p>
        </w:tc>
      </w:tr>
      <w:tr w14:paraId="5FE09F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73" w:hRule="atLeast"/>
        </w:trPr>
        <w:tc>
          <w:p w14:paraId="0000019C">
            <w:pPr>
              <w:spacing w:line="360" w:lineRule="auto"/>
              <w:jc w:val="center"/>
              <w:rPr>
                <w:rFonts w:hint="default" w:ascii="Times New Roman" w:hAnsi="Times New Roman" w:eastAsia="Times New Roman" w:cs="Times New Roman"/>
                <w:i w:val="0"/>
                <w:iCs w:val="0"/>
                <w:sz w:val="28"/>
                <w:szCs w:val="28"/>
              </w:rPr>
            </w:pPr>
          </w:p>
          <w:p w14:paraId="0000019D">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Xuân Cảnh</w:t>
            </w:r>
          </w:p>
        </w:tc>
        <w:tc>
          <w:tcPr>
            <w:vAlign w:val="center"/>
          </w:tcPr>
          <w:p w14:paraId="0000019E">
            <w:pPr>
              <w:spacing w:line="360" w:lineRule="auto"/>
              <w:jc w:val="left"/>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SE170064</w:t>
            </w:r>
          </w:p>
        </w:tc>
        <w:tc>
          <w:tcPr>
            <w:vAlign w:val="center"/>
          </w:tcPr>
          <w:p w14:paraId="0000019F">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Member</w:t>
            </w:r>
          </w:p>
        </w:tc>
        <w:tc>
          <w:p w14:paraId="000001A0">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collector, training model, Website developer, web report writer + main report supporter</w:t>
            </w:r>
          </w:p>
        </w:tc>
      </w:tr>
      <w:tr w14:paraId="5E43AE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473" w:hRule="atLeast"/>
        </w:trPr>
        <w:tc>
          <w:p w14:paraId="000001A1">
            <w:pPr>
              <w:spacing w:line="360" w:lineRule="auto"/>
              <w:jc w:val="center"/>
              <w:rPr>
                <w:rFonts w:hint="default" w:ascii="Times New Roman" w:hAnsi="Times New Roman" w:eastAsia="Times New Roman" w:cs="Times New Roman"/>
                <w:i w:val="0"/>
                <w:iCs w:val="0"/>
                <w:sz w:val="28"/>
                <w:szCs w:val="28"/>
              </w:rPr>
            </w:pPr>
          </w:p>
          <w:p w14:paraId="000001A2">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Văn Bắc</w:t>
            </w:r>
          </w:p>
        </w:tc>
        <w:tc>
          <w:tcPr>
            <w:vAlign w:val="center"/>
          </w:tcPr>
          <w:p w14:paraId="000001A3">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SE150427</w:t>
            </w:r>
          </w:p>
        </w:tc>
        <w:tc>
          <w:tcPr>
            <w:vAlign w:val="center"/>
          </w:tcPr>
          <w:p w14:paraId="000001A4">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Member</w:t>
            </w:r>
          </w:p>
        </w:tc>
        <w:tc>
          <w:p w14:paraId="000001A5">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collector, evaluate model, report’s evaluation part writer, main report supporter</w:t>
            </w:r>
          </w:p>
        </w:tc>
      </w:tr>
    </w:tbl>
    <w:p w14:paraId="000001A6">
      <w:pPr>
        <w:pStyle w:val="4"/>
        <w:spacing w:after="240" w:line="360" w:lineRule="auto"/>
        <w:jc w:val="both"/>
        <w:rPr>
          <w:rFonts w:hint="default" w:ascii="Times New Roman" w:hAnsi="Times New Roman" w:eastAsia="Times New Roman" w:cs="Times New Roman"/>
          <w:i w:val="0"/>
          <w:iCs w:val="0"/>
          <w:sz w:val="28"/>
          <w:szCs w:val="28"/>
        </w:rPr>
      </w:pPr>
      <w:bookmarkStart w:id="33" w:name="_Toc1097"/>
      <w:r>
        <w:rPr>
          <w:rFonts w:hint="default" w:ascii="Times New Roman" w:hAnsi="Times New Roman" w:eastAsia="Times New Roman" w:cs="Times New Roman"/>
          <w:i w:val="0"/>
          <w:iCs w:val="0"/>
          <w:sz w:val="28"/>
          <w:szCs w:val="28"/>
          <w:rtl w:val="0"/>
        </w:rPr>
        <w:t>1.2 Communication plan at work</w:t>
      </w:r>
      <w:bookmarkEnd w:id="33"/>
    </w:p>
    <w:p w14:paraId="000001A7">
      <w:pPr>
        <w:numPr>
          <w:ilvl w:val="0"/>
          <w:numId w:val="1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team uses the following main communication channels: Zalo group, Google Meet, and Gmail. These tools facilitate daily work discussions, document sharing, and quick notifications of any arising issues.</w:t>
      </w:r>
    </w:p>
    <w:p w14:paraId="000001A8">
      <w:pPr>
        <w:numPr>
          <w:ilvl w:val="0"/>
          <w:numId w:val="1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Meetings with the instructor are usually held once a week, typically at the weekend, after the team has updated its work progress. The purpose of the meetings is to provide updates, receive feedback from the instructor, and adjust the direction if necessary.</w:t>
      </w:r>
    </w:p>
    <w:p w14:paraId="000001A9">
      <w:pPr>
        <w:pStyle w:val="3"/>
        <w:spacing w:line="360" w:lineRule="auto"/>
        <w:jc w:val="both"/>
        <w:rPr>
          <w:rFonts w:hint="default" w:ascii="Times New Roman" w:hAnsi="Times New Roman" w:eastAsia="Times New Roman" w:cs="Times New Roman"/>
          <w:i w:val="0"/>
          <w:iCs w:val="0"/>
          <w:sz w:val="28"/>
          <w:szCs w:val="28"/>
        </w:rPr>
      </w:pPr>
      <w:bookmarkStart w:id="34" w:name="_Toc1603"/>
      <w:r>
        <w:rPr>
          <w:rFonts w:hint="default" w:ascii="Times New Roman" w:hAnsi="Times New Roman" w:eastAsia="Times New Roman" w:cs="Times New Roman"/>
          <w:i w:val="0"/>
          <w:iCs w:val="0"/>
          <w:sz w:val="28"/>
          <w:szCs w:val="28"/>
          <w:rtl w:val="0"/>
        </w:rPr>
        <w:t>2. Project management methods</w:t>
      </w:r>
      <w:bookmarkEnd w:id="34"/>
    </w:p>
    <w:p w14:paraId="000001AA">
      <w:pPr>
        <w:pStyle w:val="4"/>
        <w:spacing w:line="360" w:lineRule="auto"/>
        <w:jc w:val="both"/>
        <w:rPr>
          <w:rFonts w:hint="default" w:ascii="Times New Roman" w:hAnsi="Times New Roman" w:eastAsia="Times New Roman" w:cs="Times New Roman"/>
          <w:i w:val="0"/>
          <w:iCs w:val="0"/>
          <w:sz w:val="28"/>
          <w:szCs w:val="28"/>
        </w:rPr>
      </w:pPr>
      <w:bookmarkStart w:id="35" w:name="_Toc27766"/>
      <w:r>
        <w:rPr>
          <w:rFonts w:hint="default" w:ascii="Times New Roman" w:hAnsi="Times New Roman" w:eastAsia="Times New Roman" w:cs="Times New Roman"/>
          <w:i w:val="0"/>
          <w:iCs w:val="0"/>
          <w:sz w:val="28"/>
          <w:szCs w:val="28"/>
          <w:rtl w:val="0"/>
        </w:rPr>
        <w:t>2.1 WBS: Work Breakdown Structure</w:t>
      </w:r>
      <w:bookmarkEnd w:id="35"/>
    </w:p>
    <w:p w14:paraId="000001AB">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Each content item represents a group of tasks (divided into smaller subtasks). The tasks include:</w:t>
      </w:r>
    </w:p>
    <w:p w14:paraId="000001AC">
      <w:pPr>
        <w:numPr>
          <w:ilvl w:val="0"/>
          <w:numId w:val="1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Ideation and task assignment</w:t>
      </w:r>
    </w:p>
    <w:p w14:paraId="000001AD">
      <w:pPr>
        <w:numPr>
          <w:ilvl w:val="0"/>
          <w:numId w:val="1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collection</w:t>
      </w:r>
    </w:p>
    <w:p w14:paraId="000001AE">
      <w:pPr>
        <w:numPr>
          <w:ilvl w:val="0"/>
          <w:numId w:val="1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Methodology research</w:t>
      </w:r>
    </w:p>
    <w:p w14:paraId="000001AF">
      <w:pPr>
        <w:numPr>
          <w:ilvl w:val="0"/>
          <w:numId w:val="1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Program module design</w:t>
      </w:r>
    </w:p>
    <w:p w14:paraId="000001B0">
      <w:pPr>
        <w:numPr>
          <w:ilvl w:val="0"/>
          <w:numId w:val="1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Web system implementation design</w:t>
      </w:r>
    </w:p>
    <w:p w14:paraId="000001B1">
      <w:pPr>
        <w:numPr>
          <w:ilvl w:val="0"/>
          <w:numId w:val="1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Project report writing</w:t>
      </w:r>
    </w:p>
    <w:p w14:paraId="000001B2">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Each task is assigned to members with primary responsibility and includes clearly stated start/end dates, number of working days, completion percentage, and task outcomes. </w:t>
      </w:r>
    </w:p>
    <w:p w14:paraId="000001B3">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II.2.1. WBS: Work Breakdown Structure.</w:t>
      </w:r>
    </w:p>
    <w:tbl>
      <w:tblPr>
        <w:tblStyle w:val="31"/>
        <w:tblW w:w="9304" w:type="dxa"/>
        <w:tblInd w:w="15" w:type="dxa"/>
        <w:tblLayout w:type="fixed"/>
        <w:tblCellMar>
          <w:top w:w="0" w:type="dxa"/>
          <w:left w:w="0" w:type="dxa"/>
          <w:bottom w:w="0" w:type="dxa"/>
          <w:right w:w="0" w:type="dxa"/>
        </w:tblCellMar>
      </w:tblPr>
      <w:tblGrid>
        <w:gridCol w:w="628"/>
        <w:gridCol w:w="2389"/>
        <w:gridCol w:w="1650"/>
        <w:gridCol w:w="881"/>
        <w:gridCol w:w="900"/>
        <w:gridCol w:w="715"/>
        <w:gridCol w:w="1114"/>
        <w:gridCol w:w="1028"/>
      </w:tblGrid>
      <w:tr w14:paraId="455CF2C2">
        <w:tblPrEx>
          <w:tblCellMar>
            <w:top w:w="0" w:type="dxa"/>
            <w:left w:w="0" w:type="dxa"/>
            <w:bottom w:w="0" w:type="dxa"/>
            <w:right w:w="0" w:type="dxa"/>
          </w:tblCellMar>
        </w:tblPrEx>
        <w:trPr>
          <w:trHeight w:val="450" w:hRule="atLeast"/>
        </w:trPr>
        <w:tc>
          <w:tcPr>
            <w:tcBorders>
              <w:top w:val="single" w:color="284E3F" w:sz="6" w:space="0"/>
              <w:left w:val="single" w:color="284E3F" w:sz="6" w:space="0"/>
              <w:bottom w:val="single" w:color="000000" w:sz="6" w:space="0"/>
              <w:right w:val="single" w:color="356854" w:sz="6" w:space="0"/>
            </w:tcBorders>
            <w:shd w:val="clear" w:color="auto" w:fill="356854"/>
            <w:tcMar>
              <w:left w:w="120" w:type="dxa"/>
              <w:right w:w="120" w:type="dxa"/>
            </w:tcMar>
            <w:vAlign w:val="center"/>
          </w:tcPr>
          <w:p w14:paraId="000001B4">
            <w:pP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ID</w:t>
            </w:r>
          </w:p>
        </w:tc>
        <w:tc>
          <w:tcPr>
            <w:tcBorders>
              <w:top w:val="single" w:color="284E3F" w:sz="6" w:space="0"/>
              <w:bottom w:val="single" w:color="000000" w:sz="6" w:space="0"/>
              <w:right w:val="single" w:color="356854" w:sz="6" w:space="0"/>
            </w:tcBorders>
            <w:shd w:val="clear" w:color="auto" w:fill="356854"/>
            <w:tcMar>
              <w:left w:w="120" w:type="dxa"/>
              <w:right w:w="120" w:type="dxa"/>
            </w:tcMar>
            <w:vAlign w:val="center"/>
          </w:tcPr>
          <w:p w14:paraId="000001B5">
            <w:pP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Tasks</w:t>
            </w:r>
          </w:p>
        </w:tc>
        <w:tc>
          <w:tcPr>
            <w:tcBorders>
              <w:top w:val="single" w:color="284E3F" w:sz="6" w:space="0"/>
              <w:bottom w:val="single" w:color="000000" w:sz="6" w:space="0"/>
              <w:right w:val="single" w:color="356854" w:sz="6" w:space="0"/>
            </w:tcBorders>
            <w:shd w:val="clear" w:color="auto" w:fill="356854"/>
            <w:tcMar>
              <w:left w:w="120" w:type="dxa"/>
              <w:right w:w="120" w:type="dxa"/>
            </w:tcMar>
            <w:vAlign w:val="center"/>
          </w:tcPr>
          <w:p w14:paraId="000001B6">
            <w:pP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Workers</w:t>
            </w:r>
          </w:p>
        </w:tc>
        <w:tc>
          <w:tcPr>
            <w:tcBorders>
              <w:top w:val="single" w:color="284E3F" w:sz="6" w:space="0"/>
              <w:bottom w:val="single" w:color="000000" w:sz="6" w:space="0"/>
              <w:right w:val="single" w:color="356854" w:sz="6" w:space="0"/>
            </w:tcBorders>
            <w:shd w:val="clear" w:color="auto" w:fill="356854"/>
            <w:tcMar>
              <w:left w:w="120" w:type="dxa"/>
              <w:right w:w="120" w:type="dxa"/>
            </w:tcMar>
            <w:vAlign w:val="center"/>
          </w:tcPr>
          <w:p w14:paraId="000001B7">
            <w:pPr>
              <w:jc w:val="cente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Start</w:t>
            </w:r>
          </w:p>
        </w:tc>
        <w:tc>
          <w:tcPr>
            <w:tcBorders>
              <w:top w:val="single" w:color="284E3F" w:sz="6" w:space="0"/>
              <w:bottom w:val="single" w:color="000000" w:sz="6" w:space="0"/>
              <w:right w:val="single" w:color="356854" w:sz="6" w:space="0"/>
            </w:tcBorders>
            <w:shd w:val="clear" w:color="auto" w:fill="356854"/>
            <w:tcMar>
              <w:left w:w="120" w:type="dxa"/>
              <w:right w:w="120" w:type="dxa"/>
            </w:tcMar>
            <w:vAlign w:val="center"/>
          </w:tcPr>
          <w:p w14:paraId="000001B8">
            <w:pPr>
              <w:jc w:val="cente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End</w:t>
            </w:r>
          </w:p>
        </w:tc>
        <w:tc>
          <w:tcPr>
            <w:tcBorders>
              <w:top w:val="single" w:color="284E3F" w:sz="6" w:space="0"/>
              <w:bottom w:val="single" w:color="000000" w:sz="6" w:space="0"/>
              <w:right w:val="single" w:color="356854" w:sz="6" w:space="0"/>
            </w:tcBorders>
            <w:shd w:val="clear" w:color="auto" w:fill="356854"/>
            <w:tcMar>
              <w:left w:w="120" w:type="dxa"/>
              <w:right w:w="120" w:type="dxa"/>
            </w:tcMar>
            <w:vAlign w:val="center"/>
          </w:tcPr>
          <w:p w14:paraId="000001B9">
            <w:pPr>
              <w:jc w:val="cente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Days</w:t>
            </w:r>
          </w:p>
        </w:tc>
        <w:tc>
          <w:tcPr>
            <w:tcBorders>
              <w:top w:val="single" w:color="284E3F" w:sz="6" w:space="0"/>
              <w:bottom w:val="single" w:color="000000" w:sz="6" w:space="0"/>
              <w:right w:val="single" w:color="356854" w:sz="6" w:space="0"/>
            </w:tcBorders>
            <w:shd w:val="clear" w:color="auto" w:fill="356854"/>
            <w:tcMar>
              <w:left w:w="120" w:type="dxa"/>
              <w:right w:w="120" w:type="dxa"/>
            </w:tcMar>
            <w:vAlign w:val="center"/>
          </w:tcPr>
          <w:p w14:paraId="000001BA">
            <w:pPr>
              <w:jc w:val="cente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 complete</w:t>
            </w:r>
          </w:p>
        </w:tc>
        <w:tc>
          <w:tcPr>
            <w:tcBorders>
              <w:top w:val="single" w:color="284E3F" w:sz="6" w:space="0"/>
              <w:bottom w:val="single" w:color="000000" w:sz="6" w:space="0"/>
              <w:right w:val="single" w:color="284E3F" w:sz="6" w:space="0"/>
            </w:tcBorders>
            <w:shd w:val="clear" w:color="auto" w:fill="356854"/>
            <w:tcMar>
              <w:left w:w="120" w:type="dxa"/>
              <w:right w:w="120" w:type="dxa"/>
            </w:tcMar>
            <w:vAlign w:val="center"/>
          </w:tcPr>
          <w:p w14:paraId="000001BB">
            <w:pPr>
              <w:jc w:val="center"/>
              <w:rPr>
                <w:rFonts w:hint="default" w:ascii="Times New Roman" w:hAnsi="Times New Roman" w:eastAsia="Arial" w:cs="Times New Roman"/>
                <w:b/>
                <w:i w:val="0"/>
                <w:iCs w:val="0"/>
                <w:color w:val="FFFFFF"/>
                <w:sz w:val="20"/>
                <w:szCs w:val="20"/>
              </w:rPr>
            </w:pPr>
            <w:r>
              <w:rPr>
                <w:rFonts w:hint="default" w:ascii="Times New Roman" w:hAnsi="Times New Roman" w:eastAsia="Arial" w:cs="Times New Roman"/>
                <w:b/>
                <w:i w:val="0"/>
                <w:iCs w:val="0"/>
                <w:color w:val="FFFFFF"/>
                <w:sz w:val="20"/>
                <w:szCs w:val="20"/>
                <w:rtl w:val="0"/>
              </w:rPr>
              <w:t>Workday</w:t>
            </w:r>
          </w:p>
        </w:tc>
      </w:tr>
      <w:tr w14:paraId="2BCE413B">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1BC">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1</w:t>
            </w:r>
          </w:p>
        </w:tc>
        <w:tc>
          <w:tcPr>
            <w:tcBorders>
              <w:bottom w:val="single" w:color="EFEFEF" w:sz="6" w:space="0"/>
              <w:right w:val="single" w:color="000000" w:sz="6" w:space="0"/>
            </w:tcBorders>
            <w:shd w:val="clear" w:color="auto" w:fill="D9D9D9"/>
            <w:tcMar>
              <w:left w:w="120" w:type="dxa"/>
              <w:right w:w="120" w:type="dxa"/>
            </w:tcMar>
            <w:vAlign w:val="center"/>
          </w:tcPr>
          <w:p w14:paraId="000001BD">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Make Idea and division of work tasks</w:t>
            </w:r>
          </w:p>
        </w:tc>
        <w:tc>
          <w:tcPr>
            <w:tcBorders>
              <w:bottom w:val="single" w:color="EFEFEF" w:sz="6" w:space="0"/>
              <w:right w:val="single" w:color="000000" w:sz="6" w:space="0"/>
            </w:tcBorders>
            <w:shd w:val="clear" w:color="auto" w:fill="D9D9D9"/>
            <w:tcMar>
              <w:left w:w="45" w:type="dxa"/>
              <w:right w:w="45" w:type="dxa"/>
            </w:tcMar>
            <w:vAlign w:val="center"/>
          </w:tcPr>
          <w:p w14:paraId="000001B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1B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1/09/25</w:t>
            </w:r>
          </w:p>
        </w:tc>
        <w:tc>
          <w:tcPr>
            <w:tcBorders>
              <w:bottom w:val="single" w:color="EFEFEF" w:sz="6" w:space="0"/>
              <w:right w:val="single" w:color="000000" w:sz="6" w:space="0"/>
            </w:tcBorders>
            <w:shd w:val="clear" w:color="auto" w:fill="D9D9D9"/>
            <w:tcMar>
              <w:left w:w="120" w:type="dxa"/>
              <w:right w:w="120" w:type="dxa"/>
            </w:tcMar>
            <w:vAlign w:val="center"/>
          </w:tcPr>
          <w:p w14:paraId="000001C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1/22/25</w:t>
            </w:r>
          </w:p>
        </w:tc>
        <w:tc>
          <w:tcPr>
            <w:tcBorders>
              <w:bottom w:val="single" w:color="EFEFEF" w:sz="6" w:space="0"/>
              <w:right w:val="single" w:color="000000" w:sz="6" w:space="0"/>
            </w:tcBorders>
            <w:shd w:val="clear" w:color="auto" w:fill="D9D9D9"/>
            <w:tcMar>
              <w:left w:w="120" w:type="dxa"/>
              <w:right w:w="120" w:type="dxa"/>
            </w:tcMar>
            <w:vAlign w:val="center"/>
          </w:tcPr>
          <w:p w14:paraId="000001C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42</w:t>
            </w:r>
          </w:p>
        </w:tc>
        <w:tc>
          <w:tcPr>
            <w:tcBorders>
              <w:bottom w:val="single" w:color="EFEFEF" w:sz="6" w:space="0"/>
              <w:right w:val="single" w:color="000000" w:sz="6" w:space="0"/>
            </w:tcBorders>
            <w:shd w:val="clear" w:color="auto" w:fill="D9D9D9"/>
            <w:tcMar>
              <w:left w:w="120" w:type="dxa"/>
              <w:right w:w="120" w:type="dxa"/>
            </w:tcMar>
            <w:vAlign w:val="center"/>
          </w:tcPr>
          <w:p w14:paraId="000001C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1C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30</w:t>
            </w:r>
          </w:p>
        </w:tc>
      </w:tr>
      <w:tr w14:paraId="75AB3157">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1C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1.1</w:t>
            </w:r>
          </w:p>
        </w:tc>
        <w:tc>
          <w:tcPr>
            <w:tcBorders>
              <w:bottom w:val="single" w:color="EFEFEF" w:sz="6" w:space="0"/>
              <w:right w:val="single" w:color="000000" w:sz="6" w:space="0"/>
            </w:tcBorders>
            <w:shd w:val="clear" w:color="auto" w:fill="F6F8F9"/>
            <w:tcMar>
              <w:left w:w="120" w:type="dxa"/>
              <w:right w:w="120" w:type="dxa"/>
            </w:tcMar>
            <w:vAlign w:val="center"/>
          </w:tcPr>
          <w:p w14:paraId="000001C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Idea + work tasks</w:t>
            </w:r>
          </w:p>
        </w:tc>
        <w:tc>
          <w:tcPr>
            <w:tcBorders>
              <w:bottom w:val="single" w:color="EFEFEF" w:sz="6" w:space="0"/>
              <w:right w:val="single" w:color="000000" w:sz="6" w:space="0"/>
            </w:tcBorders>
            <w:shd w:val="clear" w:color="auto" w:fill="F6F8F9"/>
            <w:tcMar>
              <w:left w:w="45" w:type="dxa"/>
              <w:right w:w="45" w:type="dxa"/>
            </w:tcMar>
            <w:vAlign w:val="center"/>
          </w:tcPr>
          <w:p w14:paraId="000001C6">
            <w:pPr>
              <w:rPr>
                <w:rFonts w:hint="default" w:ascii="Times New Roman" w:hAnsi="Times New Roman" w:eastAsia="Arial" w:cs="Times New Roman"/>
                <w:i w:val="0"/>
                <w:iCs w:val="0"/>
                <w:color w:val="2C481F"/>
                <w:sz w:val="20"/>
                <w:szCs w:val="20"/>
              </w:rPr>
            </w:pPr>
            <w:r>
              <w:rPr>
                <w:rFonts w:hint="default" w:ascii="Times New Roman" w:hAnsi="Times New Roman" w:eastAsia="Arial" w:cs="Times New Roman"/>
                <w:i w:val="0"/>
                <w:iCs w:val="0"/>
                <w:color w:val="2C481F"/>
                <w:sz w:val="20"/>
                <w:szCs w:val="20"/>
                <w:rtl w:val="0"/>
              </w:rPr>
              <w:t>Hoàng xuân Cảnh</w:t>
            </w:r>
          </w:p>
        </w:tc>
        <w:tc>
          <w:tcPr>
            <w:tcBorders>
              <w:bottom w:val="single" w:color="EFEFEF" w:sz="6" w:space="0"/>
              <w:right w:val="single" w:color="000000" w:sz="6" w:space="0"/>
            </w:tcBorders>
            <w:shd w:val="clear" w:color="auto" w:fill="D6F4D9"/>
            <w:tcMar>
              <w:left w:w="120" w:type="dxa"/>
              <w:right w:w="120" w:type="dxa"/>
            </w:tcMar>
            <w:vAlign w:val="center"/>
          </w:tcPr>
          <w:p w14:paraId="000001C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1/09/25</w:t>
            </w:r>
          </w:p>
        </w:tc>
        <w:tc>
          <w:tcPr>
            <w:tcBorders>
              <w:bottom w:val="single" w:color="EFEFEF" w:sz="6" w:space="0"/>
              <w:right w:val="single" w:color="000000" w:sz="6" w:space="0"/>
            </w:tcBorders>
            <w:shd w:val="clear" w:color="auto" w:fill="F6F8F9"/>
            <w:tcMar>
              <w:left w:w="120" w:type="dxa"/>
              <w:right w:w="120" w:type="dxa"/>
            </w:tcMar>
            <w:vAlign w:val="center"/>
          </w:tcPr>
          <w:p w14:paraId="000001C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1/22/25</w:t>
            </w:r>
          </w:p>
        </w:tc>
        <w:tc>
          <w:tcPr>
            <w:tcBorders>
              <w:bottom w:val="single" w:color="EFEFEF" w:sz="6" w:space="0"/>
              <w:right w:val="single" w:color="000000" w:sz="6" w:space="0"/>
            </w:tcBorders>
            <w:shd w:val="clear" w:color="auto" w:fill="D6F4D9"/>
            <w:tcMar>
              <w:left w:w="120" w:type="dxa"/>
              <w:right w:w="120" w:type="dxa"/>
            </w:tcMar>
            <w:vAlign w:val="center"/>
          </w:tcPr>
          <w:p w14:paraId="000001C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D6F4D9"/>
            <w:tcMar>
              <w:left w:w="120" w:type="dxa"/>
              <w:right w:w="120" w:type="dxa"/>
            </w:tcMar>
            <w:vAlign w:val="center"/>
          </w:tcPr>
          <w:p w14:paraId="000001C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1C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w:t>
            </w:r>
          </w:p>
        </w:tc>
      </w:tr>
      <w:tr w14:paraId="7B6DCD55">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1C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1.2</w:t>
            </w:r>
          </w:p>
        </w:tc>
        <w:tc>
          <w:tcPr>
            <w:tcBorders>
              <w:bottom w:val="single" w:color="EFEFEF" w:sz="6" w:space="0"/>
              <w:right w:val="single" w:color="000000" w:sz="6" w:space="0"/>
            </w:tcBorders>
            <w:shd w:val="clear" w:color="auto" w:fill="FFFFFF"/>
            <w:tcMar>
              <w:left w:w="120" w:type="dxa"/>
              <w:right w:w="120" w:type="dxa"/>
            </w:tcMar>
            <w:vAlign w:val="center"/>
          </w:tcPr>
          <w:p w14:paraId="000001C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Idea + work tasks</w:t>
            </w:r>
          </w:p>
        </w:tc>
        <w:tc>
          <w:tcPr>
            <w:tcBorders>
              <w:bottom w:val="single" w:color="EFEFEF" w:sz="6" w:space="0"/>
              <w:right w:val="single" w:color="000000" w:sz="6" w:space="0"/>
            </w:tcBorders>
            <w:shd w:val="clear" w:color="auto" w:fill="FFFFFF"/>
            <w:tcMar>
              <w:left w:w="45" w:type="dxa"/>
              <w:right w:w="45" w:type="dxa"/>
            </w:tcMar>
            <w:vAlign w:val="center"/>
          </w:tcPr>
          <w:p w14:paraId="000001CE">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1C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1/09/25</w:t>
            </w:r>
          </w:p>
        </w:tc>
        <w:tc>
          <w:tcPr>
            <w:tcBorders>
              <w:bottom w:val="single" w:color="EFEFEF" w:sz="6" w:space="0"/>
              <w:right w:val="single" w:color="000000" w:sz="6" w:space="0"/>
            </w:tcBorders>
            <w:shd w:val="clear" w:color="auto" w:fill="FFFFFF"/>
            <w:tcMar>
              <w:left w:w="120" w:type="dxa"/>
              <w:right w:w="120" w:type="dxa"/>
            </w:tcMar>
            <w:vAlign w:val="center"/>
          </w:tcPr>
          <w:p w14:paraId="000001D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1/22/25</w:t>
            </w:r>
          </w:p>
        </w:tc>
        <w:tc>
          <w:tcPr>
            <w:tcBorders>
              <w:bottom w:val="single" w:color="EFEFEF" w:sz="6" w:space="0"/>
              <w:right w:val="single" w:color="000000" w:sz="6" w:space="0"/>
            </w:tcBorders>
            <w:shd w:val="clear" w:color="auto" w:fill="D6F4D9"/>
            <w:tcMar>
              <w:left w:w="120" w:type="dxa"/>
              <w:right w:w="120" w:type="dxa"/>
            </w:tcMar>
            <w:vAlign w:val="center"/>
          </w:tcPr>
          <w:p w14:paraId="000001D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D6F4D9"/>
            <w:tcMar>
              <w:left w:w="120" w:type="dxa"/>
              <w:right w:w="120" w:type="dxa"/>
            </w:tcMar>
            <w:vAlign w:val="center"/>
          </w:tcPr>
          <w:p w14:paraId="000001D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1D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w:t>
            </w:r>
          </w:p>
        </w:tc>
      </w:tr>
      <w:tr w14:paraId="08AB06E3">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1D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1.3</w:t>
            </w:r>
          </w:p>
        </w:tc>
        <w:tc>
          <w:tcPr>
            <w:tcBorders>
              <w:bottom w:val="single" w:color="EFEFEF" w:sz="6" w:space="0"/>
              <w:right w:val="single" w:color="000000" w:sz="6" w:space="0"/>
            </w:tcBorders>
            <w:shd w:val="clear" w:color="auto" w:fill="F6F8F9"/>
            <w:tcMar>
              <w:left w:w="120" w:type="dxa"/>
              <w:right w:w="120" w:type="dxa"/>
            </w:tcMar>
            <w:vAlign w:val="center"/>
          </w:tcPr>
          <w:p w14:paraId="000001D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Idea + work tasks</w:t>
            </w:r>
          </w:p>
        </w:tc>
        <w:tc>
          <w:tcPr>
            <w:tcBorders>
              <w:bottom w:val="single" w:color="EFEFEF" w:sz="6" w:space="0"/>
              <w:right w:val="single" w:color="000000" w:sz="6" w:space="0"/>
            </w:tcBorders>
            <w:shd w:val="clear" w:color="auto" w:fill="F6F8F9"/>
            <w:tcMar>
              <w:left w:w="45" w:type="dxa"/>
              <w:right w:w="45" w:type="dxa"/>
            </w:tcMar>
            <w:vAlign w:val="center"/>
          </w:tcPr>
          <w:p w14:paraId="000001D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1D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1/09/25</w:t>
            </w:r>
          </w:p>
        </w:tc>
        <w:tc>
          <w:tcPr>
            <w:tcBorders>
              <w:bottom w:val="single" w:color="EFEFEF" w:sz="6" w:space="0"/>
              <w:right w:val="single" w:color="000000" w:sz="6" w:space="0"/>
            </w:tcBorders>
            <w:shd w:val="clear" w:color="auto" w:fill="F6F8F9"/>
            <w:tcMar>
              <w:left w:w="120" w:type="dxa"/>
              <w:right w:w="120" w:type="dxa"/>
            </w:tcMar>
            <w:vAlign w:val="center"/>
          </w:tcPr>
          <w:p w14:paraId="000001D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1/22/25</w:t>
            </w:r>
          </w:p>
        </w:tc>
        <w:tc>
          <w:tcPr>
            <w:tcBorders>
              <w:bottom w:val="single" w:color="EFEFEF" w:sz="6" w:space="0"/>
              <w:right w:val="single" w:color="000000" w:sz="6" w:space="0"/>
            </w:tcBorders>
            <w:shd w:val="clear" w:color="auto" w:fill="D6F4D9"/>
            <w:tcMar>
              <w:left w:w="120" w:type="dxa"/>
              <w:right w:w="120" w:type="dxa"/>
            </w:tcMar>
            <w:vAlign w:val="center"/>
          </w:tcPr>
          <w:p w14:paraId="000001D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D6F4D9"/>
            <w:tcMar>
              <w:left w:w="120" w:type="dxa"/>
              <w:right w:w="120" w:type="dxa"/>
            </w:tcMar>
            <w:vAlign w:val="center"/>
          </w:tcPr>
          <w:p w14:paraId="000001D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1D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w:t>
            </w:r>
          </w:p>
        </w:tc>
      </w:tr>
      <w:tr w14:paraId="0890CF7F">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1D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FFFFFF"/>
            <w:tcMar>
              <w:left w:w="120" w:type="dxa"/>
              <w:right w:w="120" w:type="dxa"/>
            </w:tcMar>
            <w:vAlign w:val="center"/>
          </w:tcPr>
          <w:p w14:paraId="000001DD">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45" w:type="dxa"/>
              <w:right w:w="45" w:type="dxa"/>
            </w:tcMar>
            <w:vAlign w:val="center"/>
          </w:tcPr>
          <w:p w14:paraId="000001D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6F4D9"/>
            <w:tcMar>
              <w:left w:w="120" w:type="dxa"/>
              <w:right w:w="120" w:type="dxa"/>
            </w:tcMar>
            <w:vAlign w:val="center"/>
          </w:tcPr>
          <w:p w14:paraId="000001DF">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1E0">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D6F4D9"/>
            <w:tcMar>
              <w:left w:w="120" w:type="dxa"/>
              <w:right w:w="120" w:type="dxa"/>
            </w:tcMar>
            <w:vAlign w:val="center"/>
          </w:tcPr>
          <w:p w14:paraId="000001E1">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6F4D9"/>
            <w:tcMar>
              <w:left w:w="120" w:type="dxa"/>
              <w:right w:w="120" w:type="dxa"/>
            </w:tcMar>
            <w:vAlign w:val="center"/>
          </w:tcPr>
          <w:p w14:paraId="000001E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1E3">
            <w:pPr>
              <w:rPr>
                <w:rFonts w:hint="default" w:ascii="Times New Roman" w:hAnsi="Times New Roman" w:eastAsia="Arial" w:cs="Times New Roman"/>
                <w:i w:val="0"/>
                <w:iCs w:val="0"/>
                <w:sz w:val="20"/>
                <w:szCs w:val="20"/>
              </w:rPr>
            </w:pPr>
          </w:p>
        </w:tc>
      </w:tr>
      <w:tr w14:paraId="30338509">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1E4">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2</w:t>
            </w:r>
          </w:p>
        </w:tc>
        <w:tc>
          <w:tcPr>
            <w:tcBorders>
              <w:bottom w:val="single" w:color="EFEFEF" w:sz="6" w:space="0"/>
              <w:right w:val="single" w:color="000000" w:sz="6" w:space="0"/>
            </w:tcBorders>
            <w:shd w:val="clear" w:color="auto" w:fill="D9D9D9"/>
            <w:tcMar>
              <w:left w:w="120" w:type="dxa"/>
              <w:right w:w="120" w:type="dxa"/>
            </w:tcMar>
            <w:vAlign w:val="center"/>
          </w:tcPr>
          <w:p w14:paraId="000001E5">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Data collection</w:t>
            </w:r>
          </w:p>
        </w:tc>
        <w:tc>
          <w:tcPr>
            <w:tcBorders>
              <w:bottom w:val="single" w:color="EFEFEF" w:sz="6" w:space="0"/>
              <w:right w:val="single" w:color="000000" w:sz="6" w:space="0"/>
            </w:tcBorders>
            <w:shd w:val="clear" w:color="auto" w:fill="D9D9D9"/>
            <w:tcMar>
              <w:left w:w="45" w:type="dxa"/>
              <w:right w:w="45" w:type="dxa"/>
            </w:tcMar>
            <w:vAlign w:val="center"/>
          </w:tcPr>
          <w:p w14:paraId="000001E6">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1E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1/23/25</w:t>
            </w:r>
          </w:p>
        </w:tc>
        <w:tc>
          <w:tcPr>
            <w:tcBorders>
              <w:bottom w:val="single" w:color="EFEFEF" w:sz="6" w:space="0"/>
              <w:right w:val="single" w:color="000000" w:sz="6" w:space="0"/>
            </w:tcBorders>
            <w:shd w:val="clear" w:color="auto" w:fill="D9D9D9"/>
            <w:tcMar>
              <w:left w:w="120" w:type="dxa"/>
              <w:right w:w="120" w:type="dxa"/>
            </w:tcMar>
            <w:vAlign w:val="center"/>
          </w:tcPr>
          <w:p w14:paraId="000001E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2/05/25</w:t>
            </w:r>
          </w:p>
        </w:tc>
        <w:tc>
          <w:tcPr>
            <w:tcBorders>
              <w:bottom w:val="single" w:color="EFEFEF" w:sz="6" w:space="0"/>
              <w:right w:val="single" w:color="000000" w:sz="6" w:space="0"/>
            </w:tcBorders>
            <w:shd w:val="clear" w:color="auto" w:fill="D9D9D9"/>
            <w:tcMar>
              <w:left w:w="120" w:type="dxa"/>
              <w:right w:w="120" w:type="dxa"/>
            </w:tcMar>
            <w:vAlign w:val="center"/>
          </w:tcPr>
          <w:p w14:paraId="000001E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42</w:t>
            </w:r>
          </w:p>
        </w:tc>
        <w:tc>
          <w:tcPr>
            <w:tcBorders>
              <w:bottom w:val="single" w:color="EFEFEF" w:sz="6" w:space="0"/>
              <w:right w:val="single" w:color="000000" w:sz="6" w:space="0"/>
            </w:tcBorders>
            <w:shd w:val="clear" w:color="auto" w:fill="D9D9D9"/>
            <w:tcMar>
              <w:left w:w="120" w:type="dxa"/>
              <w:right w:w="120" w:type="dxa"/>
            </w:tcMar>
            <w:vAlign w:val="center"/>
          </w:tcPr>
          <w:p w14:paraId="000001EA">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1E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30</w:t>
            </w:r>
          </w:p>
        </w:tc>
      </w:tr>
      <w:tr w14:paraId="3E206A0C">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1E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2.1</w:t>
            </w:r>
          </w:p>
        </w:tc>
        <w:tc>
          <w:tcPr>
            <w:tcBorders>
              <w:bottom w:val="single" w:color="EFEFEF" w:sz="6" w:space="0"/>
              <w:right w:val="single" w:color="000000" w:sz="6" w:space="0"/>
            </w:tcBorders>
            <w:shd w:val="clear" w:color="auto" w:fill="FFFFFF"/>
            <w:tcMar>
              <w:left w:w="120" w:type="dxa"/>
              <w:right w:w="120" w:type="dxa"/>
            </w:tcMar>
            <w:vAlign w:val="center"/>
          </w:tcPr>
          <w:p w14:paraId="000001E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From SSI</w:t>
            </w:r>
          </w:p>
        </w:tc>
        <w:tc>
          <w:tcPr>
            <w:tcBorders>
              <w:bottom w:val="single" w:color="EFEFEF" w:sz="6" w:space="0"/>
              <w:right w:val="single" w:color="000000" w:sz="6" w:space="0"/>
            </w:tcBorders>
            <w:shd w:val="clear" w:color="auto" w:fill="FFFFFF"/>
            <w:tcMar>
              <w:left w:w="45" w:type="dxa"/>
              <w:right w:w="45" w:type="dxa"/>
            </w:tcMar>
            <w:vAlign w:val="center"/>
          </w:tcPr>
          <w:p w14:paraId="000001EE">
            <w:pPr>
              <w:rPr>
                <w:rFonts w:hint="default" w:ascii="Times New Roman" w:hAnsi="Times New Roman" w:eastAsia="Arial" w:cs="Times New Roman"/>
                <w:i w:val="0"/>
                <w:iCs w:val="0"/>
                <w:color w:val="2C481F"/>
                <w:sz w:val="20"/>
                <w:szCs w:val="20"/>
              </w:rPr>
            </w:pPr>
            <w:r>
              <w:rPr>
                <w:rFonts w:hint="default" w:ascii="Times New Roman" w:hAnsi="Times New Roman" w:eastAsia="Arial" w:cs="Times New Roman"/>
                <w:i w:val="0"/>
                <w:iCs w:val="0"/>
                <w:color w:val="2C481F"/>
                <w:sz w:val="20"/>
                <w:szCs w:val="20"/>
                <w:rtl w:val="0"/>
              </w:rPr>
              <w:t>Hoàng xuân cảnh</w:t>
            </w:r>
          </w:p>
        </w:tc>
        <w:tc>
          <w:tcPr>
            <w:tcBorders>
              <w:bottom w:val="single" w:color="EFEFEF" w:sz="6" w:space="0"/>
              <w:right w:val="single" w:color="000000" w:sz="6" w:space="0"/>
            </w:tcBorders>
            <w:shd w:val="clear" w:color="auto" w:fill="D6F4D9"/>
            <w:tcMar>
              <w:left w:w="120" w:type="dxa"/>
              <w:right w:w="120" w:type="dxa"/>
            </w:tcMar>
            <w:vAlign w:val="center"/>
          </w:tcPr>
          <w:p w14:paraId="000001E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1/23/25</w:t>
            </w:r>
          </w:p>
        </w:tc>
        <w:tc>
          <w:tcPr>
            <w:tcBorders>
              <w:bottom w:val="single" w:color="EFEFEF" w:sz="6" w:space="0"/>
              <w:right w:val="single" w:color="000000" w:sz="6" w:space="0"/>
            </w:tcBorders>
            <w:shd w:val="clear" w:color="auto" w:fill="FFFFFF"/>
            <w:tcMar>
              <w:left w:w="120" w:type="dxa"/>
              <w:right w:w="120" w:type="dxa"/>
            </w:tcMar>
            <w:vAlign w:val="center"/>
          </w:tcPr>
          <w:p w14:paraId="000001F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2/05/25</w:t>
            </w:r>
          </w:p>
        </w:tc>
        <w:tc>
          <w:tcPr>
            <w:tcBorders>
              <w:bottom w:val="single" w:color="EFEFEF" w:sz="6" w:space="0"/>
              <w:right w:val="single" w:color="000000" w:sz="6" w:space="0"/>
            </w:tcBorders>
            <w:shd w:val="clear" w:color="auto" w:fill="D6F4D9"/>
            <w:tcMar>
              <w:left w:w="120" w:type="dxa"/>
              <w:right w:w="120" w:type="dxa"/>
            </w:tcMar>
            <w:vAlign w:val="center"/>
          </w:tcPr>
          <w:p w14:paraId="000001F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D6F4D9"/>
            <w:tcMar>
              <w:left w:w="120" w:type="dxa"/>
              <w:right w:w="120" w:type="dxa"/>
            </w:tcMar>
            <w:vAlign w:val="center"/>
          </w:tcPr>
          <w:p w14:paraId="000001F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1F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w:t>
            </w:r>
          </w:p>
        </w:tc>
      </w:tr>
      <w:tr w14:paraId="66C39F9B">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1F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2.2</w:t>
            </w:r>
          </w:p>
        </w:tc>
        <w:tc>
          <w:tcPr>
            <w:tcBorders>
              <w:bottom w:val="single" w:color="EFEFEF" w:sz="6" w:space="0"/>
              <w:right w:val="single" w:color="000000" w:sz="6" w:space="0"/>
            </w:tcBorders>
            <w:shd w:val="clear" w:color="auto" w:fill="F6F8F9"/>
            <w:tcMar>
              <w:left w:w="120" w:type="dxa"/>
              <w:right w:w="120" w:type="dxa"/>
            </w:tcMar>
            <w:vAlign w:val="center"/>
          </w:tcPr>
          <w:p w14:paraId="000001F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From Vnstock</w:t>
            </w:r>
          </w:p>
        </w:tc>
        <w:tc>
          <w:tcPr>
            <w:tcBorders>
              <w:bottom w:val="single" w:color="EFEFEF" w:sz="6" w:space="0"/>
              <w:right w:val="single" w:color="000000" w:sz="6" w:space="0"/>
            </w:tcBorders>
            <w:shd w:val="clear" w:color="auto" w:fill="F6F8F9"/>
            <w:tcMar>
              <w:left w:w="45" w:type="dxa"/>
              <w:right w:w="45" w:type="dxa"/>
            </w:tcMar>
            <w:vAlign w:val="center"/>
          </w:tcPr>
          <w:p w14:paraId="000001F6">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1F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1/23/25</w:t>
            </w:r>
          </w:p>
        </w:tc>
        <w:tc>
          <w:tcPr>
            <w:tcBorders>
              <w:bottom w:val="single" w:color="EFEFEF" w:sz="6" w:space="0"/>
              <w:right w:val="single" w:color="000000" w:sz="6" w:space="0"/>
            </w:tcBorders>
            <w:shd w:val="clear" w:color="auto" w:fill="F6F8F9"/>
            <w:tcMar>
              <w:left w:w="120" w:type="dxa"/>
              <w:right w:w="120" w:type="dxa"/>
            </w:tcMar>
            <w:vAlign w:val="center"/>
          </w:tcPr>
          <w:p w14:paraId="000001F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2/05/25</w:t>
            </w:r>
          </w:p>
        </w:tc>
        <w:tc>
          <w:tcPr>
            <w:tcBorders>
              <w:bottom w:val="single" w:color="EFEFEF" w:sz="6" w:space="0"/>
              <w:right w:val="single" w:color="000000" w:sz="6" w:space="0"/>
            </w:tcBorders>
            <w:shd w:val="clear" w:color="auto" w:fill="D6F4D9"/>
            <w:tcMar>
              <w:left w:w="120" w:type="dxa"/>
              <w:right w:w="120" w:type="dxa"/>
            </w:tcMar>
            <w:vAlign w:val="center"/>
          </w:tcPr>
          <w:p w14:paraId="000001F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D6F4D9"/>
            <w:tcMar>
              <w:left w:w="120" w:type="dxa"/>
              <w:right w:w="120" w:type="dxa"/>
            </w:tcMar>
            <w:vAlign w:val="center"/>
          </w:tcPr>
          <w:p w14:paraId="000001F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1F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w:t>
            </w:r>
          </w:p>
        </w:tc>
      </w:tr>
      <w:tr w14:paraId="4B934967">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1F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2.3</w:t>
            </w:r>
          </w:p>
        </w:tc>
        <w:tc>
          <w:tcPr>
            <w:tcBorders>
              <w:bottom w:val="single" w:color="EFEFEF" w:sz="6" w:space="0"/>
              <w:right w:val="single" w:color="000000" w:sz="6" w:space="0"/>
            </w:tcBorders>
            <w:shd w:val="clear" w:color="auto" w:fill="FFFFFF"/>
            <w:tcMar>
              <w:left w:w="120" w:type="dxa"/>
              <w:right w:w="120" w:type="dxa"/>
            </w:tcMar>
            <w:vAlign w:val="center"/>
          </w:tcPr>
          <w:p w14:paraId="000001F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From Global Factor Data</w:t>
            </w:r>
          </w:p>
        </w:tc>
        <w:tc>
          <w:tcPr>
            <w:tcBorders>
              <w:bottom w:val="single" w:color="EFEFEF" w:sz="6" w:space="0"/>
              <w:right w:val="single" w:color="000000" w:sz="6" w:space="0"/>
            </w:tcBorders>
            <w:shd w:val="clear" w:color="auto" w:fill="FFFFFF"/>
            <w:tcMar>
              <w:left w:w="45" w:type="dxa"/>
              <w:right w:w="45" w:type="dxa"/>
            </w:tcMar>
            <w:vAlign w:val="center"/>
          </w:tcPr>
          <w:p w14:paraId="000001F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1F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1/23/25</w:t>
            </w:r>
          </w:p>
        </w:tc>
        <w:tc>
          <w:tcPr>
            <w:tcBorders>
              <w:bottom w:val="single" w:color="EFEFEF" w:sz="6" w:space="0"/>
              <w:right w:val="single" w:color="000000" w:sz="6" w:space="0"/>
            </w:tcBorders>
            <w:shd w:val="clear" w:color="auto" w:fill="FFFFFF"/>
            <w:tcMar>
              <w:left w:w="120" w:type="dxa"/>
              <w:right w:w="120" w:type="dxa"/>
            </w:tcMar>
            <w:vAlign w:val="center"/>
          </w:tcPr>
          <w:p w14:paraId="0000020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2/05/25</w:t>
            </w:r>
          </w:p>
        </w:tc>
        <w:tc>
          <w:tcPr>
            <w:tcBorders>
              <w:bottom w:val="single" w:color="EFEFEF" w:sz="6" w:space="0"/>
              <w:right w:val="single" w:color="000000" w:sz="6" w:space="0"/>
            </w:tcBorders>
            <w:shd w:val="clear" w:color="auto" w:fill="D6F4D9"/>
            <w:tcMar>
              <w:left w:w="120" w:type="dxa"/>
              <w:right w:w="120" w:type="dxa"/>
            </w:tcMar>
            <w:vAlign w:val="center"/>
          </w:tcPr>
          <w:p w14:paraId="0000020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14</w:t>
            </w:r>
          </w:p>
        </w:tc>
        <w:tc>
          <w:tcPr>
            <w:tcBorders>
              <w:bottom w:val="single" w:color="EFEFEF" w:sz="6" w:space="0"/>
              <w:right w:val="single" w:color="000000" w:sz="6" w:space="0"/>
            </w:tcBorders>
            <w:shd w:val="clear" w:color="auto" w:fill="D6F4D9"/>
            <w:tcMar>
              <w:left w:w="120" w:type="dxa"/>
              <w:right w:w="120" w:type="dxa"/>
            </w:tcMar>
            <w:vAlign w:val="center"/>
          </w:tcPr>
          <w:p w14:paraId="0000020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0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w:t>
            </w:r>
          </w:p>
        </w:tc>
      </w:tr>
      <w:tr w14:paraId="4680AA6E">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0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2.4</w:t>
            </w:r>
          </w:p>
        </w:tc>
        <w:tc>
          <w:tcPr>
            <w:tcBorders>
              <w:bottom w:val="single" w:color="EFEFEF" w:sz="6" w:space="0"/>
              <w:right w:val="single" w:color="000000" w:sz="6" w:space="0"/>
            </w:tcBorders>
            <w:shd w:val="clear" w:color="auto" w:fill="F6F8F9"/>
            <w:tcMar>
              <w:left w:w="120" w:type="dxa"/>
              <w:right w:w="120" w:type="dxa"/>
            </w:tcMar>
            <w:vAlign w:val="center"/>
          </w:tcPr>
          <w:p w14:paraId="00000205">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6F8F9"/>
            <w:tcMar>
              <w:left w:w="45" w:type="dxa"/>
              <w:right w:w="45" w:type="dxa"/>
            </w:tcMar>
            <w:vAlign w:val="center"/>
          </w:tcPr>
          <w:p w14:paraId="00000206">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6F4D9"/>
            <w:tcMar>
              <w:left w:w="120" w:type="dxa"/>
              <w:right w:w="120" w:type="dxa"/>
            </w:tcMar>
            <w:vAlign w:val="center"/>
          </w:tcPr>
          <w:p w14:paraId="00000207">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6F8F9"/>
            <w:tcMar>
              <w:left w:w="120" w:type="dxa"/>
              <w:right w:w="120" w:type="dxa"/>
            </w:tcMar>
            <w:vAlign w:val="center"/>
          </w:tcPr>
          <w:p w14:paraId="00000208">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D6F4D9"/>
            <w:tcMar>
              <w:left w:w="120" w:type="dxa"/>
              <w:right w:w="120" w:type="dxa"/>
            </w:tcMar>
            <w:vAlign w:val="center"/>
          </w:tcPr>
          <w:p w14:paraId="00000209">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6F4D9"/>
            <w:tcMar>
              <w:left w:w="120" w:type="dxa"/>
              <w:right w:w="120" w:type="dxa"/>
            </w:tcMar>
            <w:vAlign w:val="center"/>
          </w:tcPr>
          <w:p w14:paraId="0000020A">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6F8F9"/>
            <w:tcMar>
              <w:left w:w="120" w:type="dxa"/>
              <w:right w:w="120" w:type="dxa"/>
            </w:tcMar>
            <w:vAlign w:val="center"/>
          </w:tcPr>
          <w:p w14:paraId="0000020B">
            <w:pPr>
              <w:rPr>
                <w:rFonts w:hint="default" w:ascii="Times New Roman" w:hAnsi="Times New Roman" w:eastAsia="Arial" w:cs="Times New Roman"/>
                <w:i w:val="0"/>
                <w:iCs w:val="0"/>
                <w:sz w:val="20"/>
                <w:szCs w:val="20"/>
              </w:rPr>
            </w:pPr>
          </w:p>
        </w:tc>
      </w:tr>
      <w:tr w14:paraId="28520AE4">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20C">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3</w:t>
            </w:r>
          </w:p>
        </w:tc>
        <w:tc>
          <w:tcPr>
            <w:tcBorders>
              <w:bottom w:val="single" w:color="EFEFEF" w:sz="6" w:space="0"/>
              <w:right w:val="single" w:color="000000" w:sz="6" w:space="0"/>
            </w:tcBorders>
            <w:shd w:val="clear" w:color="auto" w:fill="D9D9D9"/>
            <w:tcMar>
              <w:left w:w="120" w:type="dxa"/>
              <w:right w:w="120" w:type="dxa"/>
            </w:tcMar>
            <w:vAlign w:val="center"/>
          </w:tcPr>
          <w:p w14:paraId="0000020D">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Research methods</w:t>
            </w:r>
          </w:p>
        </w:tc>
        <w:tc>
          <w:tcPr>
            <w:tcBorders>
              <w:bottom w:val="single" w:color="EFEFEF" w:sz="6" w:space="0"/>
              <w:right w:val="single" w:color="000000" w:sz="6" w:space="0"/>
            </w:tcBorders>
            <w:shd w:val="clear" w:color="auto" w:fill="D9D9D9"/>
            <w:tcMar>
              <w:left w:w="45" w:type="dxa"/>
              <w:right w:w="45" w:type="dxa"/>
            </w:tcMar>
            <w:vAlign w:val="center"/>
          </w:tcPr>
          <w:p w14:paraId="0000020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0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2/06/25</w:t>
            </w:r>
          </w:p>
        </w:tc>
        <w:tc>
          <w:tcPr>
            <w:tcBorders>
              <w:bottom w:val="single" w:color="EFEFEF" w:sz="6" w:space="0"/>
              <w:right w:val="single" w:color="000000" w:sz="6" w:space="0"/>
            </w:tcBorders>
            <w:shd w:val="clear" w:color="auto" w:fill="D9D9D9"/>
            <w:tcMar>
              <w:left w:w="120" w:type="dxa"/>
              <w:right w:w="120" w:type="dxa"/>
            </w:tcMar>
            <w:vAlign w:val="center"/>
          </w:tcPr>
          <w:p w14:paraId="0000021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3/26/25</w:t>
            </w:r>
          </w:p>
        </w:tc>
        <w:tc>
          <w:tcPr>
            <w:tcBorders>
              <w:bottom w:val="single" w:color="EFEFEF" w:sz="6" w:space="0"/>
              <w:right w:val="single" w:color="000000" w:sz="6" w:space="0"/>
            </w:tcBorders>
            <w:shd w:val="clear" w:color="auto" w:fill="D9D9D9"/>
            <w:tcMar>
              <w:left w:w="120" w:type="dxa"/>
              <w:right w:w="120" w:type="dxa"/>
            </w:tcMar>
            <w:vAlign w:val="center"/>
          </w:tcPr>
          <w:p w14:paraId="0000021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49</w:t>
            </w:r>
          </w:p>
        </w:tc>
        <w:tc>
          <w:tcPr>
            <w:tcBorders>
              <w:bottom w:val="single" w:color="EFEFEF" w:sz="6" w:space="0"/>
              <w:right w:val="single" w:color="000000" w:sz="6" w:space="0"/>
            </w:tcBorders>
            <w:shd w:val="clear" w:color="auto" w:fill="D9D9D9"/>
            <w:tcMar>
              <w:left w:w="120" w:type="dxa"/>
              <w:right w:w="120" w:type="dxa"/>
            </w:tcMar>
            <w:vAlign w:val="center"/>
          </w:tcPr>
          <w:p w14:paraId="0000021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1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35</w:t>
            </w:r>
          </w:p>
        </w:tc>
      </w:tr>
      <w:tr w14:paraId="2F999E20">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1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3.1</w:t>
            </w:r>
          </w:p>
        </w:tc>
        <w:tc>
          <w:tcPr>
            <w:tcBorders>
              <w:bottom w:val="single" w:color="EFEFEF" w:sz="6" w:space="0"/>
              <w:right w:val="single" w:color="000000" w:sz="6" w:space="0"/>
            </w:tcBorders>
            <w:shd w:val="clear" w:color="auto" w:fill="F6F8F9"/>
            <w:tcMar>
              <w:left w:w="120" w:type="dxa"/>
              <w:right w:w="120" w:type="dxa"/>
            </w:tcMar>
            <w:vAlign w:val="center"/>
          </w:tcPr>
          <w:p w14:paraId="0000021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Feature Engineering and Label Generation for BB</w:t>
            </w:r>
          </w:p>
        </w:tc>
        <w:tc>
          <w:tcPr>
            <w:tcBorders>
              <w:bottom w:val="single" w:color="EFEFEF" w:sz="6" w:space="0"/>
              <w:right w:val="single" w:color="000000" w:sz="6" w:space="0"/>
            </w:tcBorders>
            <w:shd w:val="clear" w:color="auto" w:fill="F6F8F9"/>
            <w:tcMar>
              <w:left w:w="45" w:type="dxa"/>
              <w:right w:w="45" w:type="dxa"/>
            </w:tcMar>
            <w:vAlign w:val="center"/>
          </w:tcPr>
          <w:p w14:paraId="0000021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1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2/06/25</w:t>
            </w:r>
          </w:p>
        </w:tc>
        <w:tc>
          <w:tcPr>
            <w:tcBorders>
              <w:bottom w:val="single" w:color="EFEFEF" w:sz="6" w:space="0"/>
              <w:right w:val="single" w:color="000000" w:sz="6" w:space="0"/>
            </w:tcBorders>
            <w:shd w:val="clear" w:color="auto" w:fill="F6F8F9"/>
            <w:tcMar>
              <w:left w:w="120" w:type="dxa"/>
              <w:right w:w="120" w:type="dxa"/>
            </w:tcMar>
            <w:vAlign w:val="center"/>
          </w:tcPr>
          <w:p w14:paraId="0000021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2 3/03/25</w:t>
            </w:r>
          </w:p>
        </w:tc>
        <w:tc>
          <w:tcPr>
            <w:tcBorders>
              <w:bottom w:val="single" w:color="EFEFEF" w:sz="6" w:space="0"/>
              <w:right w:val="single" w:color="000000" w:sz="6" w:space="0"/>
            </w:tcBorders>
            <w:shd w:val="clear" w:color="auto" w:fill="D6F4D9"/>
            <w:tcMar>
              <w:left w:w="120" w:type="dxa"/>
              <w:right w:w="120" w:type="dxa"/>
            </w:tcMar>
            <w:vAlign w:val="center"/>
          </w:tcPr>
          <w:p w14:paraId="0000021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26</w:t>
            </w:r>
          </w:p>
        </w:tc>
        <w:tc>
          <w:tcPr>
            <w:tcBorders>
              <w:bottom w:val="single" w:color="EFEFEF" w:sz="6" w:space="0"/>
              <w:right w:val="single" w:color="000000" w:sz="6" w:space="0"/>
            </w:tcBorders>
            <w:shd w:val="clear" w:color="auto" w:fill="D6F4D9"/>
            <w:tcMar>
              <w:left w:w="120" w:type="dxa"/>
              <w:right w:w="120" w:type="dxa"/>
            </w:tcMar>
            <w:vAlign w:val="center"/>
          </w:tcPr>
          <w:p w14:paraId="0000021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1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18</w:t>
            </w:r>
          </w:p>
        </w:tc>
      </w:tr>
      <w:tr w14:paraId="3C5DB9BE">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1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3.2</w:t>
            </w:r>
          </w:p>
        </w:tc>
        <w:tc>
          <w:tcPr>
            <w:tcBorders>
              <w:bottom w:val="single" w:color="EFEFEF" w:sz="6" w:space="0"/>
              <w:right w:val="single" w:color="000000" w:sz="6" w:space="0"/>
            </w:tcBorders>
            <w:shd w:val="clear" w:color="auto" w:fill="FFFFFF"/>
            <w:tcMar>
              <w:left w:w="120" w:type="dxa"/>
              <w:right w:w="120" w:type="dxa"/>
            </w:tcMar>
            <w:vAlign w:val="center"/>
          </w:tcPr>
          <w:p w14:paraId="0000021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Evaluation of Feature Engineering Results for BB</w:t>
            </w:r>
          </w:p>
        </w:tc>
        <w:tc>
          <w:tcPr>
            <w:tcBorders>
              <w:bottom w:val="single" w:color="EFEFEF" w:sz="6" w:space="0"/>
              <w:right w:val="single" w:color="000000" w:sz="6" w:space="0"/>
            </w:tcBorders>
            <w:shd w:val="clear" w:color="auto" w:fill="FFFFFF"/>
            <w:tcMar>
              <w:left w:w="45" w:type="dxa"/>
              <w:right w:w="45" w:type="dxa"/>
            </w:tcMar>
            <w:vAlign w:val="center"/>
          </w:tcPr>
          <w:p w14:paraId="0000021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1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3/04/25</w:t>
            </w:r>
          </w:p>
        </w:tc>
        <w:tc>
          <w:tcPr>
            <w:tcBorders>
              <w:bottom w:val="single" w:color="EFEFEF" w:sz="6" w:space="0"/>
              <w:right w:val="single" w:color="000000" w:sz="6" w:space="0"/>
            </w:tcBorders>
            <w:shd w:val="clear" w:color="auto" w:fill="FFFFFF"/>
            <w:tcMar>
              <w:left w:w="120" w:type="dxa"/>
              <w:right w:w="120" w:type="dxa"/>
            </w:tcMar>
            <w:vAlign w:val="center"/>
          </w:tcPr>
          <w:p w14:paraId="0000022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7 3/08/25</w:t>
            </w:r>
          </w:p>
        </w:tc>
        <w:tc>
          <w:tcPr>
            <w:tcBorders>
              <w:bottom w:val="single" w:color="EFEFEF" w:sz="6" w:space="0"/>
              <w:right w:val="single" w:color="000000" w:sz="6" w:space="0"/>
            </w:tcBorders>
            <w:shd w:val="clear" w:color="auto" w:fill="D6F4D9"/>
            <w:tcMar>
              <w:left w:w="120" w:type="dxa"/>
              <w:right w:w="120" w:type="dxa"/>
            </w:tcMar>
            <w:vAlign w:val="center"/>
          </w:tcPr>
          <w:p w14:paraId="0000022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w:t>
            </w:r>
          </w:p>
        </w:tc>
        <w:tc>
          <w:tcPr>
            <w:tcBorders>
              <w:bottom w:val="single" w:color="EFEFEF" w:sz="6" w:space="0"/>
              <w:right w:val="single" w:color="000000" w:sz="6" w:space="0"/>
            </w:tcBorders>
            <w:shd w:val="clear" w:color="auto" w:fill="D6F4D9"/>
            <w:tcMar>
              <w:left w:w="120" w:type="dxa"/>
              <w:right w:w="120" w:type="dxa"/>
            </w:tcMar>
            <w:vAlign w:val="center"/>
          </w:tcPr>
          <w:p w14:paraId="0000022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2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w:t>
            </w:r>
          </w:p>
        </w:tc>
      </w:tr>
      <w:tr w14:paraId="254322C3">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2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3.3</w:t>
            </w:r>
          </w:p>
        </w:tc>
        <w:tc>
          <w:tcPr>
            <w:tcBorders>
              <w:bottom w:val="single" w:color="EFEFEF" w:sz="6" w:space="0"/>
              <w:right w:val="single" w:color="000000" w:sz="6" w:space="0"/>
            </w:tcBorders>
            <w:shd w:val="clear" w:color="auto" w:fill="F6F8F9"/>
            <w:tcMar>
              <w:left w:w="120" w:type="dxa"/>
              <w:right w:w="120" w:type="dxa"/>
            </w:tcMar>
            <w:vAlign w:val="center"/>
          </w:tcPr>
          <w:p w14:paraId="0000022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Feature Engineering and Label Generation for UD</w:t>
            </w:r>
          </w:p>
        </w:tc>
        <w:tc>
          <w:tcPr>
            <w:tcBorders>
              <w:bottom w:val="single" w:color="EFEFEF" w:sz="6" w:space="0"/>
              <w:right w:val="single" w:color="000000" w:sz="6" w:space="0"/>
            </w:tcBorders>
            <w:shd w:val="clear" w:color="auto" w:fill="F6F8F9"/>
            <w:tcMar>
              <w:left w:w="45" w:type="dxa"/>
              <w:right w:w="45" w:type="dxa"/>
            </w:tcMar>
            <w:vAlign w:val="center"/>
          </w:tcPr>
          <w:p w14:paraId="0000022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2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CN 3/09/25</w:t>
            </w:r>
          </w:p>
        </w:tc>
        <w:tc>
          <w:tcPr>
            <w:tcBorders>
              <w:bottom w:val="single" w:color="EFEFEF" w:sz="6" w:space="0"/>
              <w:right w:val="single" w:color="000000" w:sz="6" w:space="0"/>
            </w:tcBorders>
            <w:shd w:val="clear" w:color="auto" w:fill="F6F8F9"/>
            <w:tcMar>
              <w:left w:w="120" w:type="dxa"/>
              <w:right w:w="120" w:type="dxa"/>
            </w:tcMar>
            <w:vAlign w:val="center"/>
          </w:tcPr>
          <w:p w14:paraId="0000022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2 3/17/25</w:t>
            </w:r>
          </w:p>
        </w:tc>
        <w:tc>
          <w:tcPr>
            <w:tcBorders>
              <w:bottom w:val="single" w:color="EFEFEF" w:sz="6" w:space="0"/>
              <w:right w:val="single" w:color="000000" w:sz="6" w:space="0"/>
            </w:tcBorders>
            <w:shd w:val="clear" w:color="auto" w:fill="D6F4D9"/>
            <w:tcMar>
              <w:left w:w="120" w:type="dxa"/>
              <w:right w:w="120" w:type="dxa"/>
            </w:tcMar>
            <w:vAlign w:val="center"/>
          </w:tcPr>
          <w:p w14:paraId="0000022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9</w:t>
            </w:r>
          </w:p>
        </w:tc>
        <w:tc>
          <w:tcPr>
            <w:tcBorders>
              <w:bottom w:val="single" w:color="EFEFEF" w:sz="6" w:space="0"/>
              <w:right w:val="single" w:color="000000" w:sz="6" w:space="0"/>
            </w:tcBorders>
            <w:shd w:val="clear" w:color="auto" w:fill="D6F4D9"/>
            <w:tcMar>
              <w:left w:w="120" w:type="dxa"/>
              <w:right w:w="120" w:type="dxa"/>
            </w:tcMar>
            <w:vAlign w:val="center"/>
          </w:tcPr>
          <w:p w14:paraId="0000022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2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w:t>
            </w:r>
          </w:p>
        </w:tc>
      </w:tr>
      <w:tr w14:paraId="610D5D92">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2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3.4</w:t>
            </w:r>
          </w:p>
        </w:tc>
        <w:tc>
          <w:tcPr>
            <w:tcBorders>
              <w:bottom w:val="single" w:color="EFEFEF" w:sz="6" w:space="0"/>
              <w:right w:val="single" w:color="000000" w:sz="6" w:space="0"/>
            </w:tcBorders>
            <w:shd w:val="clear" w:color="auto" w:fill="FFFFFF"/>
            <w:tcMar>
              <w:left w:w="120" w:type="dxa"/>
              <w:right w:w="120" w:type="dxa"/>
            </w:tcMar>
            <w:vAlign w:val="center"/>
          </w:tcPr>
          <w:p w14:paraId="0000022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Evaluation of Feature Engineering Results for UD</w:t>
            </w:r>
          </w:p>
        </w:tc>
        <w:tc>
          <w:tcPr>
            <w:tcBorders>
              <w:bottom w:val="single" w:color="EFEFEF" w:sz="6" w:space="0"/>
              <w:right w:val="single" w:color="000000" w:sz="6" w:space="0"/>
            </w:tcBorders>
            <w:shd w:val="clear" w:color="auto" w:fill="FFFFFF"/>
            <w:tcMar>
              <w:left w:w="45" w:type="dxa"/>
              <w:right w:w="45" w:type="dxa"/>
            </w:tcMar>
            <w:vAlign w:val="center"/>
          </w:tcPr>
          <w:p w14:paraId="0000022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2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3/18/25</w:t>
            </w:r>
          </w:p>
        </w:tc>
        <w:tc>
          <w:tcPr>
            <w:tcBorders>
              <w:bottom w:val="single" w:color="EFEFEF" w:sz="6" w:space="0"/>
              <w:right w:val="single" w:color="000000" w:sz="6" w:space="0"/>
            </w:tcBorders>
            <w:shd w:val="clear" w:color="auto" w:fill="FFFFFF"/>
            <w:tcMar>
              <w:left w:w="120" w:type="dxa"/>
              <w:right w:w="120" w:type="dxa"/>
            </w:tcMar>
            <w:vAlign w:val="center"/>
          </w:tcPr>
          <w:p w14:paraId="0000023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7 3/22/25</w:t>
            </w:r>
          </w:p>
        </w:tc>
        <w:tc>
          <w:tcPr>
            <w:tcBorders>
              <w:bottom w:val="single" w:color="EFEFEF" w:sz="6" w:space="0"/>
              <w:right w:val="single" w:color="000000" w:sz="6" w:space="0"/>
            </w:tcBorders>
            <w:shd w:val="clear" w:color="auto" w:fill="D6F4D9"/>
            <w:tcMar>
              <w:left w:w="120" w:type="dxa"/>
              <w:right w:w="120" w:type="dxa"/>
            </w:tcMar>
            <w:vAlign w:val="center"/>
          </w:tcPr>
          <w:p w14:paraId="0000023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w:t>
            </w:r>
          </w:p>
        </w:tc>
        <w:tc>
          <w:tcPr>
            <w:tcBorders>
              <w:bottom w:val="single" w:color="EFEFEF" w:sz="6" w:space="0"/>
              <w:right w:val="single" w:color="000000" w:sz="6" w:space="0"/>
            </w:tcBorders>
            <w:shd w:val="clear" w:color="auto" w:fill="D6F4D9"/>
            <w:tcMar>
              <w:left w:w="120" w:type="dxa"/>
              <w:right w:w="120" w:type="dxa"/>
            </w:tcMar>
            <w:vAlign w:val="center"/>
          </w:tcPr>
          <w:p w14:paraId="0000023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3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w:t>
            </w:r>
          </w:p>
        </w:tc>
      </w:tr>
      <w:tr w14:paraId="63DA0D73">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3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3.5</w:t>
            </w:r>
          </w:p>
        </w:tc>
        <w:tc>
          <w:tcPr>
            <w:tcBorders>
              <w:bottom w:val="single" w:color="EFEFEF" w:sz="6" w:space="0"/>
              <w:right w:val="single" w:color="000000" w:sz="6" w:space="0"/>
            </w:tcBorders>
            <w:shd w:val="clear" w:color="auto" w:fill="F6F8F9"/>
            <w:tcMar>
              <w:left w:w="120" w:type="dxa"/>
              <w:right w:w="120" w:type="dxa"/>
            </w:tcMar>
            <w:vAlign w:val="center"/>
          </w:tcPr>
          <w:p w14:paraId="0000023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Global Factor Data</w:t>
            </w:r>
          </w:p>
        </w:tc>
        <w:tc>
          <w:tcPr>
            <w:tcBorders>
              <w:bottom w:val="single" w:color="EFEFEF" w:sz="6" w:space="0"/>
              <w:right w:val="single" w:color="000000" w:sz="6" w:space="0"/>
            </w:tcBorders>
            <w:shd w:val="clear" w:color="auto" w:fill="F6F8F9"/>
            <w:tcMar>
              <w:left w:w="45" w:type="dxa"/>
              <w:right w:w="45" w:type="dxa"/>
            </w:tcMar>
            <w:vAlign w:val="center"/>
          </w:tcPr>
          <w:p w14:paraId="0000023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3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CN 3/23/25</w:t>
            </w:r>
          </w:p>
        </w:tc>
        <w:tc>
          <w:tcPr>
            <w:tcBorders>
              <w:bottom w:val="single" w:color="EFEFEF" w:sz="6" w:space="0"/>
              <w:right w:val="single" w:color="000000" w:sz="6" w:space="0"/>
            </w:tcBorders>
            <w:shd w:val="clear" w:color="auto" w:fill="F6F8F9"/>
            <w:tcMar>
              <w:left w:w="120" w:type="dxa"/>
              <w:right w:w="120" w:type="dxa"/>
            </w:tcMar>
            <w:vAlign w:val="center"/>
          </w:tcPr>
          <w:p w14:paraId="0000023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2 3/24/25</w:t>
            </w:r>
          </w:p>
        </w:tc>
        <w:tc>
          <w:tcPr>
            <w:tcBorders>
              <w:bottom w:val="single" w:color="EFEFEF" w:sz="6" w:space="0"/>
              <w:right w:val="single" w:color="000000" w:sz="6" w:space="0"/>
            </w:tcBorders>
            <w:shd w:val="clear" w:color="auto" w:fill="D6F4D9"/>
            <w:tcMar>
              <w:left w:w="120" w:type="dxa"/>
              <w:right w:w="120" w:type="dxa"/>
            </w:tcMar>
            <w:vAlign w:val="center"/>
          </w:tcPr>
          <w:p w14:paraId="0000023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w:t>
            </w:r>
          </w:p>
        </w:tc>
        <w:tc>
          <w:tcPr>
            <w:tcBorders>
              <w:bottom w:val="single" w:color="EFEFEF" w:sz="6" w:space="0"/>
              <w:right w:val="single" w:color="000000" w:sz="6" w:space="0"/>
            </w:tcBorders>
            <w:shd w:val="clear" w:color="auto" w:fill="D6F4D9"/>
            <w:tcMar>
              <w:left w:w="120" w:type="dxa"/>
              <w:right w:w="120" w:type="dxa"/>
            </w:tcMar>
            <w:vAlign w:val="center"/>
          </w:tcPr>
          <w:p w14:paraId="0000023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3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2D7B7AA2">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3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3.6</w:t>
            </w:r>
          </w:p>
        </w:tc>
        <w:tc>
          <w:tcPr>
            <w:tcBorders>
              <w:bottom w:val="single" w:color="EFEFEF" w:sz="6" w:space="0"/>
              <w:right w:val="single" w:color="000000" w:sz="6" w:space="0"/>
            </w:tcBorders>
            <w:shd w:val="clear" w:color="auto" w:fill="FFFFFF"/>
            <w:tcMar>
              <w:left w:w="120" w:type="dxa"/>
              <w:right w:w="120" w:type="dxa"/>
            </w:tcMar>
            <w:vAlign w:val="center"/>
          </w:tcPr>
          <w:p w14:paraId="0000023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Evaluation of Results under Feature Transformation</w:t>
            </w:r>
          </w:p>
        </w:tc>
        <w:tc>
          <w:tcPr>
            <w:tcBorders>
              <w:bottom w:val="single" w:color="EFEFEF" w:sz="6" w:space="0"/>
              <w:right w:val="single" w:color="000000" w:sz="6" w:space="0"/>
            </w:tcBorders>
            <w:shd w:val="clear" w:color="auto" w:fill="FFFFFF"/>
            <w:tcMar>
              <w:left w:w="45" w:type="dxa"/>
              <w:right w:w="45" w:type="dxa"/>
            </w:tcMar>
            <w:vAlign w:val="center"/>
          </w:tcPr>
          <w:p w14:paraId="0000023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3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3/25/25</w:t>
            </w:r>
          </w:p>
        </w:tc>
        <w:tc>
          <w:tcPr>
            <w:tcBorders>
              <w:bottom w:val="single" w:color="EFEFEF" w:sz="6" w:space="0"/>
              <w:right w:val="single" w:color="000000" w:sz="6" w:space="0"/>
            </w:tcBorders>
            <w:shd w:val="clear" w:color="auto" w:fill="FFFFFF"/>
            <w:tcMar>
              <w:left w:w="120" w:type="dxa"/>
              <w:right w:w="120" w:type="dxa"/>
            </w:tcMar>
            <w:vAlign w:val="center"/>
          </w:tcPr>
          <w:p w14:paraId="0000024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3/26/25</w:t>
            </w:r>
          </w:p>
        </w:tc>
        <w:tc>
          <w:tcPr>
            <w:tcBorders>
              <w:bottom w:val="single" w:color="EFEFEF" w:sz="6" w:space="0"/>
              <w:right w:val="single" w:color="000000" w:sz="6" w:space="0"/>
            </w:tcBorders>
            <w:shd w:val="clear" w:color="auto" w:fill="D6F4D9"/>
            <w:tcMar>
              <w:left w:w="120" w:type="dxa"/>
              <w:right w:w="120" w:type="dxa"/>
            </w:tcMar>
            <w:vAlign w:val="center"/>
          </w:tcPr>
          <w:p w14:paraId="0000024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w:t>
            </w:r>
          </w:p>
        </w:tc>
        <w:tc>
          <w:tcPr>
            <w:tcBorders>
              <w:bottom w:val="single" w:color="EFEFEF" w:sz="6" w:space="0"/>
              <w:right w:val="single" w:color="000000" w:sz="6" w:space="0"/>
            </w:tcBorders>
            <w:shd w:val="clear" w:color="auto" w:fill="D6F4D9"/>
            <w:tcMar>
              <w:left w:w="120" w:type="dxa"/>
              <w:right w:w="120" w:type="dxa"/>
            </w:tcMar>
            <w:vAlign w:val="center"/>
          </w:tcPr>
          <w:p w14:paraId="0000024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4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w:t>
            </w:r>
          </w:p>
        </w:tc>
      </w:tr>
      <w:tr w14:paraId="16797D8F">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4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3.7</w:t>
            </w:r>
          </w:p>
        </w:tc>
        <w:tc>
          <w:tcPr>
            <w:tcBorders>
              <w:bottom w:val="single" w:color="EFEFEF" w:sz="6" w:space="0"/>
              <w:right w:val="single" w:color="000000" w:sz="6" w:space="0"/>
            </w:tcBorders>
            <w:shd w:val="clear" w:color="auto" w:fill="F6F8F9"/>
            <w:tcMar>
              <w:left w:w="120" w:type="dxa"/>
              <w:right w:w="120" w:type="dxa"/>
            </w:tcMar>
            <w:vAlign w:val="center"/>
          </w:tcPr>
          <w:p w14:paraId="00000245">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6F8F9"/>
            <w:tcMar>
              <w:left w:w="45" w:type="dxa"/>
              <w:right w:w="45" w:type="dxa"/>
            </w:tcMar>
            <w:vAlign w:val="center"/>
          </w:tcPr>
          <w:p w14:paraId="00000246">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6F8F9"/>
            <w:tcMar>
              <w:left w:w="120" w:type="dxa"/>
              <w:right w:w="120" w:type="dxa"/>
            </w:tcMar>
            <w:vAlign w:val="center"/>
          </w:tcPr>
          <w:p w14:paraId="00000247">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6F8F9"/>
            <w:tcMar>
              <w:left w:w="120" w:type="dxa"/>
              <w:right w:w="120" w:type="dxa"/>
            </w:tcMar>
            <w:vAlign w:val="center"/>
          </w:tcPr>
          <w:p w14:paraId="00000248">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6F8F9"/>
            <w:tcMar>
              <w:left w:w="120" w:type="dxa"/>
              <w:right w:w="120" w:type="dxa"/>
            </w:tcMar>
            <w:vAlign w:val="center"/>
          </w:tcPr>
          <w:p w14:paraId="00000249">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6F8F9"/>
            <w:tcMar>
              <w:left w:w="120" w:type="dxa"/>
              <w:right w:w="120" w:type="dxa"/>
            </w:tcMar>
            <w:vAlign w:val="center"/>
          </w:tcPr>
          <w:p w14:paraId="0000024A">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6F8F9"/>
            <w:tcMar>
              <w:left w:w="120" w:type="dxa"/>
              <w:right w:w="120" w:type="dxa"/>
            </w:tcMar>
            <w:vAlign w:val="center"/>
          </w:tcPr>
          <w:p w14:paraId="0000024B">
            <w:pPr>
              <w:rPr>
                <w:rFonts w:hint="default" w:ascii="Times New Roman" w:hAnsi="Times New Roman" w:eastAsia="Arial" w:cs="Times New Roman"/>
                <w:i w:val="0"/>
                <w:iCs w:val="0"/>
                <w:sz w:val="20"/>
                <w:szCs w:val="20"/>
              </w:rPr>
            </w:pPr>
          </w:p>
        </w:tc>
      </w:tr>
      <w:tr w14:paraId="4B470CD9">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24C">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4</w:t>
            </w:r>
          </w:p>
        </w:tc>
        <w:tc>
          <w:tcPr>
            <w:tcBorders>
              <w:bottom w:val="single" w:color="EFEFEF" w:sz="6" w:space="0"/>
              <w:right w:val="single" w:color="000000" w:sz="6" w:space="0"/>
            </w:tcBorders>
            <w:shd w:val="clear" w:color="auto" w:fill="D9D9D9"/>
            <w:tcMar>
              <w:left w:w="120" w:type="dxa"/>
              <w:right w:w="120" w:type="dxa"/>
            </w:tcMar>
            <w:vAlign w:val="center"/>
          </w:tcPr>
          <w:p w14:paraId="0000024D">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Multi-Factor Model</w:t>
            </w:r>
          </w:p>
        </w:tc>
        <w:tc>
          <w:tcPr>
            <w:tcBorders>
              <w:bottom w:val="single" w:color="EFEFEF" w:sz="6" w:space="0"/>
              <w:right w:val="single" w:color="000000" w:sz="6" w:space="0"/>
            </w:tcBorders>
            <w:shd w:val="clear" w:color="auto" w:fill="D9D9D9"/>
            <w:tcMar>
              <w:left w:w="45" w:type="dxa"/>
              <w:right w:w="45" w:type="dxa"/>
            </w:tcMar>
            <w:vAlign w:val="center"/>
          </w:tcPr>
          <w:p w14:paraId="0000024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4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3/27/25</w:t>
            </w:r>
          </w:p>
        </w:tc>
        <w:tc>
          <w:tcPr>
            <w:tcBorders>
              <w:bottom w:val="single" w:color="EFEFEF" w:sz="6" w:space="0"/>
              <w:right w:val="single" w:color="000000" w:sz="6" w:space="0"/>
            </w:tcBorders>
            <w:shd w:val="clear" w:color="auto" w:fill="D9D9D9"/>
            <w:tcMar>
              <w:left w:w="120" w:type="dxa"/>
              <w:right w:w="120" w:type="dxa"/>
            </w:tcMar>
            <w:vAlign w:val="center"/>
          </w:tcPr>
          <w:p w14:paraId="0000025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4/08/25</w:t>
            </w:r>
          </w:p>
        </w:tc>
        <w:tc>
          <w:tcPr>
            <w:tcBorders>
              <w:bottom w:val="single" w:color="EFEFEF" w:sz="6" w:space="0"/>
              <w:right w:val="single" w:color="000000" w:sz="6" w:space="0"/>
            </w:tcBorders>
            <w:shd w:val="clear" w:color="auto" w:fill="D9D9D9"/>
            <w:tcMar>
              <w:left w:w="120" w:type="dxa"/>
              <w:right w:w="120" w:type="dxa"/>
            </w:tcMar>
            <w:vAlign w:val="center"/>
          </w:tcPr>
          <w:p w14:paraId="0000025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13</w:t>
            </w:r>
          </w:p>
        </w:tc>
        <w:tc>
          <w:tcPr>
            <w:tcBorders>
              <w:bottom w:val="single" w:color="EFEFEF" w:sz="6" w:space="0"/>
              <w:right w:val="single" w:color="000000" w:sz="6" w:space="0"/>
            </w:tcBorders>
            <w:shd w:val="clear" w:color="auto" w:fill="D9D9D9"/>
            <w:tcMar>
              <w:left w:w="120" w:type="dxa"/>
              <w:right w:w="120" w:type="dxa"/>
            </w:tcMar>
            <w:vAlign w:val="center"/>
          </w:tcPr>
          <w:p w14:paraId="0000025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5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9</w:t>
            </w:r>
          </w:p>
        </w:tc>
      </w:tr>
      <w:tr w14:paraId="304BC099">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5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4.1</w:t>
            </w:r>
          </w:p>
        </w:tc>
        <w:tc>
          <w:tcPr>
            <w:tcBorders>
              <w:bottom w:val="single" w:color="EFEFEF" w:sz="6" w:space="0"/>
              <w:right w:val="single" w:color="000000" w:sz="6" w:space="0"/>
            </w:tcBorders>
            <w:shd w:val="clear" w:color="auto" w:fill="F6F8F9"/>
            <w:tcMar>
              <w:left w:w="120" w:type="dxa"/>
              <w:right w:w="120" w:type="dxa"/>
            </w:tcMar>
            <w:vAlign w:val="center"/>
          </w:tcPr>
          <w:p w14:paraId="0000025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Portfolio Return Explanation and Prediction</w:t>
            </w:r>
          </w:p>
        </w:tc>
        <w:tc>
          <w:tcPr>
            <w:tcBorders>
              <w:bottom w:val="single" w:color="EFEFEF" w:sz="6" w:space="0"/>
              <w:right w:val="single" w:color="000000" w:sz="6" w:space="0"/>
            </w:tcBorders>
            <w:shd w:val="clear" w:color="auto" w:fill="F6F8F9"/>
            <w:tcMar>
              <w:left w:w="45" w:type="dxa"/>
              <w:right w:w="45" w:type="dxa"/>
            </w:tcMar>
            <w:vAlign w:val="center"/>
          </w:tcPr>
          <w:p w14:paraId="0000025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5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3/27/25</w:t>
            </w:r>
          </w:p>
        </w:tc>
        <w:tc>
          <w:tcPr>
            <w:tcBorders>
              <w:bottom w:val="single" w:color="EFEFEF" w:sz="6" w:space="0"/>
              <w:right w:val="single" w:color="000000" w:sz="6" w:space="0"/>
            </w:tcBorders>
            <w:shd w:val="clear" w:color="auto" w:fill="F6F8F9"/>
            <w:tcMar>
              <w:left w:w="120" w:type="dxa"/>
              <w:right w:w="120" w:type="dxa"/>
            </w:tcMar>
            <w:vAlign w:val="center"/>
          </w:tcPr>
          <w:p w14:paraId="0000025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4/08/25</w:t>
            </w:r>
          </w:p>
        </w:tc>
        <w:tc>
          <w:tcPr>
            <w:tcBorders>
              <w:bottom w:val="single" w:color="EFEFEF" w:sz="6" w:space="0"/>
              <w:right w:val="single" w:color="000000" w:sz="6" w:space="0"/>
            </w:tcBorders>
            <w:shd w:val="clear" w:color="auto" w:fill="D6F4D9"/>
            <w:tcMar>
              <w:left w:w="120" w:type="dxa"/>
              <w:right w:w="120" w:type="dxa"/>
            </w:tcMar>
            <w:vAlign w:val="center"/>
          </w:tcPr>
          <w:p w14:paraId="0000025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13</w:t>
            </w:r>
          </w:p>
        </w:tc>
        <w:tc>
          <w:tcPr>
            <w:tcBorders>
              <w:bottom w:val="single" w:color="EFEFEF" w:sz="6" w:space="0"/>
              <w:right w:val="single" w:color="000000" w:sz="6" w:space="0"/>
            </w:tcBorders>
            <w:shd w:val="clear" w:color="auto" w:fill="D6F4D9"/>
            <w:tcMar>
              <w:left w:w="120" w:type="dxa"/>
              <w:right w:w="120" w:type="dxa"/>
            </w:tcMar>
            <w:vAlign w:val="center"/>
          </w:tcPr>
          <w:p w14:paraId="0000025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5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9</w:t>
            </w:r>
          </w:p>
        </w:tc>
      </w:tr>
      <w:tr w14:paraId="17A55066">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5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4.2</w:t>
            </w:r>
          </w:p>
        </w:tc>
        <w:tc>
          <w:tcPr>
            <w:tcBorders>
              <w:bottom w:val="single" w:color="EFEFEF" w:sz="6" w:space="0"/>
              <w:right w:val="single" w:color="000000" w:sz="6" w:space="0"/>
            </w:tcBorders>
            <w:shd w:val="clear" w:color="auto" w:fill="FFFFFF"/>
            <w:tcMar>
              <w:left w:w="120" w:type="dxa"/>
              <w:right w:w="120" w:type="dxa"/>
            </w:tcMar>
            <w:vAlign w:val="center"/>
          </w:tcPr>
          <w:p w14:paraId="0000025D">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45" w:type="dxa"/>
              <w:right w:w="45" w:type="dxa"/>
            </w:tcMar>
            <w:vAlign w:val="center"/>
          </w:tcPr>
          <w:p w14:paraId="0000025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5F">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260">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261">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6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63">
            <w:pPr>
              <w:rPr>
                <w:rFonts w:hint="default" w:ascii="Times New Roman" w:hAnsi="Times New Roman" w:eastAsia="Arial" w:cs="Times New Roman"/>
                <w:i w:val="0"/>
                <w:iCs w:val="0"/>
                <w:sz w:val="20"/>
                <w:szCs w:val="20"/>
              </w:rPr>
            </w:pPr>
          </w:p>
        </w:tc>
      </w:tr>
      <w:tr w14:paraId="6B5C79C3">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264">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5</w:t>
            </w:r>
          </w:p>
        </w:tc>
        <w:tc>
          <w:tcPr>
            <w:tcBorders>
              <w:bottom w:val="single" w:color="EFEFEF" w:sz="6" w:space="0"/>
              <w:right w:val="single" w:color="000000" w:sz="6" w:space="0"/>
            </w:tcBorders>
            <w:shd w:val="clear" w:color="auto" w:fill="D9D9D9"/>
            <w:tcMar>
              <w:left w:w="120" w:type="dxa"/>
              <w:right w:w="120" w:type="dxa"/>
            </w:tcMar>
            <w:vAlign w:val="center"/>
          </w:tcPr>
          <w:p w14:paraId="00000265">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Module 1 design</w:t>
            </w:r>
          </w:p>
        </w:tc>
        <w:tc>
          <w:tcPr>
            <w:tcBorders>
              <w:bottom w:val="single" w:color="EFEFEF" w:sz="6" w:space="0"/>
              <w:right w:val="single" w:color="000000" w:sz="6" w:space="0"/>
            </w:tcBorders>
            <w:shd w:val="clear" w:color="auto" w:fill="D9D9D9"/>
            <w:tcMar>
              <w:left w:w="45" w:type="dxa"/>
              <w:right w:w="45" w:type="dxa"/>
            </w:tcMar>
            <w:vAlign w:val="center"/>
          </w:tcPr>
          <w:p w14:paraId="00000266">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6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2/06/25</w:t>
            </w:r>
          </w:p>
        </w:tc>
        <w:tc>
          <w:tcPr>
            <w:tcBorders>
              <w:bottom w:val="single" w:color="EFEFEF" w:sz="6" w:space="0"/>
              <w:right w:val="single" w:color="000000" w:sz="6" w:space="0"/>
            </w:tcBorders>
            <w:shd w:val="clear" w:color="auto" w:fill="D9D9D9"/>
            <w:tcMar>
              <w:left w:w="120" w:type="dxa"/>
              <w:right w:w="120" w:type="dxa"/>
            </w:tcMar>
            <w:vAlign w:val="center"/>
          </w:tcPr>
          <w:p w14:paraId="0000026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4/09/25</w:t>
            </w:r>
          </w:p>
        </w:tc>
        <w:tc>
          <w:tcPr>
            <w:tcBorders>
              <w:bottom w:val="single" w:color="EFEFEF" w:sz="6" w:space="0"/>
              <w:right w:val="single" w:color="000000" w:sz="6" w:space="0"/>
            </w:tcBorders>
            <w:shd w:val="clear" w:color="auto" w:fill="D9D9D9"/>
            <w:tcMar>
              <w:left w:w="120" w:type="dxa"/>
              <w:right w:w="120" w:type="dxa"/>
            </w:tcMar>
            <w:vAlign w:val="center"/>
          </w:tcPr>
          <w:p w14:paraId="0000026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63</w:t>
            </w:r>
          </w:p>
        </w:tc>
        <w:tc>
          <w:tcPr>
            <w:tcBorders>
              <w:bottom w:val="single" w:color="EFEFEF" w:sz="6" w:space="0"/>
              <w:right w:val="single" w:color="000000" w:sz="6" w:space="0"/>
            </w:tcBorders>
            <w:shd w:val="clear" w:color="auto" w:fill="D9D9D9"/>
            <w:tcMar>
              <w:left w:w="120" w:type="dxa"/>
              <w:right w:w="120" w:type="dxa"/>
            </w:tcMar>
            <w:vAlign w:val="center"/>
          </w:tcPr>
          <w:p w14:paraId="0000026A">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6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45</w:t>
            </w:r>
          </w:p>
        </w:tc>
      </w:tr>
      <w:tr w14:paraId="3AA4A997">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6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5.1</w:t>
            </w:r>
          </w:p>
        </w:tc>
        <w:tc>
          <w:tcPr>
            <w:tcBorders>
              <w:bottom w:val="single" w:color="EFEFEF" w:sz="6" w:space="0"/>
              <w:right w:val="single" w:color="000000" w:sz="6" w:space="0"/>
            </w:tcBorders>
            <w:shd w:val="clear" w:color="auto" w:fill="FFFFFF"/>
            <w:tcMar>
              <w:left w:w="120" w:type="dxa"/>
              <w:right w:w="120" w:type="dxa"/>
            </w:tcMar>
            <w:vAlign w:val="center"/>
          </w:tcPr>
          <w:p w14:paraId="0000026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Building a program for BB</w:t>
            </w:r>
          </w:p>
        </w:tc>
        <w:tc>
          <w:tcPr>
            <w:tcBorders>
              <w:bottom w:val="single" w:color="EFEFEF" w:sz="6" w:space="0"/>
              <w:right w:val="single" w:color="000000" w:sz="6" w:space="0"/>
            </w:tcBorders>
            <w:shd w:val="clear" w:color="auto" w:fill="FFFFFF"/>
            <w:tcMar>
              <w:left w:w="45" w:type="dxa"/>
              <w:right w:w="45" w:type="dxa"/>
            </w:tcMar>
            <w:vAlign w:val="center"/>
          </w:tcPr>
          <w:p w14:paraId="0000026E">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26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2/06/25</w:t>
            </w:r>
          </w:p>
        </w:tc>
        <w:tc>
          <w:tcPr>
            <w:tcBorders>
              <w:bottom w:val="single" w:color="EFEFEF" w:sz="6" w:space="0"/>
              <w:right w:val="single" w:color="000000" w:sz="6" w:space="0"/>
            </w:tcBorders>
            <w:shd w:val="clear" w:color="auto" w:fill="FFFFFF"/>
            <w:tcMar>
              <w:left w:w="120" w:type="dxa"/>
              <w:right w:w="120" w:type="dxa"/>
            </w:tcMar>
            <w:vAlign w:val="center"/>
          </w:tcPr>
          <w:p w14:paraId="0000027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CN 3/09/25</w:t>
            </w:r>
          </w:p>
        </w:tc>
        <w:tc>
          <w:tcPr>
            <w:tcBorders>
              <w:bottom w:val="single" w:color="EFEFEF" w:sz="6" w:space="0"/>
              <w:right w:val="single" w:color="000000" w:sz="6" w:space="0"/>
            </w:tcBorders>
            <w:shd w:val="clear" w:color="auto" w:fill="D6F4D9"/>
            <w:tcMar>
              <w:left w:w="120" w:type="dxa"/>
              <w:right w:w="120" w:type="dxa"/>
            </w:tcMar>
            <w:vAlign w:val="center"/>
          </w:tcPr>
          <w:p w14:paraId="0000027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32</w:t>
            </w:r>
          </w:p>
        </w:tc>
        <w:tc>
          <w:tcPr>
            <w:tcBorders>
              <w:bottom w:val="single" w:color="EFEFEF" w:sz="6" w:space="0"/>
              <w:right w:val="single" w:color="000000" w:sz="6" w:space="0"/>
            </w:tcBorders>
            <w:shd w:val="clear" w:color="auto" w:fill="D6F4D9"/>
            <w:tcMar>
              <w:left w:w="120" w:type="dxa"/>
              <w:right w:w="120" w:type="dxa"/>
            </w:tcMar>
            <w:vAlign w:val="center"/>
          </w:tcPr>
          <w:p w14:paraId="0000027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7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22</w:t>
            </w:r>
          </w:p>
        </w:tc>
      </w:tr>
      <w:tr w14:paraId="08314537">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7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5.2</w:t>
            </w:r>
          </w:p>
        </w:tc>
        <w:tc>
          <w:tcPr>
            <w:tcBorders>
              <w:bottom w:val="single" w:color="EFEFEF" w:sz="6" w:space="0"/>
              <w:right w:val="single" w:color="000000" w:sz="6" w:space="0"/>
            </w:tcBorders>
            <w:shd w:val="clear" w:color="auto" w:fill="F6F8F9"/>
            <w:tcMar>
              <w:left w:w="120" w:type="dxa"/>
              <w:right w:w="120" w:type="dxa"/>
            </w:tcMar>
            <w:vAlign w:val="center"/>
          </w:tcPr>
          <w:p w14:paraId="0000027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Evaluation of BB model construction results</w:t>
            </w:r>
          </w:p>
        </w:tc>
        <w:tc>
          <w:tcPr>
            <w:tcBorders>
              <w:bottom w:val="single" w:color="EFEFEF" w:sz="6" w:space="0"/>
              <w:right w:val="single" w:color="000000" w:sz="6" w:space="0"/>
            </w:tcBorders>
            <w:shd w:val="clear" w:color="auto" w:fill="F6F8F9"/>
            <w:tcMar>
              <w:left w:w="45" w:type="dxa"/>
              <w:right w:w="45" w:type="dxa"/>
            </w:tcMar>
            <w:vAlign w:val="center"/>
          </w:tcPr>
          <w:p w14:paraId="00000276">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27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2 3/10/25</w:t>
            </w:r>
          </w:p>
        </w:tc>
        <w:tc>
          <w:tcPr>
            <w:tcBorders>
              <w:bottom w:val="single" w:color="EFEFEF" w:sz="6" w:space="0"/>
              <w:right w:val="single" w:color="000000" w:sz="6" w:space="0"/>
            </w:tcBorders>
            <w:shd w:val="clear" w:color="auto" w:fill="F6F8F9"/>
            <w:tcMar>
              <w:left w:w="120" w:type="dxa"/>
              <w:right w:w="120" w:type="dxa"/>
            </w:tcMar>
            <w:vAlign w:val="center"/>
          </w:tcPr>
          <w:p w14:paraId="0000027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3/18/25</w:t>
            </w:r>
          </w:p>
        </w:tc>
        <w:tc>
          <w:tcPr>
            <w:tcBorders>
              <w:bottom w:val="single" w:color="EFEFEF" w:sz="6" w:space="0"/>
              <w:right w:val="single" w:color="000000" w:sz="6" w:space="0"/>
            </w:tcBorders>
            <w:shd w:val="clear" w:color="auto" w:fill="D6F4D9"/>
            <w:tcMar>
              <w:left w:w="120" w:type="dxa"/>
              <w:right w:w="120" w:type="dxa"/>
            </w:tcMar>
            <w:vAlign w:val="center"/>
          </w:tcPr>
          <w:p w14:paraId="0000027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9</w:t>
            </w:r>
          </w:p>
        </w:tc>
        <w:tc>
          <w:tcPr>
            <w:tcBorders>
              <w:bottom w:val="single" w:color="EFEFEF" w:sz="6" w:space="0"/>
              <w:right w:val="single" w:color="000000" w:sz="6" w:space="0"/>
            </w:tcBorders>
            <w:shd w:val="clear" w:color="auto" w:fill="D6F4D9"/>
            <w:tcMar>
              <w:left w:w="120" w:type="dxa"/>
              <w:right w:w="120" w:type="dxa"/>
            </w:tcMar>
            <w:vAlign w:val="center"/>
          </w:tcPr>
          <w:p w14:paraId="0000027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7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w:t>
            </w:r>
          </w:p>
        </w:tc>
      </w:tr>
      <w:tr w14:paraId="0FD33DAF">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7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5.3</w:t>
            </w:r>
          </w:p>
        </w:tc>
        <w:tc>
          <w:tcPr>
            <w:tcBorders>
              <w:bottom w:val="single" w:color="EFEFEF" w:sz="6" w:space="0"/>
              <w:right w:val="single" w:color="000000" w:sz="6" w:space="0"/>
            </w:tcBorders>
            <w:shd w:val="clear" w:color="auto" w:fill="FFFFFF"/>
            <w:tcMar>
              <w:left w:w="120" w:type="dxa"/>
              <w:right w:w="120" w:type="dxa"/>
            </w:tcMar>
            <w:vAlign w:val="center"/>
          </w:tcPr>
          <w:p w14:paraId="0000027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Building a program for UD</w:t>
            </w:r>
          </w:p>
        </w:tc>
        <w:tc>
          <w:tcPr>
            <w:tcBorders>
              <w:bottom w:val="single" w:color="EFEFEF" w:sz="6" w:space="0"/>
              <w:right w:val="single" w:color="000000" w:sz="6" w:space="0"/>
            </w:tcBorders>
            <w:shd w:val="clear" w:color="auto" w:fill="FFFFFF"/>
            <w:tcMar>
              <w:left w:w="45" w:type="dxa"/>
              <w:right w:w="45" w:type="dxa"/>
            </w:tcMar>
            <w:vAlign w:val="center"/>
          </w:tcPr>
          <w:p w14:paraId="0000027E">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27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3/19/25</w:t>
            </w:r>
          </w:p>
        </w:tc>
        <w:tc>
          <w:tcPr>
            <w:tcBorders>
              <w:bottom w:val="single" w:color="EFEFEF" w:sz="6" w:space="0"/>
              <w:right w:val="single" w:color="000000" w:sz="6" w:space="0"/>
            </w:tcBorders>
            <w:shd w:val="clear" w:color="auto" w:fill="FFFFFF"/>
            <w:tcMar>
              <w:left w:w="120" w:type="dxa"/>
              <w:right w:w="120" w:type="dxa"/>
            </w:tcMar>
            <w:vAlign w:val="center"/>
          </w:tcPr>
          <w:p w14:paraId="0000028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4/02/25</w:t>
            </w:r>
          </w:p>
        </w:tc>
        <w:tc>
          <w:tcPr>
            <w:tcBorders>
              <w:bottom w:val="single" w:color="EFEFEF" w:sz="6" w:space="0"/>
              <w:right w:val="single" w:color="000000" w:sz="6" w:space="0"/>
            </w:tcBorders>
            <w:shd w:val="clear" w:color="auto" w:fill="D6F4D9"/>
            <w:tcMar>
              <w:left w:w="120" w:type="dxa"/>
              <w:right w:w="120" w:type="dxa"/>
            </w:tcMar>
            <w:vAlign w:val="center"/>
          </w:tcPr>
          <w:p w14:paraId="0000028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15</w:t>
            </w:r>
          </w:p>
        </w:tc>
        <w:tc>
          <w:tcPr>
            <w:tcBorders>
              <w:bottom w:val="single" w:color="EFEFEF" w:sz="6" w:space="0"/>
              <w:right w:val="single" w:color="000000" w:sz="6" w:space="0"/>
            </w:tcBorders>
            <w:shd w:val="clear" w:color="auto" w:fill="D6F4D9"/>
            <w:tcMar>
              <w:left w:w="120" w:type="dxa"/>
              <w:right w:w="120" w:type="dxa"/>
            </w:tcMar>
            <w:vAlign w:val="center"/>
          </w:tcPr>
          <w:p w14:paraId="0000028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8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11</w:t>
            </w:r>
          </w:p>
        </w:tc>
      </w:tr>
      <w:tr w14:paraId="7AA87571">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8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5.4</w:t>
            </w:r>
          </w:p>
        </w:tc>
        <w:tc>
          <w:tcPr>
            <w:tcBorders>
              <w:bottom w:val="single" w:color="EFEFEF" w:sz="6" w:space="0"/>
              <w:right w:val="single" w:color="000000" w:sz="6" w:space="0"/>
            </w:tcBorders>
            <w:shd w:val="clear" w:color="auto" w:fill="F6F8F9"/>
            <w:tcMar>
              <w:left w:w="120" w:type="dxa"/>
              <w:right w:w="120" w:type="dxa"/>
            </w:tcMar>
            <w:vAlign w:val="center"/>
          </w:tcPr>
          <w:p w14:paraId="0000028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Evaluation of UD model construction results</w:t>
            </w:r>
          </w:p>
        </w:tc>
        <w:tc>
          <w:tcPr>
            <w:tcBorders>
              <w:bottom w:val="single" w:color="EFEFEF" w:sz="6" w:space="0"/>
              <w:right w:val="single" w:color="000000" w:sz="6" w:space="0"/>
            </w:tcBorders>
            <w:shd w:val="clear" w:color="auto" w:fill="F6F8F9"/>
            <w:tcMar>
              <w:left w:w="45" w:type="dxa"/>
              <w:right w:w="45" w:type="dxa"/>
            </w:tcMar>
            <w:vAlign w:val="center"/>
          </w:tcPr>
          <w:p w14:paraId="00000286">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28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4/03/25</w:t>
            </w:r>
          </w:p>
        </w:tc>
        <w:tc>
          <w:tcPr>
            <w:tcBorders>
              <w:bottom w:val="single" w:color="EFEFEF" w:sz="6" w:space="0"/>
              <w:right w:val="single" w:color="000000" w:sz="6" w:space="0"/>
            </w:tcBorders>
            <w:shd w:val="clear" w:color="auto" w:fill="F6F8F9"/>
            <w:tcMar>
              <w:left w:w="120" w:type="dxa"/>
              <w:right w:w="120" w:type="dxa"/>
            </w:tcMar>
            <w:vAlign w:val="center"/>
          </w:tcPr>
          <w:p w14:paraId="0000028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4/09/25</w:t>
            </w:r>
          </w:p>
        </w:tc>
        <w:tc>
          <w:tcPr>
            <w:tcBorders>
              <w:bottom w:val="single" w:color="EFEFEF" w:sz="6" w:space="0"/>
              <w:right w:val="single" w:color="000000" w:sz="6" w:space="0"/>
            </w:tcBorders>
            <w:shd w:val="clear" w:color="auto" w:fill="D6F4D9"/>
            <w:tcMar>
              <w:left w:w="120" w:type="dxa"/>
              <w:right w:w="120" w:type="dxa"/>
            </w:tcMar>
            <w:vAlign w:val="center"/>
          </w:tcPr>
          <w:p w14:paraId="0000028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w:t>
            </w:r>
          </w:p>
        </w:tc>
        <w:tc>
          <w:tcPr>
            <w:tcBorders>
              <w:bottom w:val="single" w:color="EFEFEF" w:sz="6" w:space="0"/>
              <w:right w:val="single" w:color="000000" w:sz="6" w:space="0"/>
            </w:tcBorders>
            <w:shd w:val="clear" w:color="auto" w:fill="D6F4D9"/>
            <w:tcMar>
              <w:left w:w="120" w:type="dxa"/>
              <w:right w:w="120" w:type="dxa"/>
            </w:tcMar>
            <w:vAlign w:val="center"/>
          </w:tcPr>
          <w:p w14:paraId="0000028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8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w:t>
            </w:r>
          </w:p>
        </w:tc>
      </w:tr>
      <w:tr w14:paraId="61078E38">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8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5.5</w:t>
            </w:r>
          </w:p>
        </w:tc>
        <w:tc>
          <w:tcPr>
            <w:tcBorders>
              <w:bottom w:val="single" w:color="EFEFEF" w:sz="6" w:space="0"/>
              <w:right w:val="single" w:color="000000" w:sz="6" w:space="0"/>
            </w:tcBorders>
            <w:shd w:val="clear" w:color="auto" w:fill="FFFFFF"/>
            <w:tcMar>
              <w:left w:w="120" w:type="dxa"/>
              <w:right w:w="120" w:type="dxa"/>
            </w:tcMar>
            <w:vAlign w:val="center"/>
          </w:tcPr>
          <w:p w14:paraId="0000028D">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45" w:type="dxa"/>
              <w:right w:w="45" w:type="dxa"/>
            </w:tcMar>
            <w:vAlign w:val="center"/>
          </w:tcPr>
          <w:p w14:paraId="0000028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8F">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290">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291">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9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93">
            <w:pPr>
              <w:rPr>
                <w:rFonts w:hint="default" w:ascii="Times New Roman" w:hAnsi="Times New Roman" w:eastAsia="Arial" w:cs="Times New Roman"/>
                <w:i w:val="0"/>
                <w:iCs w:val="0"/>
                <w:sz w:val="20"/>
                <w:szCs w:val="20"/>
              </w:rPr>
            </w:pPr>
          </w:p>
        </w:tc>
      </w:tr>
      <w:tr w14:paraId="127752C4">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294">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6</w:t>
            </w:r>
          </w:p>
        </w:tc>
        <w:tc>
          <w:tcPr>
            <w:tcBorders>
              <w:bottom w:val="single" w:color="EFEFEF" w:sz="6" w:space="0"/>
              <w:right w:val="single" w:color="000000" w:sz="6" w:space="0"/>
            </w:tcBorders>
            <w:shd w:val="clear" w:color="auto" w:fill="D9D9D9"/>
            <w:tcMar>
              <w:left w:w="120" w:type="dxa"/>
              <w:right w:w="120" w:type="dxa"/>
            </w:tcMar>
            <w:vAlign w:val="center"/>
          </w:tcPr>
          <w:p w14:paraId="00000295">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System design and implementation</w:t>
            </w:r>
          </w:p>
        </w:tc>
        <w:tc>
          <w:tcPr>
            <w:tcBorders>
              <w:bottom w:val="single" w:color="EFEFEF" w:sz="6" w:space="0"/>
              <w:right w:val="single" w:color="000000" w:sz="6" w:space="0"/>
            </w:tcBorders>
            <w:shd w:val="clear" w:color="auto" w:fill="D9D9D9"/>
            <w:tcMar>
              <w:left w:w="45" w:type="dxa"/>
              <w:right w:w="45" w:type="dxa"/>
            </w:tcMar>
            <w:vAlign w:val="center"/>
          </w:tcPr>
          <w:p w14:paraId="00000296">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9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2/06/25</w:t>
            </w:r>
          </w:p>
        </w:tc>
        <w:tc>
          <w:tcPr>
            <w:tcBorders>
              <w:bottom w:val="single" w:color="EFEFEF" w:sz="6" w:space="0"/>
              <w:right w:val="single" w:color="000000" w:sz="6" w:space="0"/>
            </w:tcBorders>
            <w:shd w:val="clear" w:color="auto" w:fill="D9D9D9"/>
            <w:tcMar>
              <w:left w:w="120" w:type="dxa"/>
              <w:right w:w="120" w:type="dxa"/>
            </w:tcMar>
            <w:vAlign w:val="center"/>
          </w:tcPr>
          <w:p w14:paraId="0000029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4/10/25</w:t>
            </w:r>
          </w:p>
        </w:tc>
        <w:tc>
          <w:tcPr>
            <w:tcBorders>
              <w:bottom w:val="single" w:color="EFEFEF" w:sz="6" w:space="0"/>
              <w:right w:val="single" w:color="000000" w:sz="6" w:space="0"/>
            </w:tcBorders>
            <w:shd w:val="clear" w:color="auto" w:fill="D9D9D9"/>
            <w:tcMar>
              <w:left w:w="120" w:type="dxa"/>
              <w:right w:w="120" w:type="dxa"/>
            </w:tcMar>
            <w:vAlign w:val="center"/>
          </w:tcPr>
          <w:p w14:paraId="0000029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64</w:t>
            </w:r>
          </w:p>
        </w:tc>
        <w:tc>
          <w:tcPr>
            <w:tcBorders>
              <w:bottom w:val="single" w:color="EFEFEF" w:sz="6" w:space="0"/>
              <w:right w:val="single" w:color="000000" w:sz="6" w:space="0"/>
            </w:tcBorders>
            <w:shd w:val="clear" w:color="auto" w:fill="D9D9D9"/>
            <w:tcMar>
              <w:left w:w="120" w:type="dxa"/>
              <w:right w:w="120" w:type="dxa"/>
            </w:tcMar>
            <w:vAlign w:val="center"/>
          </w:tcPr>
          <w:p w14:paraId="0000029A">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9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46</w:t>
            </w:r>
          </w:p>
        </w:tc>
      </w:tr>
      <w:tr w14:paraId="43AC2813">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9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6.1</w:t>
            </w:r>
          </w:p>
        </w:tc>
        <w:tc>
          <w:tcPr>
            <w:tcBorders>
              <w:bottom w:val="single" w:color="EFEFEF" w:sz="6" w:space="0"/>
              <w:right w:val="single" w:color="000000" w:sz="6" w:space="0"/>
            </w:tcBorders>
            <w:shd w:val="clear" w:color="auto" w:fill="FFFFFF"/>
            <w:tcMar>
              <w:left w:w="120" w:type="dxa"/>
              <w:right w:w="120" w:type="dxa"/>
            </w:tcMar>
            <w:vAlign w:val="center"/>
          </w:tcPr>
          <w:p w14:paraId="0000029D">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Front -end</w:t>
            </w:r>
          </w:p>
        </w:tc>
        <w:tc>
          <w:tcPr>
            <w:tcBorders>
              <w:bottom w:val="single" w:color="EFEFEF" w:sz="6" w:space="0"/>
              <w:right w:val="single" w:color="000000" w:sz="6" w:space="0"/>
            </w:tcBorders>
            <w:shd w:val="clear" w:color="auto" w:fill="FFFFFF"/>
            <w:tcMar>
              <w:left w:w="45" w:type="dxa"/>
              <w:right w:w="45" w:type="dxa"/>
            </w:tcMar>
            <w:vAlign w:val="center"/>
          </w:tcPr>
          <w:p w14:paraId="0000029E">
            <w:pPr>
              <w:rPr>
                <w:rFonts w:hint="default" w:ascii="Times New Roman" w:hAnsi="Times New Roman" w:eastAsia="Arial" w:cs="Times New Roman"/>
                <w:i w:val="0"/>
                <w:iCs w:val="0"/>
                <w:color w:val="2C481F"/>
                <w:sz w:val="20"/>
                <w:szCs w:val="20"/>
              </w:rPr>
            </w:pPr>
            <w:r>
              <w:rPr>
                <w:rFonts w:hint="default" w:ascii="Times New Roman" w:hAnsi="Times New Roman" w:eastAsia="Arial" w:cs="Times New Roman"/>
                <w:i w:val="0"/>
                <w:iCs w:val="0"/>
                <w:color w:val="2C481F"/>
                <w:sz w:val="20"/>
                <w:szCs w:val="20"/>
                <w:rtl w:val="0"/>
              </w:rPr>
              <w:t>Hoàng xuân cảnh</w:t>
            </w:r>
          </w:p>
        </w:tc>
        <w:tc>
          <w:tcPr>
            <w:tcBorders>
              <w:bottom w:val="single" w:color="EFEFEF" w:sz="6" w:space="0"/>
              <w:right w:val="single" w:color="000000" w:sz="6" w:space="0"/>
            </w:tcBorders>
            <w:shd w:val="clear" w:color="auto" w:fill="D6F4D9"/>
            <w:tcMar>
              <w:left w:w="120" w:type="dxa"/>
              <w:right w:w="120" w:type="dxa"/>
            </w:tcMar>
            <w:vAlign w:val="center"/>
          </w:tcPr>
          <w:p w14:paraId="0000029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2/06/25</w:t>
            </w:r>
          </w:p>
        </w:tc>
        <w:tc>
          <w:tcPr>
            <w:tcBorders>
              <w:bottom w:val="single" w:color="EFEFEF" w:sz="6" w:space="0"/>
              <w:right w:val="single" w:color="000000" w:sz="6" w:space="0"/>
            </w:tcBorders>
            <w:shd w:val="clear" w:color="auto" w:fill="FFFFFF"/>
            <w:tcMar>
              <w:left w:w="120" w:type="dxa"/>
              <w:right w:w="120" w:type="dxa"/>
            </w:tcMar>
            <w:vAlign w:val="center"/>
          </w:tcPr>
          <w:p w14:paraId="000002A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3/19/25</w:t>
            </w:r>
          </w:p>
        </w:tc>
        <w:tc>
          <w:tcPr>
            <w:tcBorders>
              <w:bottom w:val="single" w:color="EFEFEF" w:sz="6" w:space="0"/>
              <w:right w:val="single" w:color="000000" w:sz="6" w:space="0"/>
            </w:tcBorders>
            <w:shd w:val="clear" w:color="auto" w:fill="D6F4D9"/>
            <w:tcMar>
              <w:left w:w="120" w:type="dxa"/>
              <w:right w:w="120" w:type="dxa"/>
            </w:tcMar>
            <w:vAlign w:val="center"/>
          </w:tcPr>
          <w:p w14:paraId="000002A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42</w:t>
            </w:r>
          </w:p>
        </w:tc>
        <w:tc>
          <w:tcPr>
            <w:tcBorders>
              <w:bottom w:val="single" w:color="EFEFEF" w:sz="6" w:space="0"/>
              <w:right w:val="single" w:color="000000" w:sz="6" w:space="0"/>
            </w:tcBorders>
            <w:shd w:val="clear" w:color="auto" w:fill="D6F4D9"/>
            <w:tcMar>
              <w:left w:w="120" w:type="dxa"/>
              <w:right w:w="120" w:type="dxa"/>
            </w:tcMar>
            <w:vAlign w:val="center"/>
          </w:tcPr>
          <w:p w14:paraId="000002A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A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30</w:t>
            </w:r>
          </w:p>
        </w:tc>
      </w:tr>
      <w:tr w14:paraId="585426C4">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A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6.2</w:t>
            </w:r>
          </w:p>
        </w:tc>
        <w:tc>
          <w:tcPr>
            <w:tcBorders>
              <w:bottom w:val="single" w:color="EFEFEF" w:sz="6" w:space="0"/>
              <w:right w:val="single" w:color="000000" w:sz="6" w:space="0"/>
            </w:tcBorders>
            <w:shd w:val="clear" w:color="auto" w:fill="F6F8F9"/>
            <w:tcMar>
              <w:left w:w="120" w:type="dxa"/>
              <w:right w:w="120" w:type="dxa"/>
            </w:tcMar>
            <w:vAlign w:val="center"/>
          </w:tcPr>
          <w:p w14:paraId="000002A5">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Back-end</w:t>
            </w:r>
          </w:p>
        </w:tc>
        <w:tc>
          <w:tcPr>
            <w:tcBorders>
              <w:bottom w:val="single" w:color="EFEFEF" w:sz="6" w:space="0"/>
              <w:right w:val="single" w:color="000000" w:sz="6" w:space="0"/>
            </w:tcBorders>
            <w:shd w:val="clear" w:color="auto" w:fill="F6F8F9"/>
            <w:tcMar>
              <w:left w:w="45" w:type="dxa"/>
              <w:right w:w="45" w:type="dxa"/>
            </w:tcMar>
            <w:vAlign w:val="center"/>
          </w:tcPr>
          <w:p w14:paraId="000002A6">
            <w:pPr>
              <w:rPr>
                <w:rFonts w:hint="default" w:ascii="Times New Roman" w:hAnsi="Times New Roman" w:eastAsia="Arial" w:cs="Times New Roman"/>
                <w:i w:val="0"/>
                <w:iCs w:val="0"/>
                <w:color w:val="2C481F"/>
                <w:sz w:val="20"/>
                <w:szCs w:val="20"/>
              </w:rPr>
            </w:pPr>
            <w:r>
              <w:rPr>
                <w:rFonts w:hint="default" w:ascii="Times New Roman" w:hAnsi="Times New Roman" w:eastAsia="Arial" w:cs="Times New Roman"/>
                <w:i w:val="0"/>
                <w:iCs w:val="0"/>
                <w:color w:val="2C481F"/>
                <w:sz w:val="20"/>
                <w:szCs w:val="20"/>
                <w:rtl w:val="0"/>
              </w:rPr>
              <w:t>Hoàng xuân cảnh</w:t>
            </w:r>
          </w:p>
        </w:tc>
        <w:tc>
          <w:tcPr>
            <w:tcBorders>
              <w:bottom w:val="single" w:color="EFEFEF" w:sz="6" w:space="0"/>
              <w:right w:val="single" w:color="000000" w:sz="6" w:space="0"/>
            </w:tcBorders>
            <w:shd w:val="clear" w:color="auto" w:fill="D6F4D9"/>
            <w:tcMar>
              <w:left w:w="120" w:type="dxa"/>
              <w:right w:w="120" w:type="dxa"/>
            </w:tcMar>
            <w:vAlign w:val="center"/>
          </w:tcPr>
          <w:p w14:paraId="000002A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3/20/25</w:t>
            </w:r>
          </w:p>
        </w:tc>
        <w:tc>
          <w:tcPr>
            <w:tcBorders>
              <w:bottom w:val="single" w:color="EFEFEF" w:sz="6" w:space="0"/>
              <w:right w:val="single" w:color="000000" w:sz="6" w:space="0"/>
            </w:tcBorders>
            <w:shd w:val="clear" w:color="auto" w:fill="F6F8F9"/>
            <w:tcMar>
              <w:left w:w="120" w:type="dxa"/>
              <w:right w:w="120" w:type="dxa"/>
            </w:tcMar>
            <w:vAlign w:val="center"/>
          </w:tcPr>
          <w:p w14:paraId="000002A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4/10/25</w:t>
            </w:r>
          </w:p>
        </w:tc>
        <w:tc>
          <w:tcPr>
            <w:tcBorders>
              <w:bottom w:val="single" w:color="EFEFEF" w:sz="6" w:space="0"/>
              <w:right w:val="single" w:color="000000" w:sz="6" w:space="0"/>
            </w:tcBorders>
            <w:shd w:val="clear" w:color="auto" w:fill="D6F4D9"/>
            <w:tcMar>
              <w:left w:w="120" w:type="dxa"/>
              <w:right w:w="120" w:type="dxa"/>
            </w:tcMar>
            <w:vAlign w:val="center"/>
          </w:tcPr>
          <w:p w14:paraId="000002A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22</w:t>
            </w:r>
          </w:p>
        </w:tc>
        <w:tc>
          <w:tcPr>
            <w:tcBorders>
              <w:bottom w:val="single" w:color="EFEFEF" w:sz="6" w:space="0"/>
              <w:right w:val="single" w:color="000000" w:sz="6" w:space="0"/>
            </w:tcBorders>
            <w:shd w:val="clear" w:color="auto" w:fill="D6F4D9"/>
            <w:tcMar>
              <w:left w:w="120" w:type="dxa"/>
              <w:right w:w="120" w:type="dxa"/>
            </w:tcMar>
            <w:vAlign w:val="center"/>
          </w:tcPr>
          <w:p w14:paraId="000002A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A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16</w:t>
            </w:r>
          </w:p>
        </w:tc>
      </w:tr>
      <w:tr w14:paraId="006AF9E8">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A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6.3</w:t>
            </w:r>
          </w:p>
        </w:tc>
        <w:tc>
          <w:tcPr>
            <w:tcBorders>
              <w:bottom w:val="single" w:color="EFEFEF" w:sz="6" w:space="0"/>
              <w:right w:val="single" w:color="000000" w:sz="6" w:space="0"/>
            </w:tcBorders>
            <w:shd w:val="clear" w:color="auto" w:fill="FFFFFF"/>
            <w:tcMar>
              <w:left w:w="120" w:type="dxa"/>
              <w:right w:w="120" w:type="dxa"/>
            </w:tcMar>
            <w:vAlign w:val="center"/>
          </w:tcPr>
          <w:p w14:paraId="000002AD">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45" w:type="dxa"/>
              <w:right w:w="45" w:type="dxa"/>
            </w:tcMar>
            <w:vAlign w:val="center"/>
          </w:tcPr>
          <w:p w14:paraId="000002AE">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AF">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2B0">
            <w:pPr>
              <w:rPr>
                <w:rFonts w:hint="default" w:ascii="Times New Roman" w:hAnsi="Times New Roman" w:eastAsia="Arial" w:cs="Times New Roman"/>
                <w:i w:val="0"/>
                <w:iCs w:val="0"/>
                <w:sz w:val="13"/>
                <w:szCs w:val="13"/>
              </w:rPr>
            </w:pPr>
          </w:p>
        </w:tc>
        <w:tc>
          <w:tcPr>
            <w:tcBorders>
              <w:bottom w:val="single" w:color="EFEFEF" w:sz="6" w:space="0"/>
              <w:right w:val="single" w:color="000000" w:sz="6" w:space="0"/>
            </w:tcBorders>
            <w:shd w:val="clear" w:color="auto" w:fill="FFFFFF"/>
            <w:tcMar>
              <w:left w:w="120" w:type="dxa"/>
              <w:right w:w="120" w:type="dxa"/>
            </w:tcMar>
            <w:vAlign w:val="center"/>
          </w:tcPr>
          <w:p w14:paraId="000002B1">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B2">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FFFFFF"/>
            <w:tcMar>
              <w:left w:w="120" w:type="dxa"/>
              <w:right w:w="120" w:type="dxa"/>
            </w:tcMar>
            <w:vAlign w:val="center"/>
          </w:tcPr>
          <w:p w14:paraId="000002B3">
            <w:pPr>
              <w:rPr>
                <w:rFonts w:hint="default" w:ascii="Times New Roman" w:hAnsi="Times New Roman" w:eastAsia="Arial" w:cs="Times New Roman"/>
                <w:i w:val="0"/>
                <w:iCs w:val="0"/>
                <w:sz w:val="20"/>
                <w:szCs w:val="20"/>
              </w:rPr>
            </w:pPr>
          </w:p>
        </w:tc>
      </w:tr>
      <w:tr w14:paraId="3E467104">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D9D9D9"/>
            <w:tcMar>
              <w:left w:w="120" w:type="dxa"/>
              <w:right w:w="120" w:type="dxa"/>
            </w:tcMar>
            <w:vAlign w:val="center"/>
          </w:tcPr>
          <w:p w14:paraId="000002B4">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7</w:t>
            </w:r>
          </w:p>
        </w:tc>
        <w:tc>
          <w:tcPr>
            <w:tcBorders>
              <w:bottom w:val="single" w:color="EFEFEF" w:sz="6" w:space="0"/>
              <w:right w:val="single" w:color="000000" w:sz="6" w:space="0"/>
            </w:tcBorders>
            <w:shd w:val="clear" w:color="auto" w:fill="D9D9D9"/>
            <w:tcMar>
              <w:left w:w="120" w:type="dxa"/>
              <w:right w:w="120" w:type="dxa"/>
            </w:tcMar>
            <w:vAlign w:val="center"/>
          </w:tcPr>
          <w:p w14:paraId="000002B5">
            <w:pPr>
              <w:rPr>
                <w:rFonts w:hint="default" w:ascii="Times New Roman" w:hAnsi="Times New Roman" w:eastAsia="Arial" w:cs="Times New Roman"/>
                <w:b/>
                <w:i w:val="0"/>
                <w:iCs w:val="0"/>
                <w:sz w:val="20"/>
                <w:szCs w:val="20"/>
              </w:rPr>
            </w:pPr>
            <w:r>
              <w:rPr>
                <w:rFonts w:hint="default" w:ascii="Times New Roman" w:hAnsi="Times New Roman" w:eastAsia="Arial" w:cs="Times New Roman"/>
                <w:b/>
                <w:i w:val="0"/>
                <w:iCs w:val="0"/>
                <w:sz w:val="20"/>
                <w:szCs w:val="20"/>
                <w:rtl w:val="0"/>
              </w:rPr>
              <w:t>Project Report</w:t>
            </w:r>
          </w:p>
        </w:tc>
        <w:tc>
          <w:tcPr>
            <w:tcBorders>
              <w:bottom w:val="single" w:color="EFEFEF" w:sz="6" w:space="0"/>
              <w:right w:val="single" w:color="000000" w:sz="6" w:space="0"/>
            </w:tcBorders>
            <w:shd w:val="clear" w:color="auto" w:fill="D9D9D9"/>
            <w:tcMar>
              <w:left w:w="45" w:type="dxa"/>
              <w:right w:w="45" w:type="dxa"/>
            </w:tcMar>
            <w:vAlign w:val="center"/>
          </w:tcPr>
          <w:p w14:paraId="000002B6">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B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4/09/25</w:t>
            </w:r>
          </w:p>
        </w:tc>
        <w:tc>
          <w:tcPr>
            <w:tcBorders>
              <w:bottom w:val="single" w:color="EFEFEF" w:sz="6" w:space="0"/>
              <w:right w:val="single" w:color="000000" w:sz="6" w:space="0"/>
            </w:tcBorders>
            <w:shd w:val="clear" w:color="auto" w:fill="D9D9D9"/>
            <w:tcMar>
              <w:left w:w="120" w:type="dxa"/>
              <w:right w:w="120" w:type="dxa"/>
            </w:tcMar>
            <w:vAlign w:val="center"/>
          </w:tcPr>
          <w:p w14:paraId="000002B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4/22/25</w:t>
            </w:r>
          </w:p>
        </w:tc>
        <w:tc>
          <w:tcPr>
            <w:tcBorders>
              <w:bottom w:val="single" w:color="EFEFEF" w:sz="6" w:space="0"/>
              <w:right w:val="single" w:color="000000" w:sz="6" w:space="0"/>
            </w:tcBorders>
            <w:shd w:val="clear" w:color="auto" w:fill="D9D9D9"/>
            <w:tcMar>
              <w:left w:w="120" w:type="dxa"/>
              <w:right w:w="120" w:type="dxa"/>
            </w:tcMar>
            <w:vAlign w:val="center"/>
          </w:tcPr>
          <w:p w14:paraId="000002B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25</w:t>
            </w:r>
          </w:p>
        </w:tc>
        <w:tc>
          <w:tcPr>
            <w:tcBorders>
              <w:bottom w:val="single" w:color="EFEFEF" w:sz="6" w:space="0"/>
              <w:right w:val="single" w:color="000000" w:sz="6" w:space="0"/>
            </w:tcBorders>
            <w:shd w:val="clear" w:color="auto" w:fill="D9D9D9"/>
            <w:tcMar>
              <w:left w:w="120" w:type="dxa"/>
              <w:right w:w="120" w:type="dxa"/>
            </w:tcMar>
            <w:vAlign w:val="center"/>
          </w:tcPr>
          <w:p w14:paraId="000002BA">
            <w:pPr>
              <w:rPr>
                <w:rFonts w:hint="default" w:ascii="Times New Roman" w:hAnsi="Times New Roman" w:eastAsia="Arial" w:cs="Times New Roman"/>
                <w:i w:val="0"/>
                <w:iCs w:val="0"/>
                <w:sz w:val="20"/>
                <w:szCs w:val="20"/>
              </w:rPr>
            </w:pPr>
          </w:p>
        </w:tc>
        <w:tc>
          <w:tcPr>
            <w:tcBorders>
              <w:bottom w:val="single" w:color="EFEFEF" w:sz="6" w:space="0"/>
              <w:right w:val="single" w:color="000000" w:sz="6" w:space="0"/>
            </w:tcBorders>
            <w:shd w:val="clear" w:color="auto" w:fill="D9D9D9"/>
            <w:tcMar>
              <w:left w:w="120" w:type="dxa"/>
              <w:right w:w="120" w:type="dxa"/>
            </w:tcMar>
            <w:vAlign w:val="center"/>
          </w:tcPr>
          <w:p w14:paraId="000002B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20</w:t>
            </w:r>
          </w:p>
        </w:tc>
      </w:tr>
      <w:tr w14:paraId="7EE7B4FB">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B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7.1</w:t>
            </w:r>
          </w:p>
        </w:tc>
        <w:tc>
          <w:tcPr>
            <w:tcBorders>
              <w:bottom w:val="single" w:color="EFEFEF" w:sz="6" w:space="0"/>
              <w:right w:val="single" w:color="000000" w:sz="6" w:space="0"/>
            </w:tcBorders>
            <w:shd w:val="clear" w:color="auto" w:fill="FFFFFF"/>
            <w:tcMar>
              <w:left w:w="120" w:type="dxa"/>
              <w:right w:w="120" w:type="dxa"/>
            </w:tcMar>
            <w:vAlign w:val="center"/>
          </w:tcPr>
          <w:p w14:paraId="000002BD">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0. Slide</w:t>
            </w:r>
          </w:p>
        </w:tc>
        <w:tc>
          <w:tcPr>
            <w:tcBorders>
              <w:bottom w:val="single" w:color="EFEFEF" w:sz="6" w:space="0"/>
              <w:right w:val="single" w:color="000000" w:sz="6" w:space="0"/>
            </w:tcBorders>
            <w:shd w:val="clear" w:color="auto" w:fill="FFFFFF"/>
            <w:tcMar>
              <w:left w:w="45" w:type="dxa"/>
              <w:right w:w="45" w:type="dxa"/>
            </w:tcMar>
            <w:vAlign w:val="center"/>
          </w:tcPr>
          <w:p w14:paraId="000002B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B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4/09/25</w:t>
            </w:r>
          </w:p>
        </w:tc>
        <w:tc>
          <w:tcPr>
            <w:tcBorders>
              <w:bottom w:val="single" w:color="EFEFEF" w:sz="6" w:space="0"/>
              <w:right w:val="single" w:color="000000" w:sz="6" w:space="0"/>
            </w:tcBorders>
            <w:shd w:val="clear" w:color="auto" w:fill="FFFFFF"/>
            <w:tcMar>
              <w:left w:w="120" w:type="dxa"/>
              <w:right w:w="120" w:type="dxa"/>
            </w:tcMar>
            <w:vAlign w:val="center"/>
          </w:tcPr>
          <w:p w14:paraId="000002C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4/09/25</w:t>
            </w:r>
          </w:p>
        </w:tc>
        <w:tc>
          <w:tcPr>
            <w:tcBorders>
              <w:bottom w:val="single" w:color="EFEFEF" w:sz="6" w:space="0"/>
              <w:right w:val="single" w:color="000000" w:sz="6" w:space="0"/>
            </w:tcBorders>
            <w:shd w:val="clear" w:color="auto" w:fill="D6F4D9"/>
            <w:tcMar>
              <w:left w:w="120" w:type="dxa"/>
              <w:right w:w="120" w:type="dxa"/>
            </w:tcMar>
            <w:vAlign w:val="center"/>
          </w:tcPr>
          <w:p w14:paraId="000002C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c>
          <w:tcPr>
            <w:tcBorders>
              <w:bottom w:val="single" w:color="EFEFEF" w:sz="6" w:space="0"/>
              <w:right w:val="single" w:color="000000" w:sz="6" w:space="0"/>
            </w:tcBorders>
            <w:shd w:val="clear" w:color="auto" w:fill="D6F4D9"/>
            <w:tcMar>
              <w:left w:w="120" w:type="dxa"/>
              <w:right w:w="120" w:type="dxa"/>
            </w:tcMar>
            <w:vAlign w:val="center"/>
          </w:tcPr>
          <w:p w14:paraId="000002C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C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13F1D83C">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C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7.2</w:t>
            </w:r>
          </w:p>
        </w:tc>
        <w:tc>
          <w:tcPr>
            <w:tcBorders>
              <w:bottom w:val="single" w:color="EFEFEF" w:sz="6" w:space="0"/>
              <w:right w:val="single" w:color="000000" w:sz="6" w:space="0"/>
            </w:tcBorders>
            <w:shd w:val="clear" w:color="auto" w:fill="F6F8F9"/>
            <w:tcMar>
              <w:left w:w="120" w:type="dxa"/>
              <w:right w:w="120" w:type="dxa"/>
            </w:tcMar>
            <w:vAlign w:val="center"/>
          </w:tcPr>
          <w:p w14:paraId="000002C5">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I. Project Introduction</w:t>
            </w:r>
          </w:p>
        </w:tc>
        <w:tc>
          <w:tcPr>
            <w:tcBorders>
              <w:bottom w:val="single" w:color="EFEFEF" w:sz="6" w:space="0"/>
              <w:right w:val="single" w:color="000000" w:sz="6" w:space="0"/>
            </w:tcBorders>
            <w:shd w:val="clear" w:color="auto" w:fill="F6F8F9"/>
            <w:tcMar>
              <w:left w:w="45" w:type="dxa"/>
              <w:right w:w="45" w:type="dxa"/>
            </w:tcMar>
            <w:vAlign w:val="center"/>
          </w:tcPr>
          <w:p w14:paraId="000002C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C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4/10/25</w:t>
            </w:r>
          </w:p>
        </w:tc>
        <w:tc>
          <w:tcPr>
            <w:tcBorders>
              <w:bottom w:val="single" w:color="EFEFEF" w:sz="6" w:space="0"/>
              <w:right w:val="single" w:color="000000" w:sz="6" w:space="0"/>
            </w:tcBorders>
            <w:shd w:val="clear" w:color="auto" w:fill="F6F8F9"/>
            <w:tcMar>
              <w:left w:w="120" w:type="dxa"/>
              <w:right w:w="120" w:type="dxa"/>
            </w:tcMar>
            <w:vAlign w:val="center"/>
          </w:tcPr>
          <w:p w14:paraId="000002C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4/10/25</w:t>
            </w:r>
          </w:p>
        </w:tc>
        <w:tc>
          <w:tcPr>
            <w:tcBorders>
              <w:bottom w:val="single" w:color="EFEFEF" w:sz="6" w:space="0"/>
              <w:right w:val="single" w:color="000000" w:sz="6" w:space="0"/>
            </w:tcBorders>
            <w:shd w:val="clear" w:color="auto" w:fill="D6F4D9"/>
            <w:tcMar>
              <w:left w:w="120" w:type="dxa"/>
              <w:right w:w="120" w:type="dxa"/>
            </w:tcMar>
            <w:vAlign w:val="center"/>
          </w:tcPr>
          <w:p w14:paraId="000002C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c>
          <w:tcPr>
            <w:tcBorders>
              <w:bottom w:val="single" w:color="EFEFEF" w:sz="6" w:space="0"/>
              <w:right w:val="single" w:color="000000" w:sz="6" w:space="0"/>
            </w:tcBorders>
            <w:shd w:val="clear" w:color="auto" w:fill="D6F4D9"/>
            <w:tcMar>
              <w:left w:w="120" w:type="dxa"/>
              <w:right w:w="120" w:type="dxa"/>
            </w:tcMar>
            <w:vAlign w:val="center"/>
          </w:tcPr>
          <w:p w14:paraId="000002C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C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731C0636">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C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7.3</w:t>
            </w:r>
          </w:p>
        </w:tc>
        <w:tc>
          <w:tcPr>
            <w:tcBorders>
              <w:bottom w:val="single" w:color="EFEFEF" w:sz="6" w:space="0"/>
              <w:right w:val="single" w:color="000000" w:sz="6" w:space="0"/>
            </w:tcBorders>
            <w:shd w:val="clear" w:color="auto" w:fill="FFFFFF"/>
            <w:tcMar>
              <w:left w:w="120" w:type="dxa"/>
              <w:right w:w="120" w:type="dxa"/>
            </w:tcMar>
            <w:vAlign w:val="center"/>
          </w:tcPr>
          <w:p w14:paraId="000002CD">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II. Project Management Plan</w:t>
            </w:r>
          </w:p>
        </w:tc>
        <w:tc>
          <w:tcPr>
            <w:tcBorders>
              <w:bottom w:val="single" w:color="EFEFEF" w:sz="6" w:space="0"/>
              <w:right w:val="single" w:color="000000" w:sz="6" w:space="0"/>
            </w:tcBorders>
            <w:shd w:val="clear" w:color="auto" w:fill="FFFFFF"/>
            <w:tcMar>
              <w:left w:w="45" w:type="dxa"/>
              <w:right w:w="45" w:type="dxa"/>
            </w:tcMar>
            <w:vAlign w:val="center"/>
          </w:tcPr>
          <w:p w14:paraId="000002CE">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2C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4/10/25</w:t>
            </w:r>
          </w:p>
        </w:tc>
        <w:tc>
          <w:tcPr>
            <w:tcBorders>
              <w:bottom w:val="single" w:color="EFEFEF" w:sz="6" w:space="0"/>
              <w:right w:val="single" w:color="000000" w:sz="6" w:space="0"/>
            </w:tcBorders>
            <w:shd w:val="clear" w:color="auto" w:fill="FFFFFF"/>
            <w:tcMar>
              <w:left w:w="120" w:type="dxa"/>
              <w:right w:w="120" w:type="dxa"/>
            </w:tcMar>
            <w:vAlign w:val="center"/>
          </w:tcPr>
          <w:p w14:paraId="000002D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4/10/25</w:t>
            </w:r>
          </w:p>
        </w:tc>
        <w:tc>
          <w:tcPr>
            <w:tcBorders>
              <w:bottom w:val="single" w:color="EFEFEF" w:sz="6" w:space="0"/>
              <w:right w:val="single" w:color="000000" w:sz="6" w:space="0"/>
            </w:tcBorders>
            <w:shd w:val="clear" w:color="auto" w:fill="D6F4D9"/>
            <w:tcMar>
              <w:left w:w="120" w:type="dxa"/>
              <w:right w:w="120" w:type="dxa"/>
            </w:tcMar>
            <w:vAlign w:val="center"/>
          </w:tcPr>
          <w:p w14:paraId="000002D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c>
          <w:tcPr>
            <w:tcBorders>
              <w:bottom w:val="single" w:color="EFEFEF" w:sz="6" w:space="0"/>
              <w:right w:val="single" w:color="000000" w:sz="6" w:space="0"/>
            </w:tcBorders>
            <w:shd w:val="clear" w:color="auto" w:fill="D6F4D9"/>
            <w:tcMar>
              <w:left w:w="120" w:type="dxa"/>
              <w:right w:w="120" w:type="dxa"/>
            </w:tcMar>
            <w:vAlign w:val="center"/>
          </w:tcPr>
          <w:p w14:paraId="000002D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D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3E23D0CD">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D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7.4</w:t>
            </w:r>
          </w:p>
        </w:tc>
        <w:tc>
          <w:tcPr>
            <w:tcBorders>
              <w:bottom w:val="single" w:color="EFEFEF" w:sz="6" w:space="0"/>
              <w:right w:val="single" w:color="000000" w:sz="6" w:space="0"/>
            </w:tcBorders>
            <w:shd w:val="clear" w:color="auto" w:fill="F6F8F9"/>
            <w:tcMar>
              <w:left w:w="120" w:type="dxa"/>
              <w:right w:w="120" w:type="dxa"/>
            </w:tcMar>
            <w:vAlign w:val="center"/>
          </w:tcPr>
          <w:p w14:paraId="000002D5">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III. Existing Systems/State of the Art</w:t>
            </w:r>
          </w:p>
        </w:tc>
        <w:tc>
          <w:tcPr>
            <w:tcBorders>
              <w:bottom w:val="single" w:color="EFEFEF" w:sz="6" w:space="0"/>
              <w:right w:val="single" w:color="000000" w:sz="6" w:space="0"/>
            </w:tcBorders>
            <w:shd w:val="clear" w:color="auto" w:fill="F6F8F9"/>
            <w:tcMar>
              <w:left w:w="45" w:type="dxa"/>
              <w:right w:w="45" w:type="dxa"/>
            </w:tcMar>
            <w:vAlign w:val="center"/>
          </w:tcPr>
          <w:p w14:paraId="000002D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D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6 4/11/25</w:t>
            </w:r>
          </w:p>
        </w:tc>
        <w:tc>
          <w:tcPr>
            <w:tcBorders>
              <w:bottom w:val="single" w:color="EFEFEF" w:sz="6" w:space="0"/>
              <w:right w:val="single" w:color="000000" w:sz="6" w:space="0"/>
            </w:tcBorders>
            <w:shd w:val="clear" w:color="auto" w:fill="F6F8F9"/>
            <w:tcMar>
              <w:left w:w="120" w:type="dxa"/>
              <w:right w:w="120" w:type="dxa"/>
            </w:tcMar>
            <w:vAlign w:val="center"/>
          </w:tcPr>
          <w:p w14:paraId="000002D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CN 4/13/25</w:t>
            </w:r>
          </w:p>
        </w:tc>
        <w:tc>
          <w:tcPr>
            <w:tcBorders>
              <w:bottom w:val="single" w:color="EFEFEF" w:sz="6" w:space="0"/>
              <w:right w:val="single" w:color="000000" w:sz="6" w:space="0"/>
            </w:tcBorders>
            <w:shd w:val="clear" w:color="auto" w:fill="D6F4D9"/>
            <w:tcMar>
              <w:left w:w="120" w:type="dxa"/>
              <w:right w:w="120" w:type="dxa"/>
            </w:tcMar>
            <w:vAlign w:val="center"/>
          </w:tcPr>
          <w:p w14:paraId="000002D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w:t>
            </w:r>
          </w:p>
        </w:tc>
        <w:tc>
          <w:tcPr>
            <w:tcBorders>
              <w:bottom w:val="single" w:color="EFEFEF" w:sz="6" w:space="0"/>
              <w:right w:val="single" w:color="000000" w:sz="6" w:space="0"/>
            </w:tcBorders>
            <w:shd w:val="clear" w:color="auto" w:fill="D6F4D9"/>
            <w:tcMar>
              <w:left w:w="120" w:type="dxa"/>
              <w:right w:w="120" w:type="dxa"/>
            </w:tcMar>
            <w:vAlign w:val="center"/>
          </w:tcPr>
          <w:p w14:paraId="000002D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D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5C8E2B28">
        <w:tblPrEx>
          <w:tblCellMar>
            <w:top w:w="0" w:type="dxa"/>
            <w:left w:w="0" w:type="dxa"/>
            <w:bottom w:w="0" w:type="dxa"/>
            <w:right w:w="0" w:type="dxa"/>
          </w:tblCellMar>
        </w:tblPrEx>
        <w:trPr>
          <w:trHeight w:val="300"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DC">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7.5</w:t>
            </w:r>
          </w:p>
        </w:tc>
        <w:tc>
          <w:tcPr>
            <w:tcBorders>
              <w:bottom w:val="single" w:color="EFEFEF" w:sz="6" w:space="0"/>
              <w:right w:val="single" w:color="000000" w:sz="6" w:space="0"/>
            </w:tcBorders>
            <w:shd w:val="clear" w:color="auto" w:fill="FFFFFF"/>
            <w:tcMar>
              <w:left w:w="120" w:type="dxa"/>
              <w:right w:w="120" w:type="dxa"/>
            </w:tcMar>
            <w:vAlign w:val="center"/>
          </w:tcPr>
          <w:p w14:paraId="000002DD">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IV.A. Research Questions and Objectives Based on Collected Data</w:t>
            </w:r>
          </w:p>
        </w:tc>
        <w:tc>
          <w:tcPr>
            <w:tcBorders>
              <w:bottom w:val="single" w:color="EFEFEF" w:sz="6" w:space="0"/>
              <w:right w:val="single" w:color="000000" w:sz="6" w:space="0"/>
            </w:tcBorders>
            <w:shd w:val="clear" w:color="auto" w:fill="FFFFFF"/>
            <w:tcMar>
              <w:left w:w="45" w:type="dxa"/>
              <w:right w:w="45" w:type="dxa"/>
            </w:tcMar>
            <w:vAlign w:val="center"/>
          </w:tcPr>
          <w:p w14:paraId="000002D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D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2 4/14/25</w:t>
            </w:r>
          </w:p>
        </w:tc>
        <w:tc>
          <w:tcPr>
            <w:tcBorders>
              <w:bottom w:val="single" w:color="EFEFEF" w:sz="6" w:space="0"/>
              <w:right w:val="single" w:color="000000" w:sz="6" w:space="0"/>
            </w:tcBorders>
            <w:shd w:val="clear" w:color="auto" w:fill="FFFFFF"/>
            <w:tcMar>
              <w:left w:w="120" w:type="dxa"/>
              <w:right w:w="120" w:type="dxa"/>
            </w:tcMar>
            <w:vAlign w:val="center"/>
          </w:tcPr>
          <w:p w14:paraId="000002E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4/16/25</w:t>
            </w:r>
          </w:p>
        </w:tc>
        <w:tc>
          <w:tcPr>
            <w:tcBorders>
              <w:bottom w:val="single" w:color="EFEFEF" w:sz="6" w:space="0"/>
              <w:right w:val="single" w:color="000000" w:sz="6" w:space="0"/>
            </w:tcBorders>
            <w:shd w:val="clear" w:color="auto" w:fill="D6F4D9"/>
            <w:tcMar>
              <w:left w:w="120" w:type="dxa"/>
              <w:right w:w="120" w:type="dxa"/>
            </w:tcMar>
            <w:vAlign w:val="center"/>
          </w:tcPr>
          <w:p w14:paraId="000002E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w:t>
            </w:r>
          </w:p>
        </w:tc>
        <w:tc>
          <w:tcPr>
            <w:tcBorders>
              <w:bottom w:val="single" w:color="EFEFEF" w:sz="6" w:space="0"/>
              <w:right w:val="single" w:color="000000" w:sz="6" w:space="0"/>
            </w:tcBorders>
            <w:shd w:val="clear" w:color="auto" w:fill="D6F4D9"/>
            <w:tcMar>
              <w:left w:w="120" w:type="dxa"/>
              <w:right w:w="120" w:type="dxa"/>
            </w:tcMar>
            <w:vAlign w:val="center"/>
          </w:tcPr>
          <w:p w14:paraId="000002E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E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w:t>
            </w:r>
          </w:p>
        </w:tc>
      </w:tr>
      <w:tr w14:paraId="6D0D3894">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E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7.6</w:t>
            </w:r>
          </w:p>
        </w:tc>
        <w:tc>
          <w:tcPr>
            <w:tcBorders>
              <w:bottom w:val="single" w:color="EFEFEF" w:sz="6" w:space="0"/>
              <w:right w:val="single" w:color="000000" w:sz="6" w:space="0"/>
            </w:tcBorders>
            <w:shd w:val="clear" w:color="auto" w:fill="F6F8F9"/>
            <w:tcMar>
              <w:left w:w="120" w:type="dxa"/>
              <w:right w:w="120" w:type="dxa"/>
            </w:tcMar>
            <w:vAlign w:val="center"/>
          </w:tcPr>
          <w:p w14:paraId="000002E5">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IV.B. Module 1 design</w:t>
            </w:r>
          </w:p>
        </w:tc>
        <w:tc>
          <w:tcPr>
            <w:tcBorders>
              <w:bottom w:val="single" w:color="EFEFEF" w:sz="6" w:space="0"/>
              <w:right w:val="single" w:color="000000" w:sz="6" w:space="0"/>
            </w:tcBorders>
            <w:shd w:val="clear" w:color="auto" w:fill="F6F8F9"/>
            <w:tcMar>
              <w:left w:w="45" w:type="dxa"/>
              <w:right w:w="45" w:type="dxa"/>
            </w:tcMar>
            <w:vAlign w:val="center"/>
          </w:tcPr>
          <w:p w14:paraId="000002E6">
            <w:pPr>
              <w:rPr>
                <w:rFonts w:hint="default" w:ascii="Times New Roman" w:hAnsi="Times New Roman" w:eastAsia="Arial" w:cs="Times New Roman"/>
                <w:i w:val="0"/>
                <w:iCs w:val="0"/>
                <w:color w:val="2A3243"/>
                <w:sz w:val="20"/>
                <w:szCs w:val="20"/>
              </w:rPr>
            </w:pPr>
            <w:r>
              <w:rPr>
                <w:rFonts w:hint="default" w:ascii="Times New Roman" w:hAnsi="Times New Roman" w:eastAsia="Arial" w:cs="Times New Roman"/>
                <w:i w:val="0"/>
                <w:iCs w:val="0"/>
                <w:color w:val="2A3243"/>
                <w:sz w:val="20"/>
                <w:szCs w:val="20"/>
                <w:rtl w:val="0"/>
              </w:rPr>
              <w:t>Hoàng văn Bắc</w:t>
            </w:r>
          </w:p>
        </w:tc>
        <w:tc>
          <w:tcPr>
            <w:tcBorders>
              <w:bottom w:val="single" w:color="EFEFEF" w:sz="6" w:space="0"/>
              <w:right w:val="single" w:color="000000" w:sz="6" w:space="0"/>
            </w:tcBorders>
            <w:shd w:val="clear" w:color="auto" w:fill="D6F4D9"/>
            <w:tcMar>
              <w:left w:w="120" w:type="dxa"/>
              <w:right w:w="120" w:type="dxa"/>
            </w:tcMar>
            <w:vAlign w:val="center"/>
          </w:tcPr>
          <w:p w14:paraId="000002E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6 4/11/25</w:t>
            </w:r>
          </w:p>
        </w:tc>
        <w:tc>
          <w:tcPr>
            <w:tcBorders>
              <w:bottom w:val="single" w:color="EFEFEF" w:sz="6" w:space="0"/>
              <w:right w:val="single" w:color="000000" w:sz="6" w:space="0"/>
            </w:tcBorders>
            <w:shd w:val="clear" w:color="auto" w:fill="F6F8F9"/>
            <w:tcMar>
              <w:left w:w="120" w:type="dxa"/>
              <w:right w:w="120" w:type="dxa"/>
            </w:tcMar>
            <w:vAlign w:val="center"/>
          </w:tcPr>
          <w:p w14:paraId="000002E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4/16/25</w:t>
            </w:r>
          </w:p>
        </w:tc>
        <w:tc>
          <w:tcPr>
            <w:tcBorders>
              <w:bottom w:val="single" w:color="EFEFEF" w:sz="6" w:space="0"/>
              <w:right w:val="single" w:color="000000" w:sz="6" w:space="0"/>
            </w:tcBorders>
            <w:shd w:val="clear" w:color="auto" w:fill="D6F4D9"/>
            <w:tcMar>
              <w:left w:w="120" w:type="dxa"/>
              <w:right w:w="120" w:type="dxa"/>
            </w:tcMar>
            <w:vAlign w:val="center"/>
          </w:tcPr>
          <w:p w14:paraId="000002E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w:t>
            </w:r>
          </w:p>
        </w:tc>
        <w:tc>
          <w:tcPr>
            <w:tcBorders>
              <w:bottom w:val="single" w:color="EFEFEF" w:sz="6" w:space="0"/>
              <w:right w:val="single" w:color="000000" w:sz="6" w:space="0"/>
            </w:tcBorders>
            <w:shd w:val="clear" w:color="auto" w:fill="D6F4D9"/>
            <w:tcMar>
              <w:left w:w="120" w:type="dxa"/>
              <w:right w:w="120" w:type="dxa"/>
            </w:tcMar>
            <w:vAlign w:val="center"/>
          </w:tcPr>
          <w:p w14:paraId="000002E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E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w:t>
            </w:r>
          </w:p>
        </w:tc>
      </w:tr>
      <w:tr w14:paraId="24C807E0">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E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7.7</w:t>
            </w:r>
          </w:p>
        </w:tc>
        <w:tc>
          <w:tcPr>
            <w:tcBorders>
              <w:bottom w:val="single" w:color="EFEFEF" w:sz="6" w:space="0"/>
              <w:right w:val="single" w:color="000000" w:sz="6" w:space="0"/>
            </w:tcBorders>
            <w:shd w:val="clear" w:color="auto" w:fill="FFFFFF"/>
            <w:tcMar>
              <w:left w:w="120" w:type="dxa"/>
              <w:right w:w="120" w:type="dxa"/>
            </w:tcMar>
            <w:vAlign w:val="center"/>
          </w:tcPr>
          <w:p w14:paraId="000002ED">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1.2.2. SVM Model</w:t>
            </w:r>
          </w:p>
        </w:tc>
        <w:tc>
          <w:tcPr>
            <w:tcBorders>
              <w:bottom w:val="single" w:color="EFEFEF" w:sz="6" w:space="0"/>
              <w:right w:val="single" w:color="000000" w:sz="6" w:space="0"/>
            </w:tcBorders>
            <w:shd w:val="clear" w:color="auto" w:fill="FFFFFF"/>
            <w:tcMar>
              <w:left w:w="45" w:type="dxa"/>
              <w:right w:w="45" w:type="dxa"/>
            </w:tcMar>
            <w:vAlign w:val="center"/>
          </w:tcPr>
          <w:p w14:paraId="000002E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E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4/17/25</w:t>
            </w:r>
          </w:p>
        </w:tc>
        <w:tc>
          <w:tcPr>
            <w:tcBorders>
              <w:bottom w:val="single" w:color="EFEFEF" w:sz="6" w:space="0"/>
              <w:right w:val="single" w:color="000000" w:sz="6" w:space="0"/>
            </w:tcBorders>
            <w:shd w:val="clear" w:color="auto" w:fill="FFFFFF"/>
            <w:tcMar>
              <w:left w:w="120" w:type="dxa"/>
              <w:right w:w="120" w:type="dxa"/>
            </w:tcMar>
            <w:vAlign w:val="center"/>
          </w:tcPr>
          <w:p w14:paraId="000002F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5 4/17/25</w:t>
            </w:r>
          </w:p>
        </w:tc>
        <w:tc>
          <w:tcPr>
            <w:tcBorders>
              <w:bottom w:val="single" w:color="EFEFEF" w:sz="6" w:space="0"/>
              <w:right w:val="single" w:color="000000" w:sz="6" w:space="0"/>
            </w:tcBorders>
            <w:shd w:val="clear" w:color="auto" w:fill="D6F4D9"/>
            <w:tcMar>
              <w:left w:w="120" w:type="dxa"/>
              <w:right w:w="120" w:type="dxa"/>
            </w:tcMar>
            <w:vAlign w:val="center"/>
          </w:tcPr>
          <w:p w14:paraId="000002F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c>
          <w:tcPr>
            <w:tcBorders>
              <w:bottom w:val="single" w:color="EFEFEF" w:sz="6" w:space="0"/>
              <w:right w:val="single" w:color="000000" w:sz="6" w:space="0"/>
            </w:tcBorders>
            <w:shd w:val="clear" w:color="auto" w:fill="D6F4D9"/>
            <w:tcMar>
              <w:left w:w="120" w:type="dxa"/>
              <w:right w:w="120" w:type="dxa"/>
            </w:tcMar>
            <w:vAlign w:val="center"/>
          </w:tcPr>
          <w:p w14:paraId="000002F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2F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708DD4D9">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2F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7.8</w:t>
            </w:r>
          </w:p>
        </w:tc>
        <w:tc>
          <w:tcPr>
            <w:tcBorders>
              <w:bottom w:val="single" w:color="EFEFEF" w:sz="6" w:space="0"/>
              <w:right w:val="single" w:color="000000" w:sz="6" w:space="0"/>
            </w:tcBorders>
            <w:shd w:val="clear" w:color="auto" w:fill="F6F8F9"/>
            <w:tcMar>
              <w:left w:w="120" w:type="dxa"/>
              <w:right w:w="120" w:type="dxa"/>
            </w:tcMar>
            <w:vAlign w:val="center"/>
          </w:tcPr>
          <w:p w14:paraId="000002F5">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IV.C. Multi-Factor Model for Portfolio Return Explanation and Prediction</w:t>
            </w:r>
          </w:p>
        </w:tc>
        <w:tc>
          <w:tcPr>
            <w:tcBorders>
              <w:bottom w:val="single" w:color="EFEFEF" w:sz="6" w:space="0"/>
              <w:right w:val="single" w:color="000000" w:sz="6" w:space="0"/>
            </w:tcBorders>
            <w:shd w:val="clear" w:color="auto" w:fill="F6F8F9"/>
            <w:tcMar>
              <w:left w:w="45" w:type="dxa"/>
              <w:right w:w="45" w:type="dxa"/>
            </w:tcMar>
            <w:vAlign w:val="center"/>
          </w:tcPr>
          <w:p w14:paraId="000002F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2F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6 4/18/25</w:t>
            </w:r>
          </w:p>
        </w:tc>
        <w:tc>
          <w:tcPr>
            <w:tcBorders>
              <w:bottom w:val="single" w:color="EFEFEF" w:sz="6" w:space="0"/>
              <w:right w:val="single" w:color="000000" w:sz="6" w:space="0"/>
            </w:tcBorders>
            <w:shd w:val="clear" w:color="auto" w:fill="F6F8F9"/>
            <w:tcMar>
              <w:left w:w="120" w:type="dxa"/>
              <w:right w:w="120" w:type="dxa"/>
            </w:tcMar>
            <w:vAlign w:val="center"/>
          </w:tcPr>
          <w:p w14:paraId="000002F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6 4/18/25</w:t>
            </w:r>
          </w:p>
        </w:tc>
        <w:tc>
          <w:tcPr>
            <w:tcBorders>
              <w:bottom w:val="single" w:color="EFEFEF" w:sz="6" w:space="0"/>
              <w:right w:val="single" w:color="000000" w:sz="6" w:space="0"/>
            </w:tcBorders>
            <w:shd w:val="clear" w:color="auto" w:fill="D6F4D9"/>
            <w:tcMar>
              <w:left w:w="120" w:type="dxa"/>
              <w:right w:w="120" w:type="dxa"/>
            </w:tcMar>
            <w:vAlign w:val="center"/>
          </w:tcPr>
          <w:p w14:paraId="000002F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c>
          <w:tcPr>
            <w:tcBorders>
              <w:bottom w:val="single" w:color="EFEFEF" w:sz="6" w:space="0"/>
              <w:right w:val="single" w:color="000000" w:sz="6" w:space="0"/>
            </w:tcBorders>
            <w:shd w:val="clear" w:color="auto" w:fill="D6F4D9"/>
            <w:tcMar>
              <w:left w:w="120" w:type="dxa"/>
              <w:right w:w="120" w:type="dxa"/>
            </w:tcMar>
            <w:vAlign w:val="center"/>
          </w:tcPr>
          <w:p w14:paraId="000002F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2F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18A3D475">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FFFFF"/>
            <w:tcMar>
              <w:left w:w="120" w:type="dxa"/>
              <w:right w:w="120" w:type="dxa"/>
            </w:tcMar>
            <w:vAlign w:val="center"/>
          </w:tcPr>
          <w:p w14:paraId="000002F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7.9</w:t>
            </w:r>
          </w:p>
        </w:tc>
        <w:tc>
          <w:tcPr>
            <w:tcBorders>
              <w:bottom w:val="single" w:color="EFEFEF" w:sz="6" w:space="0"/>
              <w:right w:val="single" w:color="000000" w:sz="6" w:space="0"/>
            </w:tcBorders>
            <w:shd w:val="clear" w:color="auto" w:fill="FFFFFF"/>
            <w:tcMar>
              <w:left w:w="120" w:type="dxa"/>
              <w:right w:w="120" w:type="dxa"/>
            </w:tcMar>
            <w:vAlign w:val="center"/>
          </w:tcPr>
          <w:p w14:paraId="000002FD">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V. System Design and Implementation (Web)</w:t>
            </w:r>
          </w:p>
        </w:tc>
        <w:tc>
          <w:tcPr>
            <w:tcBorders>
              <w:bottom w:val="single" w:color="EFEFEF" w:sz="6" w:space="0"/>
              <w:right w:val="single" w:color="000000" w:sz="6" w:space="0"/>
            </w:tcBorders>
            <w:shd w:val="clear" w:color="auto" w:fill="FFFFFF"/>
            <w:tcMar>
              <w:left w:w="45" w:type="dxa"/>
              <w:right w:w="45" w:type="dxa"/>
            </w:tcMar>
            <w:vAlign w:val="center"/>
          </w:tcPr>
          <w:p w14:paraId="000002FE">
            <w:pPr>
              <w:rPr>
                <w:rFonts w:hint="default" w:ascii="Times New Roman" w:hAnsi="Times New Roman" w:eastAsia="Arial" w:cs="Times New Roman"/>
                <w:i w:val="0"/>
                <w:iCs w:val="0"/>
                <w:color w:val="2C481F"/>
                <w:sz w:val="20"/>
                <w:szCs w:val="20"/>
              </w:rPr>
            </w:pPr>
            <w:r>
              <w:rPr>
                <w:rFonts w:hint="default" w:ascii="Times New Roman" w:hAnsi="Times New Roman" w:eastAsia="Arial" w:cs="Times New Roman"/>
                <w:i w:val="0"/>
                <w:iCs w:val="0"/>
                <w:color w:val="2C481F"/>
                <w:sz w:val="20"/>
                <w:szCs w:val="20"/>
                <w:rtl w:val="0"/>
              </w:rPr>
              <w:t>Hoàng xuân cảnh</w:t>
            </w:r>
          </w:p>
        </w:tc>
        <w:tc>
          <w:tcPr>
            <w:tcBorders>
              <w:bottom w:val="single" w:color="EFEFEF" w:sz="6" w:space="0"/>
              <w:right w:val="single" w:color="000000" w:sz="6" w:space="0"/>
            </w:tcBorders>
            <w:shd w:val="clear" w:color="auto" w:fill="D6F4D9"/>
            <w:tcMar>
              <w:left w:w="120" w:type="dxa"/>
              <w:right w:w="120" w:type="dxa"/>
            </w:tcMar>
            <w:vAlign w:val="center"/>
          </w:tcPr>
          <w:p w14:paraId="000002F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6 4/11/25</w:t>
            </w:r>
          </w:p>
        </w:tc>
        <w:tc>
          <w:tcPr>
            <w:tcBorders>
              <w:bottom w:val="single" w:color="EFEFEF" w:sz="6" w:space="0"/>
              <w:right w:val="single" w:color="000000" w:sz="6" w:space="0"/>
            </w:tcBorders>
            <w:shd w:val="clear" w:color="auto" w:fill="FFFFFF"/>
            <w:tcMar>
              <w:left w:w="120" w:type="dxa"/>
              <w:right w:w="120" w:type="dxa"/>
            </w:tcMar>
            <w:vAlign w:val="center"/>
          </w:tcPr>
          <w:p w14:paraId="0000030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4 4/16/25</w:t>
            </w:r>
          </w:p>
        </w:tc>
        <w:tc>
          <w:tcPr>
            <w:tcBorders>
              <w:bottom w:val="single" w:color="EFEFEF" w:sz="6" w:space="0"/>
              <w:right w:val="single" w:color="000000" w:sz="6" w:space="0"/>
            </w:tcBorders>
            <w:shd w:val="clear" w:color="auto" w:fill="D6F4D9"/>
            <w:tcMar>
              <w:left w:w="120" w:type="dxa"/>
              <w:right w:w="120" w:type="dxa"/>
            </w:tcMar>
            <w:vAlign w:val="center"/>
          </w:tcPr>
          <w:p w14:paraId="0000030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6</w:t>
            </w:r>
          </w:p>
        </w:tc>
        <w:tc>
          <w:tcPr>
            <w:tcBorders>
              <w:bottom w:val="single" w:color="EFEFEF" w:sz="6" w:space="0"/>
              <w:right w:val="single" w:color="000000" w:sz="6" w:space="0"/>
            </w:tcBorders>
            <w:shd w:val="clear" w:color="auto" w:fill="D6F4D9"/>
            <w:tcMar>
              <w:left w:w="120" w:type="dxa"/>
              <w:right w:w="120" w:type="dxa"/>
            </w:tcMar>
            <w:vAlign w:val="center"/>
          </w:tcPr>
          <w:p w14:paraId="0000030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FFFFF"/>
            <w:tcMar>
              <w:left w:w="120" w:type="dxa"/>
              <w:right w:w="120" w:type="dxa"/>
            </w:tcMar>
            <w:vAlign w:val="center"/>
          </w:tcPr>
          <w:p w14:paraId="0000030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4</w:t>
            </w:r>
          </w:p>
        </w:tc>
      </w:tr>
      <w:tr w14:paraId="3C2E6ED5">
        <w:tblPrEx>
          <w:tblCellMar>
            <w:top w:w="0" w:type="dxa"/>
            <w:left w:w="0" w:type="dxa"/>
            <w:bottom w:w="0" w:type="dxa"/>
            <w:right w:w="0" w:type="dxa"/>
          </w:tblCellMar>
        </w:tblPrEx>
        <w:trPr>
          <w:trHeight w:val="315" w:hRule="atLeast"/>
        </w:trPr>
        <w:tc>
          <w:tcPr>
            <w:tcBorders>
              <w:left w:val="single" w:color="000000" w:sz="6" w:space="0"/>
              <w:bottom w:val="single" w:color="EFEFEF" w:sz="6" w:space="0"/>
              <w:right w:val="single" w:color="000000" w:sz="6" w:space="0"/>
            </w:tcBorders>
            <w:shd w:val="clear" w:color="auto" w:fill="F6F8F9"/>
            <w:tcMar>
              <w:left w:w="120" w:type="dxa"/>
              <w:right w:w="120" w:type="dxa"/>
            </w:tcMar>
            <w:vAlign w:val="center"/>
          </w:tcPr>
          <w:p w14:paraId="00000304">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7.10</w:t>
            </w:r>
          </w:p>
        </w:tc>
        <w:tc>
          <w:tcPr>
            <w:tcBorders>
              <w:bottom w:val="single" w:color="EFEFEF" w:sz="6" w:space="0"/>
              <w:right w:val="single" w:color="000000" w:sz="6" w:space="0"/>
            </w:tcBorders>
            <w:shd w:val="clear" w:color="auto" w:fill="F6F8F9"/>
            <w:tcMar>
              <w:left w:w="120" w:type="dxa"/>
              <w:right w:w="120" w:type="dxa"/>
            </w:tcMar>
            <w:vAlign w:val="center"/>
          </w:tcPr>
          <w:p w14:paraId="00000305">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VI. Results and Discussion</w:t>
            </w:r>
          </w:p>
        </w:tc>
        <w:tc>
          <w:tcPr>
            <w:tcBorders>
              <w:bottom w:val="single" w:color="EFEFEF" w:sz="6" w:space="0"/>
              <w:right w:val="single" w:color="000000" w:sz="6" w:space="0"/>
            </w:tcBorders>
            <w:shd w:val="clear" w:color="auto" w:fill="F6F8F9"/>
            <w:tcMar>
              <w:left w:w="45" w:type="dxa"/>
              <w:right w:w="45" w:type="dxa"/>
            </w:tcMar>
            <w:vAlign w:val="center"/>
          </w:tcPr>
          <w:p w14:paraId="00000306">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EFEFEF" w:sz="6" w:space="0"/>
              <w:right w:val="single" w:color="000000" w:sz="6" w:space="0"/>
            </w:tcBorders>
            <w:shd w:val="clear" w:color="auto" w:fill="D6F4D9"/>
            <w:tcMar>
              <w:left w:w="120" w:type="dxa"/>
              <w:right w:w="120" w:type="dxa"/>
            </w:tcMar>
            <w:vAlign w:val="center"/>
          </w:tcPr>
          <w:p w14:paraId="00000307">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7 4/19/25</w:t>
            </w:r>
          </w:p>
        </w:tc>
        <w:tc>
          <w:tcPr>
            <w:tcBorders>
              <w:bottom w:val="single" w:color="EFEFEF" w:sz="6" w:space="0"/>
              <w:right w:val="single" w:color="000000" w:sz="6" w:space="0"/>
            </w:tcBorders>
            <w:shd w:val="clear" w:color="auto" w:fill="F6F8F9"/>
            <w:tcMar>
              <w:left w:w="120" w:type="dxa"/>
              <w:right w:w="120" w:type="dxa"/>
            </w:tcMar>
            <w:vAlign w:val="center"/>
          </w:tcPr>
          <w:p w14:paraId="00000308">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2 4/21/25</w:t>
            </w:r>
          </w:p>
        </w:tc>
        <w:tc>
          <w:tcPr>
            <w:tcBorders>
              <w:bottom w:val="single" w:color="EFEFEF" w:sz="6" w:space="0"/>
              <w:right w:val="single" w:color="000000" w:sz="6" w:space="0"/>
            </w:tcBorders>
            <w:shd w:val="clear" w:color="auto" w:fill="D6F4D9"/>
            <w:tcMar>
              <w:left w:w="120" w:type="dxa"/>
              <w:right w:w="120" w:type="dxa"/>
            </w:tcMar>
            <w:vAlign w:val="center"/>
          </w:tcPr>
          <w:p w14:paraId="00000309">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3</w:t>
            </w:r>
          </w:p>
        </w:tc>
        <w:tc>
          <w:tcPr>
            <w:tcBorders>
              <w:bottom w:val="single" w:color="EFEFEF" w:sz="6" w:space="0"/>
              <w:right w:val="single" w:color="000000" w:sz="6" w:space="0"/>
            </w:tcBorders>
            <w:shd w:val="clear" w:color="auto" w:fill="D6F4D9"/>
            <w:tcMar>
              <w:left w:w="120" w:type="dxa"/>
              <w:right w:w="120" w:type="dxa"/>
            </w:tcMar>
            <w:vAlign w:val="center"/>
          </w:tcPr>
          <w:p w14:paraId="0000030A">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EFEFEF" w:sz="6" w:space="0"/>
              <w:right w:val="single" w:color="000000" w:sz="6" w:space="0"/>
            </w:tcBorders>
            <w:shd w:val="clear" w:color="auto" w:fill="F6F8F9"/>
            <w:tcMar>
              <w:left w:w="120" w:type="dxa"/>
              <w:right w:w="120" w:type="dxa"/>
            </w:tcMar>
            <w:vAlign w:val="center"/>
          </w:tcPr>
          <w:p w14:paraId="0000030B">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r w14:paraId="6FBDF81D">
        <w:tblPrEx>
          <w:tblCellMar>
            <w:top w:w="0" w:type="dxa"/>
            <w:left w:w="0" w:type="dxa"/>
            <w:bottom w:w="0" w:type="dxa"/>
            <w:right w:w="0" w:type="dxa"/>
          </w:tblCellMar>
        </w:tblPrEx>
        <w:trPr>
          <w:trHeight w:val="315" w:hRule="atLeast"/>
        </w:trPr>
        <w:tc>
          <w:tcPr>
            <w:tcBorders>
              <w:left w:val="single" w:color="000000" w:sz="6" w:space="0"/>
              <w:bottom w:val="single" w:color="000000" w:sz="6" w:space="0"/>
              <w:right w:val="single" w:color="000000" w:sz="6" w:space="0"/>
            </w:tcBorders>
            <w:shd w:val="clear" w:color="auto" w:fill="FFFFFF"/>
            <w:tcMar>
              <w:left w:w="120" w:type="dxa"/>
              <w:right w:w="120" w:type="dxa"/>
            </w:tcMar>
            <w:vAlign w:val="center"/>
          </w:tcPr>
          <w:p w14:paraId="0000030C">
            <w:pP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7.11</w:t>
            </w:r>
          </w:p>
        </w:tc>
        <w:tc>
          <w:tcPr>
            <w:tcBorders>
              <w:bottom w:val="single" w:color="000000" w:sz="6" w:space="0"/>
              <w:right w:val="single" w:color="000000" w:sz="6" w:space="0"/>
            </w:tcBorders>
            <w:shd w:val="clear" w:color="auto" w:fill="FFFFFF"/>
            <w:tcMar>
              <w:left w:w="120" w:type="dxa"/>
              <w:right w:w="120" w:type="dxa"/>
            </w:tcMar>
            <w:vAlign w:val="center"/>
          </w:tcPr>
          <w:p w14:paraId="0000030D">
            <w:pPr>
              <w:rPr>
                <w:rFonts w:hint="default" w:ascii="Times New Roman" w:hAnsi="Times New Roman" w:eastAsia="Cambria" w:cs="Times New Roman"/>
                <w:i w:val="0"/>
                <w:iCs w:val="0"/>
                <w:sz w:val="20"/>
                <w:szCs w:val="20"/>
              </w:rPr>
            </w:pPr>
            <w:r>
              <w:rPr>
                <w:rFonts w:hint="default" w:ascii="Times New Roman" w:hAnsi="Times New Roman" w:eastAsia="Cambria" w:cs="Times New Roman"/>
                <w:i w:val="0"/>
                <w:iCs w:val="0"/>
                <w:sz w:val="20"/>
                <w:szCs w:val="20"/>
                <w:rtl w:val="0"/>
              </w:rPr>
              <w:t>VII. Conclusion</w:t>
            </w:r>
          </w:p>
        </w:tc>
        <w:tc>
          <w:tcPr>
            <w:tcBorders>
              <w:bottom w:val="single" w:color="000000" w:sz="6" w:space="0"/>
              <w:right w:val="single" w:color="000000" w:sz="6" w:space="0"/>
            </w:tcBorders>
            <w:shd w:val="clear" w:color="auto" w:fill="FFFFFF"/>
            <w:tcMar>
              <w:left w:w="45" w:type="dxa"/>
              <w:right w:w="45" w:type="dxa"/>
            </w:tcMar>
            <w:vAlign w:val="center"/>
          </w:tcPr>
          <w:p w14:paraId="0000030E">
            <w:pPr>
              <w:rPr>
                <w:rFonts w:hint="default" w:ascii="Times New Roman" w:hAnsi="Times New Roman" w:eastAsia="Arial" w:cs="Times New Roman"/>
                <w:i w:val="0"/>
                <w:iCs w:val="0"/>
                <w:color w:val="133819"/>
                <w:sz w:val="20"/>
                <w:szCs w:val="20"/>
              </w:rPr>
            </w:pPr>
            <w:r>
              <w:rPr>
                <w:rFonts w:hint="default" w:ascii="Times New Roman" w:hAnsi="Times New Roman" w:eastAsia="Arial" w:cs="Times New Roman"/>
                <w:i w:val="0"/>
                <w:iCs w:val="0"/>
                <w:color w:val="133819"/>
                <w:sz w:val="20"/>
                <w:szCs w:val="20"/>
                <w:rtl w:val="0"/>
              </w:rPr>
              <w:t>Nguyễn Việt Anh</w:t>
            </w:r>
          </w:p>
        </w:tc>
        <w:tc>
          <w:tcPr>
            <w:tcBorders>
              <w:bottom w:val="single" w:color="000000" w:sz="6" w:space="0"/>
              <w:right w:val="single" w:color="000000" w:sz="6" w:space="0"/>
            </w:tcBorders>
            <w:shd w:val="clear" w:color="auto" w:fill="D6F4D9"/>
            <w:tcMar>
              <w:left w:w="120" w:type="dxa"/>
              <w:right w:w="120" w:type="dxa"/>
            </w:tcMar>
            <w:vAlign w:val="center"/>
          </w:tcPr>
          <w:p w14:paraId="0000030F">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4/22/25</w:t>
            </w:r>
          </w:p>
        </w:tc>
        <w:tc>
          <w:tcPr>
            <w:tcBorders>
              <w:bottom w:val="single" w:color="000000" w:sz="6" w:space="0"/>
              <w:right w:val="single" w:color="000000" w:sz="6" w:space="0"/>
            </w:tcBorders>
            <w:shd w:val="clear" w:color="auto" w:fill="FFFFFF"/>
            <w:tcMar>
              <w:left w:w="120" w:type="dxa"/>
              <w:right w:w="120" w:type="dxa"/>
            </w:tcMar>
            <w:vAlign w:val="center"/>
          </w:tcPr>
          <w:p w14:paraId="00000310">
            <w:pPr>
              <w:jc w:val="center"/>
              <w:rPr>
                <w:rFonts w:hint="default" w:ascii="Times New Roman" w:hAnsi="Times New Roman" w:eastAsia="Arial" w:cs="Times New Roman"/>
                <w:i w:val="0"/>
                <w:iCs w:val="0"/>
                <w:sz w:val="13"/>
                <w:szCs w:val="13"/>
              </w:rPr>
            </w:pPr>
            <w:r>
              <w:rPr>
                <w:rFonts w:hint="default" w:ascii="Times New Roman" w:hAnsi="Times New Roman" w:eastAsia="Arial" w:cs="Times New Roman"/>
                <w:i w:val="0"/>
                <w:iCs w:val="0"/>
                <w:sz w:val="13"/>
                <w:szCs w:val="13"/>
                <w:rtl w:val="0"/>
              </w:rPr>
              <w:t>Th 3 4/22/25</w:t>
            </w:r>
          </w:p>
        </w:tc>
        <w:tc>
          <w:tcPr>
            <w:tcBorders>
              <w:bottom w:val="single" w:color="000000" w:sz="6" w:space="0"/>
              <w:right w:val="single" w:color="000000" w:sz="6" w:space="0"/>
            </w:tcBorders>
            <w:shd w:val="clear" w:color="auto" w:fill="D6F4D9"/>
            <w:tcMar>
              <w:left w:w="120" w:type="dxa"/>
              <w:right w:w="120" w:type="dxa"/>
            </w:tcMar>
            <w:vAlign w:val="center"/>
          </w:tcPr>
          <w:p w14:paraId="00000311">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c>
          <w:tcPr>
            <w:tcBorders>
              <w:bottom w:val="single" w:color="000000" w:sz="6" w:space="0"/>
              <w:right w:val="single" w:color="000000" w:sz="6" w:space="0"/>
            </w:tcBorders>
            <w:shd w:val="clear" w:color="auto" w:fill="D6F4D9"/>
            <w:tcMar>
              <w:left w:w="120" w:type="dxa"/>
              <w:right w:w="120" w:type="dxa"/>
            </w:tcMar>
            <w:vAlign w:val="center"/>
          </w:tcPr>
          <w:p w14:paraId="00000312">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100%</w:t>
            </w:r>
          </w:p>
        </w:tc>
        <w:tc>
          <w:tcPr>
            <w:tcBorders>
              <w:bottom w:val="single" w:color="000000" w:sz="6" w:space="0"/>
              <w:right w:val="single" w:color="000000" w:sz="6" w:space="0"/>
            </w:tcBorders>
            <w:shd w:val="clear" w:color="auto" w:fill="FFFFFF"/>
            <w:tcMar>
              <w:left w:w="120" w:type="dxa"/>
              <w:right w:w="120" w:type="dxa"/>
            </w:tcMar>
            <w:vAlign w:val="center"/>
          </w:tcPr>
          <w:p w14:paraId="00000313">
            <w:pPr>
              <w:jc w:val="center"/>
              <w:rPr>
                <w:rFonts w:hint="default" w:ascii="Times New Roman" w:hAnsi="Times New Roman" w:eastAsia="Arial" w:cs="Times New Roman"/>
                <w:i w:val="0"/>
                <w:iCs w:val="0"/>
                <w:sz w:val="20"/>
                <w:szCs w:val="20"/>
              </w:rPr>
            </w:pPr>
            <w:r>
              <w:rPr>
                <w:rFonts w:hint="default" w:ascii="Times New Roman" w:hAnsi="Times New Roman" w:eastAsia="Arial" w:cs="Times New Roman"/>
                <w:i w:val="0"/>
                <w:iCs w:val="0"/>
                <w:sz w:val="20"/>
                <w:szCs w:val="20"/>
                <w:rtl w:val="0"/>
              </w:rPr>
              <w:t>1</w:t>
            </w:r>
          </w:p>
        </w:tc>
      </w:tr>
    </w:tbl>
    <w:p w14:paraId="00000314">
      <w:pPr>
        <w:spacing w:line="360" w:lineRule="auto"/>
        <w:jc w:val="right"/>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Reference:</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"https://docs.google.com/spreadsheets/d/1yNWuzT6UDMEcduXS9aGLaJjmpmJYPT9K/edit?usp=sharing&amp;ouid=108999773273148266786&amp;rtpof=true&amp;sd=true"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0000EE"/>
          <w:sz w:val="28"/>
          <w:szCs w:val="28"/>
          <w:u w:val="single"/>
          <w:rtl w:val="0"/>
        </w:rPr>
        <w:t>Project Management.xlsx</w:t>
      </w:r>
      <w:r>
        <w:rPr>
          <w:rFonts w:hint="default" w:ascii="Times New Roman" w:hAnsi="Times New Roman" w:eastAsia="Times New Roman" w:cs="Times New Roman"/>
          <w:i w:val="0"/>
          <w:iCs w:val="0"/>
          <w:color w:val="0000EE"/>
          <w:sz w:val="28"/>
          <w:szCs w:val="28"/>
          <w:u w:val="single"/>
          <w:rtl w:val="0"/>
        </w:rPr>
        <w:fldChar w:fldCharType="end"/>
      </w:r>
    </w:p>
    <w:p w14:paraId="7B7F5A29">
      <w:pPr>
        <w:pStyle w:val="4"/>
        <w:spacing w:line="360" w:lineRule="auto"/>
        <w:jc w:val="both"/>
        <w:rPr>
          <w:rFonts w:hint="default" w:ascii="Times New Roman" w:hAnsi="Times New Roman" w:eastAsia="Times New Roman" w:cs="Times New Roman"/>
          <w:i w:val="0"/>
          <w:iCs w:val="0"/>
          <w:sz w:val="28"/>
          <w:szCs w:val="28"/>
          <w:rtl w:val="0"/>
        </w:rPr>
      </w:pPr>
      <w:bookmarkStart w:id="36" w:name="_Toc14700"/>
    </w:p>
    <w:p w14:paraId="00000315">
      <w:pPr>
        <w:pStyle w:val="4"/>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2.2 Risk Management</w:t>
      </w:r>
      <w:bookmarkEnd w:id="36"/>
    </w:p>
    <w:p w14:paraId="00000316">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Risks: Missing, inaccurate, or difficult-to-synchronize data.</w:t>
      </w:r>
    </w:p>
    <w:p w14:paraId="00000317">
      <w:pPr>
        <w:numPr>
          <w:ilvl w:val="0"/>
          <w:numId w:val="1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Solution: Identify reliable data sources, standardize and assign data responsibilities, and establish a secondary backup source.</w:t>
      </w:r>
    </w:p>
    <w:p w14:paraId="00000318">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Team Progress Desynchronization Risks:</w:t>
      </w:r>
    </w:p>
    <w:p w14:paraId="00000319">
      <w:pPr>
        <w:numPr>
          <w:ilvl w:val="0"/>
          <w:numId w:val="1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Solution: Hold regular team meetings and provide timely updates on progress to respond effectively to unexpected situations.</w:t>
      </w:r>
    </w:p>
    <w:p w14:paraId="0000031A">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Technical Risks (e.g., bugs, tools, model non-convergence):</w:t>
      </w:r>
    </w:p>
    <w:p w14:paraId="0000031B">
      <w:pPr>
        <w:numPr>
          <w:ilvl w:val="0"/>
          <w:numId w:val="1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Solution: Maintain detailed logs, use checkpoints by module during the optimizer and model training phases to react promptly and handle unforeseen issues.</w:t>
      </w:r>
    </w:p>
    <w:p w14:paraId="0000031C">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Online Deployment Risks (deploying individual modules and the web interface):</w:t>
      </w:r>
    </w:p>
    <w:p w14:paraId="0000031D">
      <w:pPr>
        <w:numPr>
          <w:ilvl w:val="0"/>
          <w:numId w:val="1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Solution: Check system compatibility, run tests in a staging environment before production, and prepare backups for services such as servers.</w:t>
      </w:r>
    </w:p>
    <w:p w14:paraId="0000031E">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Timeline Risk Management is mapped according to the WBS, with contingency plans for each module. Extra time is allocated for each task—task durations are effectively doubled compared to the original deadlines to allow for unexpected delays.</w:t>
      </w:r>
    </w:p>
    <w:p w14:paraId="0000031F">
      <w:pPr>
        <w:pStyle w:val="4"/>
        <w:spacing w:line="360" w:lineRule="auto"/>
        <w:jc w:val="both"/>
        <w:rPr>
          <w:rFonts w:hint="default" w:ascii="Times New Roman" w:hAnsi="Times New Roman" w:eastAsia="Times New Roman" w:cs="Times New Roman"/>
          <w:i w:val="0"/>
          <w:iCs w:val="0"/>
          <w:sz w:val="28"/>
          <w:szCs w:val="28"/>
        </w:rPr>
      </w:pPr>
      <w:bookmarkStart w:id="37" w:name="_Toc18444"/>
      <w:r>
        <w:rPr>
          <w:rFonts w:hint="default" w:ascii="Times New Roman" w:hAnsi="Times New Roman" w:eastAsia="Times New Roman" w:cs="Times New Roman"/>
          <w:i w:val="0"/>
          <w:iCs w:val="0"/>
          <w:sz w:val="28"/>
          <w:szCs w:val="28"/>
          <w:rtl w:val="0"/>
        </w:rPr>
        <w:t>2.3 Quality Management</w:t>
      </w:r>
      <w:bookmarkEnd w:id="37"/>
    </w:p>
    <w:p w14:paraId="00000320">
      <w:pPr>
        <w:bidi w:val="0"/>
        <w:rPr>
          <w:rFonts w:hint="default"/>
          <w:sz w:val="28"/>
          <w:szCs w:val="28"/>
        </w:rPr>
      </w:pPr>
      <w:bookmarkStart w:id="38" w:name="_m9o9byzbc8j0" w:colFirst="0" w:colLast="0"/>
      <w:bookmarkEnd w:id="38"/>
      <w:r>
        <w:rPr>
          <w:rFonts w:hint="default"/>
          <w:sz w:val="28"/>
          <w:szCs w:val="28"/>
          <w:rtl w:val="0"/>
        </w:rPr>
        <w:t>Standards and Requirements:</w:t>
      </w:r>
    </w:p>
    <w:p w14:paraId="00000321">
      <w:pPr>
        <w:numPr>
          <w:ilvl w:val="0"/>
          <w:numId w:val="15"/>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Code must be functional and reproducible.</w:t>
      </w:r>
      <w:r>
        <w:rPr>
          <w:rFonts w:hint="default" w:ascii="Times New Roman" w:hAnsi="Times New Roman" w:eastAsia="Times New Roman" w:cs="Times New Roman"/>
          <w:i w:val="0"/>
          <w:iCs w:val="0"/>
          <w:sz w:val="28"/>
          <w:szCs w:val="28"/>
          <w:rtl w:val="0"/>
        </w:rPr>
        <w:br w:type="textWrapping"/>
      </w:r>
    </w:p>
    <w:p w14:paraId="00000322">
      <w:pPr>
        <w:numPr>
          <w:ilvl w:val="0"/>
          <w:numId w:val="15"/>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Each module must:</w:t>
      </w:r>
      <w:r>
        <w:rPr>
          <w:rFonts w:hint="default" w:ascii="Times New Roman" w:hAnsi="Times New Roman" w:eastAsia="Times New Roman" w:cs="Times New Roman"/>
          <w:i w:val="0"/>
          <w:iCs w:val="0"/>
          <w:sz w:val="28"/>
          <w:szCs w:val="28"/>
          <w:rtl w:val="0"/>
        </w:rPr>
        <w:br w:type="textWrapping"/>
      </w:r>
    </w:p>
    <w:p w14:paraId="00000323">
      <w:pPr>
        <w:numPr>
          <w:ilvl w:val="1"/>
          <w:numId w:val="15"/>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Gungsuh" w:cs="Times New Roman"/>
          <w:i w:val="0"/>
          <w:iCs w:val="0"/>
          <w:sz w:val="28"/>
          <w:szCs w:val="28"/>
          <w:rtl w:val="0"/>
        </w:rPr>
        <w:t>Achieve ≥ specified minimum model performance (F1-score).</w:t>
      </w:r>
      <w:r>
        <w:rPr>
          <w:rFonts w:hint="default" w:ascii="Times New Roman" w:hAnsi="Times New Roman" w:eastAsia="Gungsuh" w:cs="Times New Roman"/>
          <w:i w:val="0"/>
          <w:iCs w:val="0"/>
          <w:sz w:val="28"/>
          <w:szCs w:val="28"/>
          <w:rtl w:val="0"/>
        </w:rPr>
        <w:br w:type="textWrapping"/>
      </w:r>
    </w:p>
    <w:p w14:paraId="00000324">
      <w:pPr>
        <w:numPr>
          <w:ilvl w:val="1"/>
          <w:numId w:val="15"/>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Produce API-ready output.</w:t>
      </w:r>
      <w:r>
        <w:rPr>
          <w:rFonts w:hint="default" w:ascii="Times New Roman" w:hAnsi="Times New Roman" w:eastAsia="Times New Roman" w:cs="Times New Roman"/>
          <w:i w:val="0"/>
          <w:iCs w:val="0"/>
          <w:sz w:val="28"/>
          <w:szCs w:val="28"/>
          <w:rtl w:val="0"/>
        </w:rPr>
        <w:br w:type="textWrapping"/>
      </w:r>
    </w:p>
    <w:p w14:paraId="00000325">
      <w:pPr>
        <w:numPr>
          <w:ilvl w:val="1"/>
          <w:numId w:val="15"/>
        </w:numPr>
        <w:spacing w:before="0" w:beforeAutospacing="0" w:after="24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Be documented in GitHub repo.</w:t>
      </w:r>
    </w:p>
    <w:p w14:paraId="00000326">
      <w:pPr>
        <w:spacing w:line="360" w:lineRule="auto"/>
        <w:ind w:firstLine="720"/>
        <w:jc w:val="both"/>
        <w:rPr>
          <w:rFonts w:hint="default" w:ascii="Times New Roman" w:hAnsi="Times New Roman" w:eastAsia="Times New Roman" w:cs="Times New Roman"/>
          <w:i w:val="0"/>
          <w:iCs w:val="0"/>
          <w:sz w:val="28"/>
          <w:szCs w:val="28"/>
        </w:rPr>
      </w:pPr>
    </w:p>
    <w:p w14:paraId="00000327">
      <w:pPr>
        <w:bidi w:val="0"/>
        <w:rPr>
          <w:rFonts w:hint="default"/>
          <w:sz w:val="28"/>
          <w:szCs w:val="28"/>
        </w:rPr>
      </w:pPr>
      <w:bookmarkStart w:id="39" w:name="_j1pzp1gk3jmt" w:colFirst="0" w:colLast="0"/>
      <w:bookmarkEnd w:id="39"/>
      <w:r>
        <w:rPr>
          <w:rFonts w:hint="default"/>
          <w:sz w:val="28"/>
          <w:szCs w:val="28"/>
          <w:rtl w:val="0"/>
        </w:rPr>
        <w:t>Monitoring Metrics:</w:t>
      </w:r>
    </w:p>
    <w:p w14:paraId="00000328">
      <w:pPr>
        <w:numPr>
          <w:ilvl w:val="0"/>
          <w:numId w:val="16"/>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 Completion based on WBS</w:t>
      </w:r>
      <w:r>
        <w:rPr>
          <w:rFonts w:hint="default" w:ascii="Times New Roman" w:hAnsi="Times New Roman" w:eastAsia="Times New Roman" w:cs="Times New Roman"/>
          <w:i w:val="0"/>
          <w:iCs w:val="0"/>
          <w:sz w:val="28"/>
          <w:szCs w:val="28"/>
          <w:rtl w:val="0"/>
        </w:rPr>
        <w:t>: All tasks must reach 100% within allocated time.</w:t>
      </w:r>
      <w:r>
        <w:rPr>
          <w:rFonts w:hint="default" w:ascii="Times New Roman" w:hAnsi="Times New Roman" w:eastAsia="Times New Roman" w:cs="Times New Roman"/>
          <w:i w:val="0"/>
          <w:iCs w:val="0"/>
          <w:sz w:val="28"/>
          <w:szCs w:val="28"/>
          <w:rtl w:val="0"/>
        </w:rPr>
        <w:br w:type="textWrapping"/>
      </w:r>
    </w:p>
    <w:p w14:paraId="00000329">
      <w:pPr>
        <w:numPr>
          <w:ilvl w:val="0"/>
          <w:numId w:val="16"/>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Workdays Monitoring</w:t>
      </w:r>
      <w:r>
        <w:rPr>
          <w:rFonts w:hint="default" w:ascii="Times New Roman" w:hAnsi="Times New Roman" w:eastAsia="Times New Roman" w:cs="Times New Roman"/>
          <w:i w:val="0"/>
          <w:iCs w:val="0"/>
          <w:sz w:val="28"/>
          <w:szCs w:val="28"/>
          <w:rtl w:val="0"/>
        </w:rPr>
        <w:t>: Compared to plan using Table II.2.3:</w:t>
      </w:r>
    </w:p>
    <w:p w14:paraId="0000032A">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Table II.2.3: Number of working days compared</w:t>
      </w:r>
      <w:r>
        <w:rPr>
          <w:rFonts w:hint="default" w:ascii="Times New Roman" w:hAnsi="Times New Roman" w:eastAsia="Times New Roman" w:cs="Times New Roman"/>
          <w:i w:val="0"/>
          <w:iCs w:val="0"/>
          <w:sz w:val="28"/>
          <w:szCs w:val="28"/>
          <w:rtl w:val="0"/>
        </w:rPr>
        <w:t>.</w:t>
      </w:r>
    </w:p>
    <w:tbl>
      <w:tblPr>
        <w:tblStyle w:val="32"/>
        <w:tblW w:w="89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530"/>
        <w:gridCol w:w="4455"/>
      </w:tblGrid>
      <w:tr w14:paraId="49F336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shd w:val="clear" w:color="auto" w:fill="A6A6A6"/>
            <w:tcMar>
              <w:top w:w="0" w:type="dxa"/>
              <w:left w:w="40" w:type="dxa"/>
              <w:bottom w:w="0" w:type="dxa"/>
              <w:right w:w="40" w:type="dxa"/>
            </w:tcMar>
            <w:vAlign w:val="bottom"/>
          </w:tcPr>
          <w:p w14:paraId="0000032B">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Member</w:t>
            </w:r>
          </w:p>
        </w:tc>
        <w:tc>
          <w:tcPr>
            <w:tcBorders>
              <w:top w:val="single" w:color="000000" w:sz="6" w:space="0"/>
              <w:left w:val="nil"/>
              <w:bottom w:val="single" w:color="000000" w:sz="6" w:space="0"/>
              <w:right w:val="single" w:color="000000" w:sz="6" w:space="0"/>
            </w:tcBorders>
            <w:shd w:val="clear" w:color="auto" w:fill="A6A6A6"/>
            <w:tcMar>
              <w:top w:w="0" w:type="dxa"/>
              <w:left w:w="40" w:type="dxa"/>
              <w:bottom w:w="0" w:type="dxa"/>
              <w:right w:w="40" w:type="dxa"/>
            </w:tcMar>
            <w:vAlign w:val="bottom"/>
          </w:tcPr>
          <w:p w14:paraId="0000032C">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Workday</w:t>
            </w:r>
          </w:p>
        </w:tc>
      </w:tr>
      <w:tr w14:paraId="138580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85" w:hRule="atLeast"/>
        </w:trPr>
        <w:tc>
          <w:tcPr>
            <w:tcBorders>
              <w:top w:val="nil"/>
              <w:left w:val="single" w:color="000000" w:sz="6" w:space="0"/>
              <w:bottom w:val="single" w:color="000000" w:sz="6" w:space="0"/>
              <w:right w:val="single" w:color="000000" w:sz="6" w:space="0"/>
            </w:tcBorders>
            <w:tcMar>
              <w:top w:w="0" w:type="dxa"/>
              <w:left w:w="40" w:type="dxa"/>
              <w:bottom w:w="0" w:type="dxa"/>
              <w:right w:w="40" w:type="dxa"/>
            </w:tcMar>
            <w:vAlign w:val="bottom"/>
          </w:tcPr>
          <w:p w14:paraId="0000032D">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Nguyễn Việt Anh</w:t>
            </w:r>
          </w:p>
        </w:tc>
        <w:tc>
          <w:tcPr>
            <w:tcBorders>
              <w:top w:val="nil"/>
              <w:left w:val="nil"/>
              <w:bottom w:val="single" w:color="000000" w:sz="6" w:space="0"/>
              <w:right w:val="single" w:color="000000" w:sz="6" w:space="0"/>
            </w:tcBorders>
            <w:tcMar>
              <w:top w:w="0" w:type="dxa"/>
              <w:left w:w="40" w:type="dxa"/>
              <w:bottom w:w="0" w:type="dxa"/>
              <w:right w:w="40" w:type="dxa"/>
            </w:tcMar>
            <w:vAlign w:val="bottom"/>
          </w:tcPr>
          <w:p w14:paraId="0000032E">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74</w:t>
            </w:r>
          </w:p>
        </w:tc>
      </w:tr>
      <w:tr w14:paraId="574783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tcMar>
              <w:top w:w="0" w:type="dxa"/>
              <w:left w:w="40" w:type="dxa"/>
              <w:bottom w:w="0" w:type="dxa"/>
              <w:right w:w="40" w:type="dxa"/>
            </w:tcMar>
            <w:vAlign w:val="bottom"/>
          </w:tcPr>
          <w:p w14:paraId="0000032F">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xuân cảnh</w:t>
            </w:r>
          </w:p>
        </w:tc>
        <w:tc>
          <w:tcPr>
            <w:tcBorders>
              <w:top w:val="nil"/>
              <w:left w:val="nil"/>
              <w:bottom w:val="single" w:color="000000" w:sz="6" w:space="0"/>
              <w:right w:val="single" w:color="000000" w:sz="6" w:space="0"/>
            </w:tcBorders>
            <w:tcMar>
              <w:top w:w="0" w:type="dxa"/>
              <w:left w:w="40" w:type="dxa"/>
              <w:bottom w:w="0" w:type="dxa"/>
              <w:right w:w="40" w:type="dxa"/>
            </w:tcMar>
            <w:vAlign w:val="bottom"/>
          </w:tcPr>
          <w:p w14:paraId="00000330">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70</w:t>
            </w:r>
          </w:p>
        </w:tc>
      </w:tr>
      <w:tr w14:paraId="170879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15" w:hRule="atLeast"/>
        </w:trPr>
        <w:tc>
          <w:tcPr>
            <w:tcBorders>
              <w:top w:val="nil"/>
              <w:left w:val="single" w:color="000000" w:sz="6" w:space="0"/>
              <w:bottom w:val="single" w:color="000000" w:sz="6" w:space="0"/>
              <w:right w:val="single" w:color="000000" w:sz="6" w:space="0"/>
            </w:tcBorders>
            <w:tcMar>
              <w:top w:w="0" w:type="dxa"/>
              <w:left w:w="40" w:type="dxa"/>
              <w:bottom w:w="0" w:type="dxa"/>
              <w:right w:w="40" w:type="dxa"/>
            </w:tcMar>
            <w:vAlign w:val="bottom"/>
          </w:tcPr>
          <w:p w14:paraId="00000331">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Hoàng văn Bắc</w:t>
            </w:r>
          </w:p>
        </w:tc>
        <w:tc>
          <w:tcPr>
            <w:tcBorders>
              <w:top w:val="nil"/>
              <w:left w:val="nil"/>
              <w:bottom w:val="single" w:color="000000" w:sz="6" w:space="0"/>
              <w:right w:val="single" w:color="000000" w:sz="6" w:space="0"/>
            </w:tcBorders>
            <w:tcMar>
              <w:top w:w="0" w:type="dxa"/>
              <w:left w:w="40" w:type="dxa"/>
              <w:bottom w:w="0" w:type="dxa"/>
              <w:right w:w="40" w:type="dxa"/>
            </w:tcMar>
            <w:vAlign w:val="bottom"/>
          </w:tcPr>
          <w:p w14:paraId="00000332">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70</w:t>
            </w:r>
          </w:p>
        </w:tc>
      </w:tr>
    </w:tbl>
    <w:p w14:paraId="00000333">
      <w:pPr>
        <w:spacing w:line="360" w:lineRule="auto"/>
        <w:jc w:val="both"/>
        <w:rPr>
          <w:rFonts w:hint="default" w:ascii="Times New Roman" w:hAnsi="Times New Roman" w:eastAsia="Times New Roman" w:cs="Times New Roman"/>
          <w:i w:val="0"/>
          <w:iCs w:val="0"/>
          <w:sz w:val="28"/>
          <w:szCs w:val="28"/>
        </w:rPr>
      </w:pPr>
    </w:p>
    <w:p w14:paraId="00000334">
      <w:pPr>
        <w:pStyle w:val="4"/>
        <w:spacing w:line="360" w:lineRule="auto"/>
        <w:jc w:val="both"/>
        <w:rPr>
          <w:rFonts w:hint="default" w:ascii="Times New Roman" w:hAnsi="Times New Roman" w:eastAsia="Times New Roman" w:cs="Times New Roman"/>
          <w:i w:val="0"/>
          <w:iCs w:val="0"/>
          <w:sz w:val="28"/>
          <w:szCs w:val="28"/>
        </w:rPr>
      </w:pPr>
      <w:bookmarkStart w:id="40" w:name="_Toc7956"/>
      <w:r>
        <w:rPr>
          <w:rFonts w:hint="default" w:ascii="Times New Roman" w:hAnsi="Times New Roman" w:eastAsia="Times New Roman" w:cs="Times New Roman"/>
          <w:i w:val="0"/>
          <w:iCs w:val="0"/>
          <w:sz w:val="28"/>
          <w:szCs w:val="28"/>
          <w:rtl w:val="0"/>
        </w:rPr>
        <w:t>2.4 Budget and funding</w:t>
      </w:r>
      <w:bookmarkEnd w:id="40"/>
    </w:p>
    <w:p w14:paraId="00000335">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project does not use any external funding. All activities are carried out using personal resources (personal computers, self-funded AWS student accounts, and free services such as Google Colab, GitHub, MongoDB, etc.).</w:t>
      </w:r>
    </w:p>
    <w:p w14:paraId="00000336">
      <w:pPr>
        <w:pStyle w:val="4"/>
        <w:spacing w:line="360" w:lineRule="auto"/>
        <w:jc w:val="both"/>
        <w:rPr>
          <w:rFonts w:hint="default" w:ascii="Times New Roman" w:hAnsi="Times New Roman" w:eastAsia="Times New Roman" w:cs="Times New Roman"/>
          <w:i w:val="0"/>
          <w:iCs w:val="0"/>
          <w:sz w:val="28"/>
          <w:szCs w:val="28"/>
        </w:rPr>
      </w:pPr>
      <w:bookmarkStart w:id="41" w:name="_Toc9967"/>
      <w:r>
        <w:rPr>
          <w:rFonts w:hint="default" w:ascii="Times New Roman" w:hAnsi="Times New Roman" w:eastAsia="Times New Roman" w:cs="Times New Roman"/>
          <w:i w:val="0"/>
          <w:iCs w:val="0"/>
          <w:sz w:val="28"/>
          <w:szCs w:val="28"/>
          <w:rtl w:val="0"/>
        </w:rPr>
        <w:t>2.5 Change management process</w:t>
      </w:r>
      <w:bookmarkEnd w:id="41"/>
    </w:p>
    <w:p w14:paraId="00000337">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project initially set out two development approaches:</w:t>
      </w:r>
    </w:p>
    <w:p w14:paraId="00000338">
      <w:pPr>
        <w:numPr>
          <w:ilvl w:val="0"/>
          <w:numId w:val="14"/>
        </w:numPr>
        <w:spacing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Way 1: Build the system from scratch based on the proposed design aligned with the academic requirements.</w:t>
      </w:r>
    </w:p>
    <w:p w14:paraId="00000339">
      <w:pPr>
        <w:numPr>
          <w:ilvl w:val="0"/>
          <w:numId w:val="1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Way 2: An expansion/upgrade plan for the future, involving the development of multiple modules that generalize market condition predictions. This may include new methods for label prediction, and the use of reinforcement learning models to simulate user behavior and recommend optimal strategies. It also envisions upgrading the web application and eventually deploying it as a mobile app.</w:t>
      </w:r>
    </w:p>
    <w:p w14:paraId="0000033A">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 the current phase, the team is following Way 1, ensuring the core pipeline and main data remain intact.</w:t>
      </w:r>
    </w:p>
    <w:p w14:paraId="0000033B">
      <w:pPr>
        <w:pStyle w:val="4"/>
        <w:spacing w:line="360" w:lineRule="auto"/>
        <w:jc w:val="both"/>
        <w:rPr>
          <w:rFonts w:hint="default" w:ascii="Times New Roman" w:hAnsi="Times New Roman" w:eastAsia="Times New Roman" w:cs="Times New Roman"/>
          <w:i w:val="0"/>
          <w:iCs w:val="0"/>
          <w:sz w:val="28"/>
          <w:szCs w:val="28"/>
        </w:rPr>
      </w:pPr>
      <w:bookmarkStart w:id="42" w:name="_Toc26487"/>
      <w:r>
        <w:rPr>
          <w:rFonts w:hint="default" w:ascii="Times New Roman" w:hAnsi="Times New Roman" w:eastAsia="Times New Roman" w:cs="Times New Roman"/>
          <w:i w:val="0"/>
          <w:iCs w:val="0"/>
          <w:sz w:val="28"/>
          <w:szCs w:val="28"/>
          <w:rtl w:val="0"/>
        </w:rPr>
        <w:t>2.6 Conclusion and review</w:t>
      </w:r>
      <w:bookmarkEnd w:id="42"/>
    </w:p>
    <w:p w14:paraId="0000033C">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Summary: All modules were completed on schedule, with functioning code, complete data, and well-performing models.The experimental results were clearly reported, with objective evaluations highlighting areas for improvement to enhance accuracy. The web application runs stably, supporting core user functionalities, though further upgrades are needed to improve user experience.</w:t>
      </w:r>
    </w:p>
    <w:p w14:paraId="0000033D">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Lessons Learned:</w:t>
      </w:r>
    </w:p>
    <w:p w14:paraId="0000033E">
      <w:pPr>
        <w:numPr>
          <w:ilvl w:val="0"/>
          <w:numId w:val="17"/>
        </w:numPr>
        <w:spacing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Roles and responsibilities should be clearly defined from the beginning.</w:t>
      </w:r>
    </w:p>
    <w:p w14:paraId="0000033F">
      <w:pPr>
        <w:numPr>
          <w:ilvl w:val="0"/>
          <w:numId w:val="17"/>
        </w:numPr>
        <w:spacing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Time estimation for each task needs to be more accurate.</w:t>
      </w:r>
    </w:p>
    <w:p w14:paraId="00000340">
      <w:pPr>
        <w:numPr>
          <w:ilvl w:val="0"/>
          <w:numId w:val="17"/>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Teamwork skills, resource sharing, and troubleshooting should be further improved.</w:t>
      </w:r>
    </w:p>
    <w:p w14:paraId="0A005DDD">
      <w:pPr>
        <w:pStyle w:val="2"/>
        <w:spacing w:line="360" w:lineRule="auto"/>
        <w:jc w:val="both"/>
        <w:rPr>
          <w:rFonts w:hint="default" w:ascii="Times New Roman" w:hAnsi="Times New Roman" w:eastAsia="Times New Roman" w:cs="Times New Roman"/>
          <w:i w:val="0"/>
          <w:iCs w:val="0"/>
          <w:sz w:val="28"/>
          <w:szCs w:val="28"/>
          <w:rtl w:val="0"/>
        </w:rPr>
      </w:pPr>
      <w:bookmarkStart w:id="43" w:name="_Toc24776"/>
    </w:p>
    <w:p w14:paraId="1A8E1180">
      <w:pPr>
        <w:pStyle w:val="2"/>
        <w:spacing w:line="360" w:lineRule="auto"/>
        <w:jc w:val="both"/>
        <w:rPr>
          <w:rFonts w:hint="default" w:ascii="Times New Roman" w:hAnsi="Times New Roman" w:eastAsia="Times New Roman" w:cs="Times New Roman"/>
          <w:i w:val="0"/>
          <w:iCs w:val="0"/>
          <w:sz w:val="28"/>
          <w:szCs w:val="28"/>
          <w:rtl w:val="0"/>
        </w:rPr>
      </w:pPr>
    </w:p>
    <w:p w14:paraId="32954783">
      <w:pPr>
        <w:pStyle w:val="2"/>
        <w:spacing w:line="360" w:lineRule="auto"/>
        <w:jc w:val="both"/>
        <w:rPr>
          <w:rFonts w:hint="default" w:ascii="Times New Roman" w:hAnsi="Times New Roman" w:eastAsia="Times New Roman" w:cs="Times New Roman"/>
          <w:i w:val="0"/>
          <w:iCs w:val="0"/>
          <w:sz w:val="28"/>
          <w:szCs w:val="28"/>
          <w:rtl w:val="0"/>
        </w:rPr>
      </w:pPr>
    </w:p>
    <w:p w14:paraId="00000341">
      <w:pPr>
        <w:pStyle w:val="2"/>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III. Existing Systems/State of the Art</w:t>
      </w:r>
      <w:bookmarkEnd w:id="43"/>
    </w:p>
    <w:p w14:paraId="00000342">
      <w:pPr>
        <w:pStyle w:val="3"/>
        <w:spacing w:line="360" w:lineRule="auto"/>
        <w:jc w:val="both"/>
        <w:rPr>
          <w:rFonts w:hint="default" w:ascii="Times New Roman" w:hAnsi="Times New Roman" w:eastAsia="Times New Roman" w:cs="Times New Roman"/>
          <w:i w:val="0"/>
          <w:iCs w:val="0"/>
          <w:sz w:val="28"/>
          <w:szCs w:val="28"/>
        </w:rPr>
      </w:pPr>
      <w:bookmarkStart w:id="44" w:name="_Toc14981"/>
      <w:r>
        <w:rPr>
          <w:rFonts w:hint="default" w:ascii="Times New Roman" w:hAnsi="Times New Roman" w:eastAsia="Times New Roman" w:cs="Times New Roman"/>
          <w:i w:val="0"/>
          <w:iCs w:val="0"/>
          <w:sz w:val="28"/>
          <w:szCs w:val="28"/>
          <w:rtl w:val="0"/>
        </w:rPr>
        <w:t>1. Overview of the Field</w:t>
      </w:r>
      <w:bookmarkEnd w:id="44"/>
    </w:p>
    <w:p w14:paraId="00000343">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Artificial Intelligence (AI) has become a transformative force in the financial sector, especially in stock trading. The ability of AI to process massive volumes of data, detect complex patterns, and make probabilistic forecasts surpasses the limitations of traditional technical analysis and rule-based strategies. In recent years, AI has been widely applied in algorithmic trading, risk modeling, and sentiment analysis. This trend reflects an increasing demand for intelligent systems that can support decision-making in fast-moving and volatile markets.</w:t>
      </w:r>
    </w:p>
    <w:p w14:paraId="00000344">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Our project leverages this trend by combining machine learning (ML), deep learning (DL), and financial modeling to build a practical, AI-driven stock trading support system tailored to the Vietnamese market.</w:t>
      </w:r>
    </w:p>
    <w:p w14:paraId="00000345">
      <w:pPr>
        <w:pStyle w:val="3"/>
        <w:spacing w:line="360" w:lineRule="auto"/>
        <w:jc w:val="both"/>
        <w:rPr>
          <w:rFonts w:hint="default" w:ascii="Times New Roman" w:hAnsi="Times New Roman" w:eastAsia="Times New Roman" w:cs="Times New Roman"/>
          <w:i w:val="0"/>
          <w:iCs w:val="0"/>
          <w:sz w:val="28"/>
          <w:szCs w:val="28"/>
        </w:rPr>
      </w:pPr>
      <w:bookmarkStart w:id="45" w:name="_Toc14577"/>
      <w:r>
        <w:rPr>
          <w:rFonts w:hint="default" w:ascii="Times New Roman" w:hAnsi="Times New Roman" w:eastAsia="Times New Roman" w:cs="Times New Roman"/>
          <w:i w:val="0"/>
          <w:iCs w:val="0"/>
          <w:sz w:val="28"/>
          <w:szCs w:val="28"/>
          <w:rtl w:val="0"/>
        </w:rPr>
        <w:t>2. Historical Context</w:t>
      </w:r>
      <w:bookmarkEnd w:id="45"/>
    </w:p>
    <w:p w14:paraId="00000346">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use of algorithmic strategies in finance began to surge in the early 2000s, with firms like Renaissance Technologies and Two Sigma pioneering the integration of statistical learning and high-frequency trading. During the 2010s, the evolution of deep learning opened new frontiers in time series analysis. Models such as Long Short-Term Memory (LSTM) networks and Transformer architectures enabled the modeling of nonlinear relationships and long-range dependencies in sequential financial data.</w:t>
      </w:r>
    </w:p>
    <w:p w14:paraId="00000347">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Meanwhile, the theoretical foundations of portfolio evaluation were built much earlier. Key models such as the Capital Asset Pricing Model (CAPM – 1964), Fama-French 3-Factor Model (1993), and Carhart 4-Factor Model (1997) remain widely used for quantifying systemic risk, return drivers, and investment performance. These traditional models still provide the basis for rigorous portfolio assessment today.</w:t>
      </w:r>
    </w:p>
    <w:p w14:paraId="00000348">
      <w:pPr>
        <w:pStyle w:val="3"/>
        <w:spacing w:line="360" w:lineRule="auto"/>
        <w:jc w:val="both"/>
        <w:rPr>
          <w:rFonts w:hint="default" w:ascii="Times New Roman" w:hAnsi="Times New Roman" w:eastAsia="Times New Roman" w:cs="Times New Roman"/>
          <w:i w:val="0"/>
          <w:iCs w:val="0"/>
          <w:sz w:val="28"/>
          <w:szCs w:val="28"/>
        </w:rPr>
      </w:pPr>
      <w:bookmarkStart w:id="46" w:name="_Toc17592"/>
      <w:r>
        <w:rPr>
          <w:rFonts w:hint="default" w:ascii="Times New Roman" w:hAnsi="Times New Roman" w:eastAsia="Times New Roman" w:cs="Times New Roman"/>
          <w:i w:val="0"/>
          <w:iCs w:val="0"/>
          <w:sz w:val="28"/>
          <w:szCs w:val="28"/>
          <w:rtl w:val="0"/>
        </w:rPr>
        <w:t>3. Key Studies and Theories</w:t>
      </w:r>
      <w:bookmarkEnd w:id="46"/>
    </w:p>
    <w:p w14:paraId="00000349">
      <w:pPr>
        <w:spacing w:after="6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Fama-French 3 Factors model, which expands on the CAPM by including size and value factors, the Carhart 4 Factors model, which adds a momentum factor to further explain stock returns, and Sharpe's CAPM model, which demonstrates the connection between systematic risk and an asset's expected return, are foundational studies in this field.</w:t>
      </w:r>
    </w:p>
    <w:p w14:paraId="0000034A">
      <w:pPr>
        <w:spacing w:after="6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Fischer and Krauss (2018) showed that LSTM is the most effective machine learning technique for stock market forecasting. A new age was also brought about by the groundbreaking study "Attention is All You Need" (Vaswani et al., 2017), which introduced the Transformer model, which made it possible to model complicated financial time series data in an effective and adaptable manner.</w:t>
      </w:r>
    </w:p>
    <w:p w14:paraId="0000034B">
      <w:pPr>
        <w:pStyle w:val="3"/>
        <w:spacing w:line="360" w:lineRule="auto"/>
        <w:jc w:val="both"/>
        <w:rPr>
          <w:rFonts w:hint="default" w:ascii="Times New Roman" w:hAnsi="Times New Roman" w:eastAsia="Times New Roman" w:cs="Times New Roman"/>
          <w:i w:val="0"/>
          <w:iCs w:val="0"/>
          <w:sz w:val="28"/>
          <w:szCs w:val="28"/>
        </w:rPr>
      </w:pPr>
      <w:bookmarkStart w:id="47" w:name="_Toc20081"/>
      <w:r>
        <w:rPr>
          <w:rFonts w:hint="default" w:ascii="Times New Roman" w:hAnsi="Times New Roman" w:eastAsia="Times New Roman" w:cs="Times New Roman"/>
          <w:i w:val="0"/>
          <w:iCs w:val="0"/>
          <w:sz w:val="28"/>
          <w:szCs w:val="28"/>
          <w:rtl w:val="0"/>
        </w:rPr>
        <w:t>4.  Technological Advancements</w:t>
      </w:r>
      <w:bookmarkEnd w:id="47"/>
    </w:p>
    <w:p w14:paraId="0000034C">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Several technological advancements underpin this project:</w:t>
      </w:r>
    </w:p>
    <w:p w14:paraId="0000034D">
      <w:pPr>
        <w:numPr>
          <w:ilvl w:val="0"/>
          <w:numId w:val="18"/>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Modeling Techniques:</w:t>
      </w:r>
      <w:r>
        <w:rPr>
          <w:rFonts w:hint="default" w:ascii="Times New Roman" w:hAnsi="Times New Roman" w:eastAsia="Times New Roman" w:cs="Times New Roman"/>
          <w:b/>
          <w:i w:val="0"/>
          <w:iCs w:val="0"/>
          <w:sz w:val="28"/>
          <w:szCs w:val="28"/>
          <w:rtl w:val="0"/>
        </w:rPr>
        <w:br w:type="textWrapping"/>
      </w:r>
    </w:p>
    <w:p w14:paraId="0000034E">
      <w:pPr>
        <w:numPr>
          <w:ilvl w:val="1"/>
          <w:numId w:val="18"/>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Deep learning models like LSTM and Transformer enable high-capacity modeling of temporal financial data with complex dependencies.</w:t>
      </w:r>
      <w:r>
        <w:rPr>
          <w:rFonts w:hint="default" w:ascii="Times New Roman" w:hAnsi="Times New Roman" w:eastAsia="Times New Roman" w:cs="Times New Roman"/>
          <w:i w:val="0"/>
          <w:iCs w:val="0"/>
          <w:sz w:val="28"/>
          <w:szCs w:val="28"/>
          <w:rtl w:val="0"/>
        </w:rPr>
        <w:br w:type="textWrapping"/>
      </w:r>
    </w:p>
    <w:p w14:paraId="0000034F">
      <w:pPr>
        <w:numPr>
          <w:ilvl w:val="1"/>
          <w:numId w:val="18"/>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SMOTE (Synthetic Minority Oversampling Technique) addresses class imbalance in binary classification tasks such as bubble detection or trend direction.</w:t>
      </w:r>
    </w:p>
    <w:p w14:paraId="00000350">
      <w:pPr>
        <w:numPr>
          <w:ilvl w:val="0"/>
          <w:numId w:val="18"/>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Optimization Frameworks:</w:t>
      </w:r>
    </w:p>
    <w:p w14:paraId="00000351">
      <w:pPr>
        <w:numPr>
          <w:ilvl w:val="1"/>
          <w:numId w:val="18"/>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Random Search and Optuna allow for efficient hyperparameter tuning, enhancing model performance without exhaustive grid search.</w:t>
      </w:r>
    </w:p>
    <w:p w14:paraId="00000352">
      <w:pPr>
        <w:numPr>
          <w:ilvl w:val="0"/>
          <w:numId w:val="18"/>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Model Deployment Infrastructure:</w:t>
      </w:r>
      <w:r>
        <w:rPr>
          <w:rFonts w:hint="default" w:ascii="Times New Roman" w:hAnsi="Times New Roman" w:eastAsia="Times New Roman" w:cs="Times New Roman"/>
          <w:b/>
          <w:i w:val="0"/>
          <w:iCs w:val="0"/>
          <w:sz w:val="28"/>
          <w:szCs w:val="28"/>
          <w:rtl w:val="0"/>
        </w:rPr>
        <w:br w:type="textWrapping"/>
      </w:r>
    </w:p>
    <w:p w14:paraId="00000353">
      <w:pPr>
        <w:numPr>
          <w:ilvl w:val="1"/>
          <w:numId w:val="18"/>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FastAPI enables real-time RESTful API services.</w:t>
      </w:r>
      <w:r>
        <w:rPr>
          <w:rFonts w:hint="default" w:ascii="Times New Roman" w:hAnsi="Times New Roman" w:eastAsia="Times New Roman" w:cs="Times New Roman"/>
          <w:i w:val="0"/>
          <w:iCs w:val="0"/>
          <w:sz w:val="28"/>
          <w:szCs w:val="28"/>
          <w:rtl w:val="0"/>
        </w:rPr>
        <w:br w:type="textWrapping"/>
      </w:r>
    </w:p>
    <w:p w14:paraId="00000354">
      <w:pPr>
        <w:numPr>
          <w:ilvl w:val="1"/>
          <w:numId w:val="18"/>
        </w:numPr>
        <w:spacing w:before="0" w:beforeAutospacing="0" w:after="0" w:afterAutospacing="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MongoDB serves as a flexible NoSQL database for storing prediction results and user queries.</w:t>
      </w:r>
      <w:r>
        <w:rPr>
          <w:rFonts w:hint="default" w:ascii="Times New Roman" w:hAnsi="Times New Roman" w:eastAsia="Times New Roman" w:cs="Times New Roman"/>
          <w:i w:val="0"/>
          <w:iCs w:val="0"/>
          <w:sz w:val="28"/>
          <w:szCs w:val="28"/>
          <w:rtl w:val="0"/>
        </w:rPr>
        <w:br w:type="textWrapping"/>
      </w:r>
    </w:p>
    <w:p w14:paraId="00000355">
      <w:pPr>
        <w:numPr>
          <w:ilvl w:val="1"/>
          <w:numId w:val="18"/>
        </w:numPr>
        <w:spacing w:before="0" w:beforeAutospacing="0" w:after="24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AWS services (EC2, ECR) provide scalable cloud hosting for production deployment.</w:t>
      </w:r>
    </w:p>
    <w:p w14:paraId="00000356">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These advancements ensure that the system is not only intelligent but also deployable, robust, and scalable.</w:t>
      </w:r>
    </w:p>
    <w:p w14:paraId="00000357">
      <w:pPr>
        <w:pStyle w:val="3"/>
        <w:spacing w:line="360" w:lineRule="auto"/>
        <w:jc w:val="both"/>
        <w:rPr>
          <w:rFonts w:hint="default" w:ascii="Times New Roman" w:hAnsi="Times New Roman" w:eastAsia="Times New Roman" w:cs="Times New Roman"/>
          <w:i w:val="0"/>
          <w:iCs w:val="0"/>
          <w:sz w:val="28"/>
          <w:szCs w:val="28"/>
        </w:rPr>
      </w:pPr>
      <w:bookmarkStart w:id="48" w:name="_Toc9094"/>
      <w:r>
        <w:rPr>
          <w:rFonts w:hint="default" w:ascii="Times New Roman" w:hAnsi="Times New Roman" w:eastAsia="Times New Roman" w:cs="Times New Roman"/>
          <w:i w:val="0"/>
          <w:iCs w:val="0"/>
          <w:sz w:val="28"/>
          <w:szCs w:val="28"/>
          <w:rtl w:val="0"/>
        </w:rPr>
        <w:t>5. Comparison of Existing Systems</w:t>
      </w:r>
      <w:bookmarkEnd w:id="48"/>
    </w:p>
    <w:p w14:paraId="00000358">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Popular platforms such as TradingView or QuantConnect offer technical indicators and strategy testing environments. However, they typically rely on basic models like moving averages, RSI, or backtesting rules, without deep learning capabilities or risk-adjusted portfolio analysis.</w:t>
      </w:r>
    </w:p>
    <w:p w14:paraId="00000359">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 contrast, our proposed system introduces key differentiators:</w:t>
      </w:r>
    </w:p>
    <w:p w14:paraId="0000035A">
      <w:pPr>
        <w:numPr>
          <w:ilvl w:val="0"/>
          <w:numId w:val="19"/>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Combines short-term trend prediction and long-term bubble detection.</w:t>
      </w:r>
      <w:r>
        <w:rPr>
          <w:rFonts w:hint="default" w:ascii="Times New Roman" w:hAnsi="Times New Roman" w:eastAsia="Times New Roman" w:cs="Times New Roman"/>
          <w:i w:val="0"/>
          <w:iCs w:val="0"/>
          <w:sz w:val="28"/>
          <w:szCs w:val="28"/>
          <w:rtl w:val="0"/>
        </w:rPr>
        <w:br w:type="textWrapping"/>
      </w:r>
    </w:p>
    <w:p w14:paraId="0000035B">
      <w:pPr>
        <w:numPr>
          <w:ilvl w:val="0"/>
          <w:numId w:val="1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Incorporates multi-factor risk models grounded in academic finance theory.</w:t>
      </w:r>
      <w:r>
        <w:rPr>
          <w:rFonts w:hint="default" w:ascii="Times New Roman" w:hAnsi="Times New Roman" w:eastAsia="Times New Roman" w:cs="Times New Roman"/>
          <w:i w:val="0"/>
          <w:iCs w:val="0"/>
          <w:sz w:val="28"/>
          <w:szCs w:val="28"/>
          <w:rtl w:val="0"/>
        </w:rPr>
        <w:br w:type="textWrapping"/>
      </w:r>
    </w:p>
    <w:p w14:paraId="0000035C">
      <w:pPr>
        <w:numPr>
          <w:ilvl w:val="0"/>
          <w:numId w:val="1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Provides real-time, explainable results through web APIs.</w:t>
      </w:r>
      <w:r>
        <w:rPr>
          <w:rFonts w:hint="default" w:ascii="Times New Roman" w:hAnsi="Times New Roman" w:eastAsia="Times New Roman" w:cs="Times New Roman"/>
          <w:i w:val="0"/>
          <w:iCs w:val="0"/>
          <w:sz w:val="28"/>
          <w:szCs w:val="28"/>
          <w:rtl w:val="0"/>
        </w:rPr>
        <w:br w:type="textWrapping"/>
      </w:r>
    </w:p>
    <w:p w14:paraId="0000035D">
      <w:pPr>
        <w:numPr>
          <w:ilvl w:val="0"/>
          <w:numId w:val="19"/>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Focuses specifically on Vietnamese stock data—a market often overlooked by global platforms.</w:t>
      </w:r>
      <w:r>
        <w:rPr>
          <w:rFonts w:hint="default" w:ascii="Times New Roman" w:hAnsi="Times New Roman" w:eastAsia="Times New Roman" w:cs="Times New Roman"/>
          <w:i w:val="0"/>
          <w:iCs w:val="0"/>
          <w:sz w:val="28"/>
          <w:szCs w:val="28"/>
          <w:rtl w:val="0"/>
        </w:rPr>
        <w:br w:type="textWrapping"/>
      </w:r>
    </w:p>
    <w:p w14:paraId="0000035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makes our system more holistic and practical, especially for retail investors seeking both tactical insights and portfolio-level evaluations.</w:t>
      </w:r>
    </w:p>
    <w:p w14:paraId="0000035F">
      <w:pPr>
        <w:pStyle w:val="3"/>
        <w:spacing w:line="360" w:lineRule="auto"/>
        <w:jc w:val="both"/>
        <w:rPr>
          <w:rFonts w:hint="default" w:ascii="Times New Roman" w:hAnsi="Times New Roman" w:eastAsia="Times New Roman" w:cs="Times New Roman"/>
          <w:i w:val="0"/>
          <w:iCs w:val="0"/>
          <w:sz w:val="28"/>
          <w:szCs w:val="28"/>
        </w:rPr>
      </w:pPr>
      <w:bookmarkStart w:id="49" w:name="_Toc8500"/>
      <w:r>
        <w:rPr>
          <w:rFonts w:hint="default" w:ascii="Times New Roman" w:hAnsi="Times New Roman" w:eastAsia="Times New Roman" w:cs="Times New Roman"/>
          <w:i w:val="0"/>
          <w:iCs w:val="0"/>
          <w:sz w:val="28"/>
          <w:szCs w:val="28"/>
          <w:rtl w:val="0"/>
        </w:rPr>
        <w:t>6. Gaps in the Literature/Technology</w:t>
      </w:r>
      <w:bookmarkEnd w:id="49"/>
    </w:p>
    <w:p w14:paraId="00000360">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Despite the progress in AI-driven trading systems, several critical gaps remain:</w:t>
      </w:r>
    </w:p>
    <w:p w14:paraId="00000361">
      <w:pPr>
        <w:numPr>
          <w:ilvl w:val="0"/>
          <w:numId w:val="20"/>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Most systems focus only on price direction or next-day movement, ignoring valuation bubbles that can lead to overconfident entries.</w:t>
      </w:r>
      <w:r>
        <w:rPr>
          <w:rFonts w:hint="default" w:ascii="Times New Roman" w:hAnsi="Times New Roman" w:eastAsia="Times New Roman" w:cs="Times New Roman"/>
          <w:i w:val="0"/>
          <w:iCs w:val="0"/>
          <w:sz w:val="28"/>
          <w:szCs w:val="28"/>
          <w:rtl w:val="0"/>
        </w:rPr>
        <w:br w:type="textWrapping"/>
      </w:r>
    </w:p>
    <w:p w14:paraId="00000362">
      <w:pPr>
        <w:numPr>
          <w:ilvl w:val="0"/>
          <w:numId w:val="20"/>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Many black-box models provide predictions without performance attribution, making it difficult for users to understand or trust the output.</w:t>
      </w:r>
      <w:r>
        <w:rPr>
          <w:rFonts w:hint="default" w:ascii="Times New Roman" w:hAnsi="Times New Roman" w:eastAsia="Times New Roman" w:cs="Times New Roman"/>
          <w:i w:val="0"/>
          <w:iCs w:val="0"/>
          <w:sz w:val="28"/>
          <w:szCs w:val="28"/>
          <w:rtl w:val="0"/>
        </w:rPr>
        <w:br w:type="textWrapping"/>
      </w:r>
    </w:p>
    <w:p w14:paraId="00000363">
      <w:pPr>
        <w:numPr>
          <w:ilvl w:val="0"/>
          <w:numId w:val="20"/>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Portfolio-level risk modeling is rarely integrated with AI forecasts, leaving users without a comprehensive view of risk-return trade-offs.</w:t>
      </w:r>
      <w:r>
        <w:rPr>
          <w:rFonts w:hint="default" w:ascii="Times New Roman" w:hAnsi="Times New Roman" w:eastAsia="Times New Roman" w:cs="Times New Roman"/>
          <w:i w:val="0"/>
          <w:iCs w:val="0"/>
          <w:sz w:val="28"/>
          <w:szCs w:val="28"/>
          <w:rtl w:val="0"/>
        </w:rPr>
        <w:br w:type="textWrapping"/>
      </w:r>
    </w:p>
    <w:p w14:paraId="00000364">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Our system addresses these gaps by incorporating financial evaluation metrics (e.g., alpha, beta, Sharpe ratio) into the output and using interpretable ML/DL models for prediction tasks.</w:t>
      </w:r>
    </w:p>
    <w:p w14:paraId="00000365">
      <w:pPr>
        <w:pStyle w:val="3"/>
        <w:spacing w:line="360" w:lineRule="auto"/>
        <w:jc w:val="both"/>
        <w:rPr>
          <w:rFonts w:hint="default" w:ascii="Times New Roman" w:hAnsi="Times New Roman" w:eastAsia="Times New Roman" w:cs="Times New Roman"/>
          <w:i w:val="0"/>
          <w:iCs w:val="0"/>
          <w:sz w:val="28"/>
          <w:szCs w:val="28"/>
        </w:rPr>
      </w:pPr>
      <w:bookmarkStart w:id="50" w:name="_Toc30294"/>
      <w:r>
        <w:rPr>
          <w:rFonts w:hint="default" w:ascii="Times New Roman" w:hAnsi="Times New Roman" w:eastAsia="Times New Roman" w:cs="Times New Roman"/>
          <w:i w:val="0"/>
          <w:iCs w:val="0"/>
          <w:sz w:val="28"/>
          <w:szCs w:val="28"/>
          <w:rtl w:val="0"/>
        </w:rPr>
        <w:t>7. Justification for the Project</w:t>
      </w:r>
      <w:bookmarkEnd w:id="50"/>
    </w:p>
    <w:p w14:paraId="00000366">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proposed system is innovative in its integration of modern AI techniques and traditional financial evaluation models. It leverages deep learning (LSTM, Transformer) to forecast complex stock behaviors while validating predictions through robust multi-factor models.</w:t>
      </w:r>
    </w:p>
    <w:p w14:paraId="00000367">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Furthermore, the project is built with real-world deployment in mind, using scalable web technologies and a modular architecture. With a focus on the Vietnamese market, this system provides a unique and practical solution that can be extended to other emerging markets. It not only contributes academically but also has the potential to evolve into a functional FinTech product for investment education and decision-making.</w:t>
      </w:r>
    </w:p>
    <w:p w14:paraId="00000368">
      <w:pPr>
        <w:spacing w:line="360" w:lineRule="auto"/>
        <w:ind w:firstLine="720"/>
        <w:jc w:val="both"/>
        <w:rPr>
          <w:rFonts w:hint="default" w:ascii="Times New Roman" w:hAnsi="Times New Roman" w:eastAsia="Times New Roman" w:cs="Times New Roman"/>
          <w:i w:val="0"/>
          <w:iCs w:val="0"/>
          <w:sz w:val="28"/>
          <w:szCs w:val="28"/>
        </w:rPr>
      </w:pPr>
    </w:p>
    <w:p w14:paraId="2C5760C3">
      <w:pPr>
        <w:pStyle w:val="2"/>
        <w:spacing w:line="360" w:lineRule="auto"/>
        <w:ind w:firstLine="720"/>
        <w:jc w:val="both"/>
        <w:rPr>
          <w:rFonts w:hint="default" w:ascii="Times New Roman" w:hAnsi="Times New Roman" w:eastAsia="Times New Roman" w:cs="Times New Roman"/>
          <w:i w:val="0"/>
          <w:iCs w:val="0"/>
          <w:sz w:val="28"/>
          <w:szCs w:val="28"/>
          <w:rtl w:val="0"/>
        </w:rPr>
      </w:pPr>
      <w:bookmarkStart w:id="51" w:name="_Toc32161"/>
    </w:p>
    <w:p w14:paraId="0CF7384E">
      <w:pPr>
        <w:pStyle w:val="2"/>
        <w:spacing w:line="360" w:lineRule="auto"/>
        <w:ind w:firstLine="720"/>
        <w:jc w:val="both"/>
        <w:rPr>
          <w:rFonts w:hint="default" w:ascii="Times New Roman" w:hAnsi="Times New Roman" w:eastAsia="Times New Roman" w:cs="Times New Roman"/>
          <w:i w:val="0"/>
          <w:iCs w:val="0"/>
          <w:sz w:val="28"/>
          <w:szCs w:val="28"/>
          <w:rtl w:val="0"/>
        </w:rPr>
      </w:pPr>
    </w:p>
    <w:p w14:paraId="621BBD92">
      <w:pPr>
        <w:pStyle w:val="2"/>
        <w:spacing w:line="360" w:lineRule="auto"/>
        <w:ind w:firstLine="720"/>
        <w:jc w:val="both"/>
        <w:rPr>
          <w:rFonts w:hint="default" w:ascii="Times New Roman" w:hAnsi="Times New Roman" w:eastAsia="Times New Roman" w:cs="Times New Roman"/>
          <w:i w:val="0"/>
          <w:iCs w:val="0"/>
          <w:sz w:val="28"/>
          <w:szCs w:val="28"/>
          <w:rtl w:val="0"/>
        </w:rPr>
      </w:pPr>
    </w:p>
    <w:p w14:paraId="4C47D289">
      <w:pPr>
        <w:pStyle w:val="2"/>
        <w:spacing w:line="360" w:lineRule="auto"/>
        <w:jc w:val="both"/>
        <w:rPr>
          <w:rFonts w:hint="default" w:ascii="Times New Roman" w:hAnsi="Times New Roman" w:eastAsia="Times New Roman" w:cs="Times New Roman"/>
          <w:i w:val="0"/>
          <w:iCs w:val="0"/>
          <w:sz w:val="28"/>
          <w:szCs w:val="28"/>
          <w:rtl w:val="0"/>
        </w:rPr>
      </w:pPr>
    </w:p>
    <w:p w14:paraId="48C5B42F">
      <w:pPr>
        <w:pStyle w:val="2"/>
        <w:spacing w:line="360" w:lineRule="auto"/>
        <w:jc w:val="both"/>
        <w:rPr>
          <w:rFonts w:hint="default" w:ascii="Times New Roman" w:hAnsi="Times New Roman" w:eastAsia="Times New Roman" w:cs="Times New Roman"/>
          <w:i w:val="0"/>
          <w:iCs w:val="0"/>
          <w:sz w:val="28"/>
          <w:szCs w:val="28"/>
          <w:rtl w:val="0"/>
        </w:rPr>
      </w:pPr>
    </w:p>
    <w:p w14:paraId="11DE6B93">
      <w:pPr>
        <w:pStyle w:val="2"/>
        <w:spacing w:line="360" w:lineRule="auto"/>
        <w:jc w:val="both"/>
        <w:rPr>
          <w:rFonts w:hint="default" w:ascii="Times New Roman" w:hAnsi="Times New Roman" w:eastAsia="Times New Roman" w:cs="Times New Roman"/>
          <w:i w:val="0"/>
          <w:iCs w:val="0"/>
          <w:sz w:val="28"/>
          <w:szCs w:val="28"/>
          <w:rtl w:val="0"/>
        </w:rPr>
      </w:pPr>
    </w:p>
    <w:p w14:paraId="62920E1D">
      <w:pPr>
        <w:pStyle w:val="2"/>
        <w:spacing w:line="360" w:lineRule="auto"/>
        <w:jc w:val="both"/>
        <w:rPr>
          <w:rFonts w:hint="default" w:ascii="Times New Roman" w:hAnsi="Times New Roman" w:eastAsia="Times New Roman" w:cs="Times New Roman"/>
          <w:i w:val="0"/>
          <w:iCs w:val="0"/>
          <w:sz w:val="28"/>
          <w:szCs w:val="28"/>
          <w:rtl w:val="0"/>
        </w:rPr>
      </w:pPr>
    </w:p>
    <w:p w14:paraId="3764836F">
      <w:pPr>
        <w:pStyle w:val="2"/>
        <w:spacing w:line="360" w:lineRule="auto"/>
        <w:jc w:val="both"/>
        <w:rPr>
          <w:rFonts w:hint="default" w:ascii="Times New Roman" w:hAnsi="Times New Roman" w:eastAsia="Times New Roman" w:cs="Times New Roman"/>
          <w:i w:val="0"/>
          <w:iCs w:val="0"/>
          <w:sz w:val="28"/>
          <w:szCs w:val="28"/>
          <w:rtl w:val="0"/>
        </w:rPr>
      </w:pPr>
    </w:p>
    <w:p w14:paraId="00000369">
      <w:pPr>
        <w:pStyle w:val="2"/>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IV. Methodology</w:t>
      </w:r>
      <w:bookmarkEnd w:id="51"/>
    </w:p>
    <w:p w14:paraId="0000036A">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research introduces a system designed to aid investment decisions by synergizing advanced machine learning techniques with established quantitative financial models. The deployment follows an end-to-end pipeline encompassing data acquisition, processing and normalization, feature engineering, model training, and the delivery of forecasting results via an API.</w:t>
      </w:r>
    </w:p>
    <w:p w14:paraId="0000036B">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Information is sourced from two key origins. The primary source is the SSI trading platform, providing a historical dataset of trading activity from January 1, 2006, to the present day for 1631 publicly traded stocks in Vietnam. This dataset includes stock tickers, transaction dates, opening, peak, trough, and closing prices, alongside trading volumes, aggregated across daily, weekly, and monthly intervals. The secondary source is Global Factor Data, spanning from January 2020 to the current month, featuring monthly financial factors such as market excess return (mkt), risk-free rate (rf), investment patterns (inv), profitability metrics (profit), momentum indicators </w:t>
      </w:r>
      <w:r>
        <w:rPr>
          <w:rFonts w:hint="default" w:ascii="Times New Roman" w:hAnsi="Times New Roman" w:eastAsia="Times New Roman" w:cs="Times New Roman"/>
          <w:i w:val="0"/>
          <w:iCs w:val="0"/>
          <w:color w:val="FF00FF"/>
          <w:sz w:val="28"/>
          <w:szCs w:val="28"/>
          <w:rtl w:val="0"/>
        </w:rPr>
        <w:t>(mom)</w:t>
      </w:r>
      <w:r>
        <w:rPr>
          <w:rFonts w:hint="default" w:ascii="Times New Roman" w:hAnsi="Times New Roman" w:eastAsia="Times New Roman" w:cs="Times New Roman"/>
          <w:i w:val="0"/>
          <w:iCs w:val="0"/>
          <w:sz w:val="28"/>
          <w:szCs w:val="28"/>
          <w:rtl w:val="0"/>
        </w:rPr>
        <w:t>, value characteristics, and company size (size), intended for the long-horizon quantitative model.</w:t>
      </w:r>
    </w:p>
    <w:p w14:paraId="0000036C">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Upon collection, the raw data undergoes processing to handle missing entries, smooth temporal sequences, and compute relevant technical indicators like investment returns (ret), price volatility, maximum drawdown (MDD), the Relative Strength Index (RSI), 7/14/21-day moving averages (MA), rolling standard deviation, and adjusted logarithmic prices. Furthermore, we employ the GSADF test, implemented through a rolling window ADF test on adjusted log prices, to identify potential price bubbles.</w:t>
      </w:r>
    </w:p>
    <w:p w14:paraId="0000036D">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central problem is decomposed into two core tasks: predicting financial bubble occurrences (BB) and forecasting upward or downward stock price movements (UD). For each of these tasks, we utilize two distinct categories of models. The conventional model set comprises Logistic Regression (LR) and Support Vector Machine (SVM), operating on structured 2D data, producing binary classification outcomes. The time-series model set includes Long Short-Term Memory (LSTM) networks and Transformer architectures, processing 3D sequential data, outputting binary prediction probabilities.</w:t>
      </w:r>
    </w:p>
    <w:p w14:paraId="0000036E">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Concurrently, to assess the performance and risk associated with long-term investment portfolios, this study applies established quantitative finance models, namely the Capital Asset Pricing Model (CAPM), the Fama-French 3-factor model, the Carhart 4-factor model, and the Fama-French 5-factor</w:t>
      </w:r>
      <w:r>
        <w:rPr>
          <w:rFonts w:hint="default" w:ascii="Times New Roman" w:hAnsi="Times New Roman" w:eastAsia="Times New Roman" w:cs="Times New Roman"/>
          <w:i w:val="0"/>
          <w:iCs w:val="0"/>
          <w:sz w:val="28"/>
          <w:szCs w:val="28"/>
          <w:vertAlign w:val="superscript"/>
          <w:rtl w:val="0"/>
        </w:rPr>
        <w:t xml:space="preserve"> 1 </w:t>
      </w:r>
      <w:r>
        <w:rPr>
          <w:rFonts w:hint="default" w:ascii="Times New Roman" w:hAnsi="Times New Roman" w:eastAsia="Times New Roman" w:cs="Times New Roman"/>
          <w:i w:val="0"/>
          <w:iCs w:val="0"/>
          <w:sz w:val="28"/>
          <w:szCs w:val="28"/>
          <w:rtl w:val="0"/>
        </w:rPr>
        <w:t>model. These models serve to validate the reasonableness of the portfolio following predictions and to provide a quantitative lens for enhancing the quality of investment decisions</w:t>
      </w:r>
    </w:p>
    <w:p w14:paraId="0000036F">
      <w:pPr>
        <w:pStyle w:val="3"/>
        <w:spacing w:line="360" w:lineRule="auto"/>
        <w:jc w:val="both"/>
        <w:rPr>
          <w:rFonts w:hint="default" w:ascii="Times New Roman" w:hAnsi="Times New Roman" w:eastAsia="Times New Roman" w:cs="Times New Roman"/>
          <w:i w:val="0"/>
          <w:iCs w:val="0"/>
          <w:sz w:val="28"/>
          <w:szCs w:val="28"/>
        </w:rPr>
      </w:pPr>
      <w:bookmarkStart w:id="52" w:name="_Toc16415"/>
      <w:r>
        <w:rPr>
          <w:rFonts w:hint="default" w:ascii="Times New Roman" w:hAnsi="Times New Roman" w:eastAsia="Times New Roman" w:cs="Times New Roman"/>
          <w:i w:val="0"/>
          <w:iCs w:val="0"/>
          <w:sz w:val="28"/>
          <w:szCs w:val="28"/>
          <w:rtl w:val="0"/>
        </w:rPr>
        <w:t>A. Research Questions and Objectives Based on Collected Data</w:t>
      </w:r>
      <w:bookmarkEnd w:id="52"/>
    </w:p>
    <w:p w14:paraId="00000370">
      <w:pPr>
        <w:pStyle w:val="4"/>
        <w:spacing w:line="360" w:lineRule="auto"/>
        <w:jc w:val="both"/>
        <w:rPr>
          <w:rFonts w:hint="default" w:ascii="Times New Roman" w:hAnsi="Times New Roman" w:eastAsia="Times New Roman" w:cs="Times New Roman"/>
          <w:i w:val="0"/>
          <w:iCs w:val="0"/>
          <w:sz w:val="28"/>
          <w:szCs w:val="28"/>
        </w:rPr>
      </w:pPr>
      <w:bookmarkStart w:id="53" w:name="_Toc27191"/>
      <w:r>
        <w:rPr>
          <w:rFonts w:hint="default" w:ascii="Times New Roman" w:hAnsi="Times New Roman" w:eastAsia="Times New Roman" w:cs="Times New Roman"/>
          <w:i w:val="0"/>
          <w:iCs w:val="0"/>
          <w:sz w:val="28"/>
          <w:szCs w:val="28"/>
          <w:rtl w:val="0"/>
        </w:rPr>
        <w:t>1. Research Questions and Objectives</w:t>
      </w:r>
      <w:bookmarkEnd w:id="53"/>
    </w:p>
    <w:p w14:paraId="00000371">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study seeks to develop a sophisticated investment decision support framework by integrating cutting-edge machine learning techniques with established quantitative finance models. The implementation follows a complete pipeline, encompassing data acquisition, processing and standardization, feature generation, model training, and the delivery of predictive insights via an API.</w:t>
      </w:r>
    </w:p>
    <w:p w14:paraId="00000372">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 response to increasingly turbulent financial markets characterized by numerous non-linear influences, the application of machine learning in financial forecasting has emerged as a critical area of research. This work aims to construct an intelligent system for investment prediction and evaluation, blending technical data, market information, and quantitative financial models to empower investors in making more informed choices.</w:t>
      </w:r>
    </w:p>
    <w:p w14:paraId="00000373">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Specifically, this research pursues three primary goals:</w:t>
      </w:r>
    </w:p>
    <w:p w14:paraId="00000374">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(1) To forecast whether stock prices will rise or fall in the upcoming week (Up/Down prediction), enabling investors to proactively manage short-term strategies. </w:t>
      </w:r>
    </w:p>
    <w:p w14:paraId="00000375">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(2) To identify instances of price bubbles at an early stage, with the aim of mitigating risks associated with unsustainable market surges and potential sharp corrections. </w:t>
      </w:r>
    </w:p>
    <w:p w14:paraId="00000376">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(3) To assess the effectiveness of investments and the level of portfolio risk using multi-factor models such as CAPM, Fama-French 3-factor, Carhart 4-factor, and Fama-French 5-factor, thereby providing a quantitative and practical validation of the system's predictive accuracy.</w:t>
      </w:r>
    </w:p>
    <w:p w14:paraId="00000377">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Stemming from these objectives, the research team formulates the following specific inquiries:</w:t>
      </w:r>
    </w:p>
    <w:p w14:paraId="00000378">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(1) Do advanced machine learning models (like LSTM and Transformer networks) offer superior predictive accuracy in forecasting market trends compared to conventional models such as logistic regression? </w:t>
      </w:r>
    </w:p>
    <w:p w14:paraId="00000379">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(2) Does the integration of technical data, macroeconomic indicators, and time series validation outcomes enhance the capability to detect price bubbles relative to approaches relying on isolated factors? </w:t>
      </w:r>
    </w:p>
    <w:p w14:paraId="0000037A">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(3) Can the investment performance of a portfolio constructed based on machine learning model predictions be clearly substantiated through quantitative metrics like alpha (excess return) and beta (risk exposure) derived from multi-factor models?</w:t>
      </w:r>
    </w:p>
    <w:p w14:paraId="0000037B">
      <w:pPr>
        <w:pStyle w:val="4"/>
        <w:spacing w:line="360" w:lineRule="auto"/>
        <w:jc w:val="both"/>
        <w:rPr>
          <w:rFonts w:hint="default" w:ascii="Times New Roman" w:hAnsi="Times New Roman" w:eastAsia="Times New Roman" w:cs="Times New Roman"/>
          <w:i w:val="0"/>
          <w:iCs w:val="0"/>
          <w:sz w:val="28"/>
          <w:szCs w:val="28"/>
        </w:rPr>
      </w:pPr>
      <w:bookmarkStart w:id="54" w:name="_Toc26406"/>
      <w:r>
        <w:rPr>
          <w:rFonts w:hint="default" w:ascii="Times New Roman" w:hAnsi="Times New Roman" w:eastAsia="Times New Roman" w:cs="Times New Roman"/>
          <w:i w:val="0"/>
          <w:iCs w:val="0"/>
          <w:sz w:val="28"/>
          <w:szCs w:val="28"/>
          <w:rtl w:val="0"/>
        </w:rPr>
        <w:t>2. Data Collection and Preprocessing</w:t>
      </w:r>
      <w:bookmarkEnd w:id="54"/>
    </w:p>
    <w:p w14:paraId="0000037C">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Input data is the core component in building financial market forecasting models. In this research, data is collected from two main sources: the SSI securities trading platform and the Global Factor Data system. The collection process is systematic, ensuring comprehensive market coverage and the historical depth necessary for machine learning and quantitative finance models.</w:t>
      </w:r>
    </w:p>
    <w:p w14:paraId="0000037D">
      <w:pPr>
        <w:pStyle w:val="5"/>
        <w:spacing w:line="360" w:lineRule="auto"/>
        <w:jc w:val="both"/>
        <w:rPr>
          <w:rFonts w:hint="default" w:ascii="Times New Roman" w:hAnsi="Times New Roman" w:eastAsia="Times New Roman" w:cs="Times New Roman"/>
          <w:i w:val="0"/>
          <w:iCs w:val="0"/>
          <w:sz w:val="28"/>
          <w:szCs w:val="28"/>
        </w:rPr>
      </w:pPr>
      <w:bookmarkStart w:id="55" w:name="_Toc20199"/>
      <w:r>
        <w:rPr>
          <w:rFonts w:hint="default" w:ascii="Times New Roman" w:hAnsi="Times New Roman" w:eastAsia="Times New Roman" w:cs="Times New Roman"/>
          <w:i w:val="0"/>
          <w:iCs w:val="0"/>
          <w:sz w:val="28"/>
          <w:szCs w:val="28"/>
          <w:rtl w:val="0"/>
        </w:rPr>
        <w:t>2.1. Collection</w:t>
      </w:r>
      <w:bookmarkEnd w:id="55"/>
    </w:p>
    <w:p w14:paraId="0000037E">
      <w:pPr>
        <w:pStyle w:val="6"/>
        <w:spacing w:line="360" w:lineRule="auto"/>
        <w:jc w:val="both"/>
        <w:rPr>
          <w:rFonts w:hint="default" w:ascii="Times New Roman" w:hAnsi="Times New Roman" w:eastAsia="Times New Roman" w:cs="Times New Roman"/>
          <w:i w:val="0"/>
          <w:iCs w:val="0"/>
          <w:sz w:val="28"/>
          <w:szCs w:val="28"/>
        </w:rPr>
      </w:pPr>
      <w:bookmarkStart w:id="56" w:name="_Toc19308"/>
      <w:r>
        <w:rPr>
          <w:rFonts w:hint="default" w:ascii="Times New Roman" w:hAnsi="Times New Roman" w:eastAsia="Times New Roman" w:cs="Times New Roman"/>
          <w:i w:val="0"/>
          <w:iCs w:val="0"/>
          <w:sz w:val="28"/>
          <w:szCs w:val="28"/>
          <w:rtl w:val="0"/>
        </w:rPr>
        <w:t>2.1.1. Stock Trading Data from SSI</w:t>
      </w:r>
      <w:bookmarkEnd w:id="56"/>
    </w:p>
    <w:p w14:paraId="0000037F">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first data source is collected from the SSI trading platform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"https://www.ssi.com.vn/"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sz w:val="28"/>
          <w:szCs w:val="28"/>
          <w:u w:val="single"/>
          <w:rtl w:val="0"/>
        </w:rPr>
        <w:t>https://www.ssi.com.vn/</w:t>
      </w:r>
      <w:r>
        <w:rPr>
          <w:rFonts w:hint="default" w:ascii="Times New Roman" w:hAnsi="Times New Roman" w:eastAsia="Times New Roman" w:cs="Times New Roman"/>
          <w:i w:val="0"/>
          <w:iCs w:val="0"/>
          <w:sz w:val="28"/>
          <w:szCs w:val="28"/>
          <w:u w:val="single"/>
          <w:rtl w:val="0"/>
        </w:rPr>
        <w:fldChar w:fldCharType="end"/>
      </w:r>
      <w:r>
        <w:rPr>
          <w:rFonts w:hint="default" w:ascii="Times New Roman" w:hAnsi="Times New Roman" w:eastAsia="Times New Roman" w:cs="Times New Roman"/>
          <w:i w:val="0"/>
          <w:iCs w:val="0"/>
          <w:sz w:val="28"/>
          <w:szCs w:val="28"/>
          <w:rtl w:val="0"/>
        </w:rPr>
        <w:t>), through a combination of API crawling and libraries that support communication with market data. The data includes historical trading information for 1631 stock codes listed on the Vietnamese stock market, with a time span from January 1, 2006, to April 11, 2025. The data is initially retrieved on a daily basis and then processed to create weekly and monthly datasets, serving different prediction objectives (short-term, medium-term).</w:t>
      </w:r>
    </w:p>
    <w:p w14:paraId="00000380">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IV.A.2.1.1. The original daily data.</w:t>
      </w:r>
    </w:p>
    <w:tbl>
      <w:tblPr>
        <w:tblStyle w:val="33"/>
        <w:tblpPr w:leftFromText="180" w:rightFromText="180" w:topFromText="180" w:bottomFromText="180" w:vertAnchor="text" w:tblpXSpec="left" w:tblpY="0"/>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0"/>
        <w:gridCol w:w="3000"/>
        <w:gridCol w:w="3000"/>
      </w:tblGrid>
      <w:tr w14:paraId="61F3B2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B7B7B7"/>
          </w:tcPr>
          <w:p w14:paraId="00000381">
            <w:pPr>
              <w:widowControl w:val="0"/>
              <w:spacing w:after="0" w:line="360" w:lineRule="auto"/>
              <w:jc w:val="both"/>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Variable Name</w:t>
            </w:r>
          </w:p>
        </w:tc>
        <w:tc>
          <w:tcPr>
            <w:shd w:val="clear" w:color="auto" w:fill="B7B7B7"/>
          </w:tcPr>
          <w:p w14:paraId="00000382">
            <w:pPr>
              <w:widowControl w:val="0"/>
              <w:spacing w:after="0" w:line="360" w:lineRule="auto"/>
              <w:jc w:val="both"/>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Description</w:t>
            </w:r>
          </w:p>
        </w:tc>
        <w:tc>
          <w:tcPr>
            <w:shd w:val="clear" w:color="auto" w:fill="B7B7B7"/>
          </w:tcPr>
          <w:p w14:paraId="00000383">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Data Type</w:t>
            </w:r>
          </w:p>
        </w:tc>
      </w:tr>
      <w:tr w14:paraId="65C6E1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84">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Ticker </w:t>
            </w:r>
          </w:p>
        </w:tc>
        <w:tc>
          <w:p w14:paraId="00000385">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Stock code</w:t>
            </w:r>
          </w:p>
        </w:tc>
        <w:tc>
          <w:p w14:paraId="00000386">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string</w:t>
            </w:r>
          </w:p>
        </w:tc>
      </w:tr>
      <w:tr w14:paraId="6C3370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87">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Date</w:t>
            </w:r>
          </w:p>
        </w:tc>
        <w:tc>
          <w:p w14:paraId="00000388">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Trading date</w:t>
            </w:r>
          </w:p>
        </w:tc>
        <w:tc>
          <w:p w14:paraId="00000389">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datetime</w:t>
            </w:r>
          </w:p>
        </w:tc>
      </w:tr>
      <w:tr w14:paraId="3BAB76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8A">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Open</w:t>
            </w:r>
          </w:p>
        </w:tc>
        <w:tc>
          <w:p w14:paraId="0000038B">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Opening price</w:t>
            </w:r>
          </w:p>
        </w:tc>
        <w:tc>
          <w:p w14:paraId="0000038C">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float</w:t>
            </w:r>
          </w:p>
        </w:tc>
      </w:tr>
      <w:tr w14:paraId="2AA174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8D">
            <w:pPr>
              <w:widowControl w:val="0"/>
              <w:spacing w:after="0" w:line="360" w:lineRule="auto"/>
              <w:jc w:val="both"/>
              <w:rPr>
                <w:rFonts w:hint="default" w:ascii="Times New Roman" w:hAnsi="Times New Roman" w:eastAsia="Times New Roman" w:cs="Times New Roman"/>
                <w:i w:val="0"/>
                <w:iCs w:val="0"/>
                <w:color w:val="FF00FF"/>
                <w:sz w:val="28"/>
                <w:szCs w:val="28"/>
              </w:rPr>
            </w:pPr>
            <w:r>
              <w:rPr>
                <w:rFonts w:hint="default" w:ascii="Times New Roman" w:hAnsi="Times New Roman" w:eastAsia="Times New Roman" w:cs="Times New Roman"/>
                <w:i w:val="0"/>
                <w:iCs w:val="0"/>
                <w:color w:val="FF00FF"/>
                <w:sz w:val="28"/>
                <w:szCs w:val="28"/>
                <w:rtl w:val="0"/>
              </w:rPr>
              <w:t>High</w:t>
            </w:r>
          </w:p>
        </w:tc>
        <w:tc>
          <w:p w14:paraId="0000038E">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Highest price</w:t>
            </w:r>
          </w:p>
        </w:tc>
        <w:tc>
          <w:p w14:paraId="0000038F">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float</w:t>
            </w:r>
          </w:p>
        </w:tc>
      </w:tr>
      <w:tr w14:paraId="3DEAE1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90">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w:t>
            </w:r>
          </w:p>
        </w:tc>
        <w:tc>
          <w:p w14:paraId="00000391">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Lowest price</w:t>
            </w:r>
          </w:p>
        </w:tc>
        <w:tc>
          <w:p w14:paraId="00000392">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float</w:t>
            </w:r>
          </w:p>
        </w:tc>
      </w:tr>
      <w:tr w14:paraId="4022E7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93">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Close</w:t>
            </w:r>
          </w:p>
        </w:tc>
        <w:tc>
          <w:p w14:paraId="00000394">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Closing price</w:t>
            </w:r>
          </w:p>
        </w:tc>
        <w:tc>
          <w:p w14:paraId="00000395">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float</w:t>
            </w:r>
          </w:p>
        </w:tc>
      </w:tr>
      <w:tr w14:paraId="6D8F6F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396">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Volume</w:t>
            </w:r>
          </w:p>
        </w:tc>
        <w:tc>
          <w:p w14:paraId="00000397">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Trading volume</w:t>
            </w:r>
          </w:p>
        </w:tc>
        <w:tc>
          <w:p w14:paraId="00000398">
            <w:pPr>
              <w:widowControl w:val="0"/>
              <w:spacing w:after="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int</w:t>
            </w:r>
          </w:p>
        </w:tc>
      </w:tr>
    </w:tbl>
    <w:p w14:paraId="00000399">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Starting from the original daily stock data, we used the Pandas library in Python to resample the time series to levels appropriate for each specific task, including weekly and monthly frequencies. This conversion resulted in two new datasets: stock_weekly_data and stock_monthly_data, aggregated as follows:</w:t>
      </w:r>
    </w:p>
    <w:p w14:paraId="0000039A">
      <w:pPr>
        <w:numPr>
          <w:ilvl w:val="0"/>
          <w:numId w:val="21"/>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Ticker remains unchanged.</w:t>
      </w:r>
    </w:p>
    <w:p w14:paraId="0000039B">
      <w:pPr>
        <w:numPr>
          <w:ilvl w:val="0"/>
          <w:numId w:val="2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Date is set to the first day of the corresponding week or month.</w:t>
      </w:r>
    </w:p>
    <w:p w14:paraId="0000039C">
      <w:pPr>
        <w:numPr>
          <w:ilvl w:val="0"/>
          <w:numId w:val="2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Open is taken as the opening price of the first trading session in the period.</w:t>
      </w:r>
    </w:p>
    <w:p w14:paraId="0000039D">
      <w:pPr>
        <w:numPr>
          <w:ilvl w:val="0"/>
          <w:numId w:val="2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High is the highest price recorded during the entire week/month.</w:t>
      </w:r>
    </w:p>
    <w:p w14:paraId="0000039E">
      <w:pPr>
        <w:numPr>
          <w:ilvl w:val="0"/>
          <w:numId w:val="2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 is the lowest price recorded.</w:t>
      </w:r>
    </w:p>
    <w:p w14:paraId="0000039F">
      <w:pPr>
        <w:numPr>
          <w:ilvl w:val="0"/>
          <w:numId w:val="2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Close is the closing price of the last trading session.</w:t>
      </w:r>
    </w:p>
    <w:p w14:paraId="000003A0">
      <w:pPr>
        <w:numPr>
          <w:ilvl w:val="0"/>
          <w:numId w:val="21"/>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Volume is the total trading volume over the entire period.</w:t>
      </w:r>
    </w:p>
    <w:p w14:paraId="000003A1">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aggregation serves two clear objectives in the study.</w:t>
      </w:r>
    </w:p>
    <w:p w14:paraId="000003A2">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Weekly data is used for the Up/Down trend prediction task, where short-term fluctuations are the focus.</w:t>
      </w:r>
    </w:p>
    <w:p w14:paraId="000003A3">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Conversely, monthly data is used for the Bubble Detection task, which requires a longer-term and more stable perspective to identify abnormal deviations between stock prices and their intrinsic values.</w:t>
      </w:r>
    </w:p>
    <w:p w14:paraId="000003A4">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data processing approach ensures the consistency of the time series and the reliability of technical indicators used as input features for the machine learning models.</w:t>
      </w:r>
    </w:p>
    <w:p w14:paraId="000003A5">
      <w:pPr>
        <w:pStyle w:val="6"/>
        <w:spacing w:line="360" w:lineRule="auto"/>
        <w:jc w:val="both"/>
        <w:rPr>
          <w:rFonts w:hint="default" w:ascii="Times New Roman" w:hAnsi="Times New Roman" w:eastAsia="Times New Roman" w:cs="Times New Roman"/>
          <w:i w:val="0"/>
          <w:iCs w:val="0"/>
          <w:sz w:val="28"/>
          <w:szCs w:val="28"/>
        </w:rPr>
      </w:pPr>
      <w:bookmarkStart w:id="57" w:name="_Toc3122"/>
      <w:r>
        <w:rPr>
          <w:rFonts w:hint="default" w:ascii="Times New Roman" w:hAnsi="Times New Roman" w:eastAsia="Times New Roman" w:cs="Times New Roman"/>
          <w:i w:val="0"/>
          <w:iCs w:val="0"/>
          <w:sz w:val="28"/>
          <w:szCs w:val="28"/>
          <w:rtl w:val="0"/>
        </w:rPr>
        <w:t>2.1.2. Macroeconomic Factor Data from Global Factor Data</w:t>
      </w:r>
      <w:bookmarkEnd w:id="57"/>
    </w:p>
    <w:p w14:paraId="000003A6">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second data source is </w:t>
      </w:r>
      <w:r>
        <w:rPr>
          <w:rFonts w:hint="default" w:ascii="Times New Roman" w:hAnsi="Times New Roman" w:eastAsia="Times New Roman" w:cs="Times New Roman"/>
          <w:i w:val="0"/>
          <w:iCs w:val="0"/>
          <w:color w:val="FF0000"/>
          <w:sz w:val="28"/>
          <w:szCs w:val="28"/>
          <w:rtl w:val="0"/>
        </w:rPr>
        <w:t>Global Factor Data (Jensen et al., 2023)</w:t>
      </w:r>
      <w:r>
        <w:rPr>
          <w:rFonts w:hint="default" w:ascii="Times New Roman" w:hAnsi="Times New Roman" w:eastAsia="Times New Roman" w:cs="Times New Roman"/>
          <w:i w:val="0"/>
          <w:iCs w:val="0"/>
          <w:sz w:val="28"/>
          <w:szCs w:val="28"/>
          <w:rtl w:val="0"/>
        </w:rPr>
        <w:t>, which is used to construct multi-factor financial quantitative models, serving the goal of evaluating portfolio performance and risk at a macro level. The data was collected from sources such as the Ken French Data Library, FRED, and several other financial data systems, aggregated through an internal data repository.</w:t>
      </w:r>
    </w:p>
    <w:p w14:paraId="000003A7">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collection period for the Global Factor Data spans from January 2020 to April 2025, with a monthly frequency. The dataset, named global_factor_data, includes the following variables:</w:t>
      </w:r>
    </w:p>
    <w:p w14:paraId="000003A8">
      <w:pPr>
        <w:spacing w:before="240" w:after="24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IV.A.2.1.2. Global Factor Data.</w:t>
      </w:r>
    </w:p>
    <w:tbl>
      <w:tblPr>
        <w:tblStyle w:val="34"/>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25"/>
        <w:gridCol w:w="4525"/>
      </w:tblGrid>
      <w:tr w14:paraId="33CBD6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B7B7B7"/>
            <w:tcMar>
              <w:top w:w="100" w:type="dxa"/>
              <w:left w:w="100" w:type="dxa"/>
              <w:bottom w:w="100" w:type="dxa"/>
              <w:right w:w="100" w:type="dxa"/>
            </w:tcMar>
            <w:vAlign w:val="center"/>
          </w:tcPr>
          <w:p w14:paraId="000003A9">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Variable Name</w:t>
            </w:r>
          </w:p>
        </w:tc>
        <w:tc>
          <w:tcPr>
            <w:shd w:val="clear" w:color="auto" w:fill="B7B7B7"/>
            <w:tcMar>
              <w:top w:w="100" w:type="dxa"/>
              <w:left w:w="100" w:type="dxa"/>
              <w:bottom w:w="100" w:type="dxa"/>
              <w:right w:w="100" w:type="dxa"/>
            </w:tcMar>
            <w:vAlign w:val="center"/>
          </w:tcPr>
          <w:p w14:paraId="000003AA">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Mô tả</w:t>
            </w:r>
          </w:p>
        </w:tc>
      </w:tr>
      <w:tr w14:paraId="0B5A6E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AB">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w:t>
            </w:r>
          </w:p>
        </w:tc>
        <w:tc>
          <w:tcPr>
            <w:shd w:val="clear" w:color="auto" w:fill="auto"/>
            <w:tcMar>
              <w:top w:w="100" w:type="dxa"/>
              <w:left w:w="100" w:type="dxa"/>
              <w:bottom w:w="100" w:type="dxa"/>
              <w:right w:w="100" w:type="dxa"/>
            </w:tcMar>
          </w:tcPr>
          <w:p w14:paraId="000003AC">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Month - Year</w:t>
            </w:r>
          </w:p>
        </w:tc>
      </w:tr>
      <w:tr w14:paraId="344FB1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AD">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Mkt</w:t>
            </w:r>
          </w:p>
        </w:tc>
        <w:tc>
          <w:tcPr>
            <w:shd w:val="clear" w:color="auto" w:fill="auto"/>
            <w:tcMar>
              <w:top w:w="100" w:type="dxa"/>
              <w:left w:w="100" w:type="dxa"/>
              <w:bottom w:w="100" w:type="dxa"/>
              <w:right w:w="100" w:type="dxa"/>
            </w:tcMar>
          </w:tcPr>
          <w:p w14:paraId="000003AE">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Market return</w:t>
            </w:r>
          </w:p>
        </w:tc>
      </w:tr>
      <w:tr w14:paraId="33E9C2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AF">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Rf</w:t>
            </w:r>
          </w:p>
        </w:tc>
        <w:tc>
          <w:tcPr>
            <w:shd w:val="clear" w:color="auto" w:fill="auto"/>
            <w:tcMar>
              <w:top w:w="100" w:type="dxa"/>
              <w:left w:w="100" w:type="dxa"/>
              <w:bottom w:w="100" w:type="dxa"/>
              <w:right w:w="100" w:type="dxa"/>
            </w:tcMar>
          </w:tcPr>
          <w:p w14:paraId="000003B0">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Risk-free rate</w:t>
            </w:r>
          </w:p>
        </w:tc>
      </w:tr>
      <w:tr w14:paraId="42E4C7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B1">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SMB</w:t>
            </w:r>
          </w:p>
        </w:tc>
        <w:tc>
          <w:tcPr>
            <w:shd w:val="clear" w:color="auto" w:fill="auto"/>
            <w:tcMar>
              <w:top w:w="100" w:type="dxa"/>
              <w:left w:w="100" w:type="dxa"/>
              <w:bottom w:w="100" w:type="dxa"/>
              <w:right w:w="100" w:type="dxa"/>
            </w:tcMar>
          </w:tcPr>
          <w:p w14:paraId="000003B2">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Size factor (Small Minus Big)</w:t>
            </w:r>
          </w:p>
        </w:tc>
      </w:tr>
      <w:tr w14:paraId="0996E1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B3">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HML</w:t>
            </w:r>
          </w:p>
        </w:tc>
        <w:tc>
          <w:tcPr>
            <w:shd w:val="clear" w:color="auto" w:fill="auto"/>
            <w:tcMar>
              <w:top w:w="100" w:type="dxa"/>
              <w:left w:w="100" w:type="dxa"/>
              <w:bottom w:w="100" w:type="dxa"/>
              <w:right w:w="100" w:type="dxa"/>
            </w:tcMar>
          </w:tcPr>
          <w:p w14:paraId="000003B4">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Value factor (High Minus Low)</w:t>
            </w:r>
          </w:p>
        </w:tc>
      </w:tr>
      <w:tr w14:paraId="400D2A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B5">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MOM</w:t>
            </w:r>
          </w:p>
        </w:tc>
        <w:tc>
          <w:tcPr>
            <w:shd w:val="clear" w:color="auto" w:fill="auto"/>
            <w:tcMar>
              <w:top w:w="100" w:type="dxa"/>
              <w:left w:w="100" w:type="dxa"/>
              <w:bottom w:w="100" w:type="dxa"/>
              <w:right w:w="100" w:type="dxa"/>
            </w:tcMar>
          </w:tcPr>
          <w:p w14:paraId="000003B6">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Momentum factor</w:t>
            </w:r>
          </w:p>
        </w:tc>
      </w:tr>
      <w:tr w14:paraId="58737E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B7">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RMW</w:t>
            </w:r>
          </w:p>
        </w:tc>
        <w:tc>
          <w:tcPr>
            <w:shd w:val="clear" w:color="auto" w:fill="auto"/>
            <w:tcMar>
              <w:top w:w="100" w:type="dxa"/>
              <w:left w:w="100" w:type="dxa"/>
              <w:bottom w:w="100" w:type="dxa"/>
              <w:right w:w="100" w:type="dxa"/>
            </w:tcMar>
          </w:tcPr>
          <w:p w14:paraId="000003B8">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Profitability factor (Robust Minus Weak)</w:t>
            </w:r>
          </w:p>
        </w:tc>
      </w:tr>
      <w:tr w14:paraId="66F7C1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3B9">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CMA</w:t>
            </w:r>
          </w:p>
        </w:tc>
        <w:tc>
          <w:tcPr>
            <w:shd w:val="clear" w:color="auto" w:fill="auto"/>
            <w:tcMar>
              <w:top w:w="100" w:type="dxa"/>
              <w:left w:w="100" w:type="dxa"/>
              <w:bottom w:w="100" w:type="dxa"/>
              <w:right w:w="100" w:type="dxa"/>
            </w:tcMar>
          </w:tcPr>
          <w:p w14:paraId="000003BA">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Investment factor (Conservative Minus Aggressive)</w:t>
            </w:r>
          </w:p>
        </w:tc>
      </w:tr>
    </w:tbl>
    <w:p w14:paraId="000003BB">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These variables are used to support portfolio valuation models such as CAPM, Fama-French 3-Factor, Carhart 4-Factor , and Fama-French 5-Factor, thereby enabling the evaluation of alpha and beta metrics for portfolios generated from the machine learning model's predictions (Carhart, 1997; Fama &amp; French, 1993, 2015; Sharpe, 1964).</w:t>
      </w:r>
    </w:p>
    <w:p w14:paraId="000003BC">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All collected and processed data is stored in standard CSV format, using commas (,) as delimiters, UTF-8 encoding, and saved within the internal system to serve subsequent preprocessing and model training steps.</w:t>
      </w:r>
    </w:p>
    <w:p w14:paraId="000003BD">
      <w:pPr>
        <w:pStyle w:val="5"/>
        <w:spacing w:line="360" w:lineRule="auto"/>
        <w:jc w:val="both"/>
        <w:rPr>
          <w:rFonts w:hint="default" w:ascii="Times New Roman" w:hAnsi="Times New Roman" w:eastAsia="Times New Roman" w:cs="Times New Roman"/>
          <w:i w:val="0"/>
          <w:iCs w:val="0"/>
          <w:sz w:val="28"/>
          <w:szCs w:val="28"/>
        </w:rPr>
      </w:pPr>
      <w:bookmarkStart w:id="58" w:name="_Toc29134"/>
      <w:r>
        <w:rPr>
          <w:rFonts w:hint="default" w:ascii="Times New Roman" w:hAnsi="Times New Roman" w:eastAsia="Times New Roman" w:cs="Times New Roman"/>
          <w:i w:val="0"/>
          <w:iCs w:val="0"/>
          <w:sz w:val="28"/>
          <w:szCs w:val="28"/>
          <w:rtl w:val="0"/>
        </w:rPr>
        <w:t>2.2. Data Processing</w:t>
      </w:r>
      <w:bookmarkEnd w:id="58"/>
    </w:p>
    <w:p w14:paraId="000003BE">
      <w:pPr>
        <w:pStyle w:val="6"/>
        <w:spacing w:line="360" w:lineRule="auto"/>
        <w:jc w:val="both"/>
        <w:rPr>
          <w:rFonts w:hint="default" w:ascii="Times New Roman" w:hAnsi="Times New Roman" w:eastAsia="Times New Roman" w:cs="Times New Roman"/>
          <w:i w:val="0"/>
          <w:iCs w:val="0"/>
          <w:sz w:val="28"/>
          <w:szCs w:val="28"/>
        </w:rPr>
      </w:pPr>
      <w:bookmarkStart w:id="59" w:name="_Toc10337"/>
      <w:r>
        <w:rPr>
          <w:rFonts w:hint="default" w:ascii="Times New Roman" w:hAnsi="Times New Roman" w:eastAsia="Times New Roman" w:cs="Times New Roman"/>
          <w:i w:val="0"/>
          <w:iCs w:val="0"/>
          <w:sz w:val="28"/>
          <w:szCs w:val="28"/>
          <w:rtl w:val="0"/>
        </w:rPr>
        <w:t>2.2.1. Data Processing Workflow for Up/Down Trend Prediction</w:t>
      </w:r>
      <w:bookmarkEnd w:id="59"/>
    </w:p>
    <w:p w14:paraId="000003BF">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original daily data was aggregated into weekly cycles to enable the model to better capture short-term market fluctuations. Only stocks with continuous data from </w:t>
      </w:r>
      <w:r>
        <w:rPr>
          <w:rFonts w:hint="default" w:ascii="Times New Roman" w:hAnsi="Times New Roman" w:eastAsia="Times New Roman" w:cs="Times New Roman"/>
          <w:b/>
          <w:i w:val="0"/>
          <w:iCs w:val="0"/>
          <w:sz w:val="28"/>
          <w:szCs w:val="28"/>
          <w:rtl w:val="0"/>
        </w:rPr>
        <w:t>January 6, 2013, to April 13, 2025</w:t>
      </w:r>
      <w:r>
        <w:rPr>
          <w:rFonts w:hint="default" w:ascii="Times New Roman" w:hAnsi="Times New Roman" w:eastAsia="Times New Roman" w:cs="Times New Roman"/>
          <w:i w:val="0"/>
          <w:iCs w:val="0"/>
          <w:sz w:val="28"/>
          <w:szCs w:val="28"/>
          <w:rtl w:val="0"/>
        </w:rPr>
        <w:t xml:space="preserve"> — corresponding to over 12 years of data — were retained.</w:t>
      </w:r>
    </w:p>
    <w:p w14:paraId="000003C0">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aggregation process involved standardizing:</w:t>
      </w:r>
    </w:p>
    <w:p w14:paraId="000003C1">
      <w:pPr>
        <w:numPr>
          <w:ilvl w:val="0"/>
          <w:numId w:val="22"/>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Opening prices at the beginning of the week,</w:t>
      </w:r>
    </w:p>
    <w:p w14:paraId="000003C2">
      <w:pPr>
        <w:numPr>
          <w:ilvl w:val="0"/>
          <w:numId w:val="2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Closing prices at the end of the week,</w:t>
      </w:r>
    </w:p>
    <w:p w14:paraId="000003C3">
      <w:pPr>
        <w:numPr>
          <w:ilvl w:val="0"/>
          <w:numId w:val="2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Highest and lowest prices during the week,</w:t>
      </w:r>
    </w:p>
    <w:p w14:paraId="000003C4">
      <w:pPr>
        <w:numPr>
          <w:ilvl w:val="0"/>
          <w:numId w:val="22"/>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Total weekly trading volume.</w:t>
      </w:r>
    </w:p>
    <w:p w14:paraId="000003C5">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From the standardized dataset, the research team extracted important technical features to serve as input for machine learning models, including:</w:t>
      </w:r>
    </w:p>
    <w:p w14:paraId="000003C6">
      <w:pPr>
        <w:numPr>
          <w:ilvl w:val="0"/>
          <w:numId w:val="23"/>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Weekly returns (ret),</w:t>
      </w:r>
    </w:p>
    <w:p w14:paraId="000003C7">
      <w:pPr>
        <w:numPr>
          <w:ilvl w:val="0"/>
          <w:numId w:val="2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Volatility,</w:t>
      </w:r>
    </w:p>
    <w:p w14:paraId="000003C8">
      <w:pPr>
        <w:numPr>
          <w:ilvl w:val="0"/>
          <w:numId w:val="2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Price fluctuation indicators</w:t>
      </w:r>
      <w:r>
        <w:rPr>
          <w:rFonts w:hint="default" w:ascii="Times New Roman" w:hAnsi="Times New Roman" w:eastAsia="Times New Roman" w:cs="Times New Roman"/>
          <w:i w:val="0"/>
          <w:iCs w:val="0"/>
          <w:sz w:val="28"/>
          <w:szCs w:val="28"/>
          <w:rtl w:val="0"/>
        </w:rPr>
        <w:t xml:space="preserve"> (HL, LO, SR, PM),</w:t>
      </w:r>
    </w:p>
    <w:p w14:paraId="000003C9">
      <w:pPr>
        <w:numPr>
          <w:ilvl w:val="0"/>
          <w:numId w:val="2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Maximum Drawdown (MDD),</w:t>
      </w:r>
    </w:p>
    <w:p w14:paraId="000003CA">
      <w:pPr>
        <w:numPr>
          <w:ilvl w:val="0"/>
          <w:numId w:val="23"/>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Average True Range (ATR)</w:t>
      </w:r>
      <w:r>
        <w:rPr>
          <w:rFonts w:hint="default" w:ascii="Times New Roman" w:hAnsi="Times New Roman" w:eastAsia="Times New Roman" w:cs="Times New Roman"/>
          <w:i w:val="0"/>
          <w:iCs w:val="0"/>
          <w:sz w:val="28"/>
          <w:szCs w:val="28"/>
          <w:rtl w:val="0"/>
        </w:rPr>
        <w:t xml:space="preserve"> for measuring true volatility.</w:t>
      </w:r>
    </w:p>
    <w:p w14:paraId="000003CB">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Additionally, the team calculated:</w:t>
      </w:r>
    </w:p>
    <w:p w14:paraId="000003CC">
      <w:pPr>
        <w:numPr>
          <w:ilvl w:val="0"/>
          <w:numId w:val="24"/>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TVV</w:t>
      </w:r>
      <w:r>
        <w:rPr>
          <w:rFonts w:hint="default" w:ascii="Times New Roman" w:hAnsi="Times New Roman" w:eastAsia="Times New Roman" w:cs="Times New Roman"/>
          <w:i w:val="0"/>
          <w:iCs w:val="0"/>
          <w:sz w:val="28"/>
          <w:szCs w:val="28"/>
          <w:rtl w:val="0"/>
        </w:rPr>
        <w:t xml:space="preserve"> (standard deviation of volume),</w:t>
      </w:r>
    </w:p>
    <w:p w14:paraId="000003CD">
      <w:pPr>
        <w:numPr>
          <w:ilvl w:val="0"/>
          <w:numId w:val="2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SK</w:t>
      </w:r>
      <w:r>
        <w:rPr>
          <w:rFonts w:hint="default" w:ascii="Times New Roman" w:hAnsi="Times New Roman" w:eastAsia="Times New Roman" w:cs="Times New Roman"/>
          <w:i w:val="0"/>
          <w:iCs w:val="0"/>
          <w:sz w:val="28"/>
          <w:szCs w:val="28"/>
          <w:rtl w:val="0"/>
        </w:rPr>
        <w:t xml:space="preserve"> (skewness of distribution),</w:t>
      </w:r>
    </w:p>
    <w:p w14:paraId="000003CE">
      <w:pPr>
        <w:numPr>
          <w:ilvl w:val="0"/>
          <w:numId w:val="2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Median_HL,</w:t>
      </w:r>
    </w:p>
    <w:p w14:paraId="000003CF">
      <w:pPr>
        <w:numPr>
          <w:ilvl w:val="0"/>
          <w:numId w:val="24"/>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Moving averages</w:t>
      </w:r>
      <w:r>
        <w:rPr>
          <w:rFonts w:hint="default" w:ascii="Times New Roman" w:hAnsi="Times New Roman" w:eastAsia="Times New Roman" w:cs="Times New Roman"/>
          <w:i w:val="0"/>
          <w:iCs w:val="0"/>
          <w:sz w:val="28"/>
          <w:szCs w:val="28"/>
          <w:rtl w:val="0"/>
        </w:rPr>
        <w:t xml:space="preserve"> (ma7_t, ma14_t, ma21_t) to describe trend behaviors.</w:t>
      </w:r>
    </w:p>
    <w:p w14:paraId="000003D0">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feature </w:t>
      </w:r>
      <w:r>
        <w:rPr>
          <w:rFonts w:hint="default" w:ascii="Times New Roman" w:hAnsi="Times New Roman" w:eastAsia="Times New Roman" w:cs="Times New Roman"/>
          <w:b/>
          <w:i w:val="0"/>
          <w:iCs w:val="0"/>
          <w:sz w:val="28"/>
          <w:szCs w:val="28"/>
          <w:rtl w:val="0"/>
        </w:rPr>
        <w:t>insec_t</w:t>
      </w:r>
      <w:r>
        <w:rPr>
          <w:rFonts w:hint="default" w:ascii="Times New Roman" w:hAnsi="Times New Roman" w:eastAsia="Times New Roman" w:cs="Times New Roman"/>
          <w:i w:val="0"/>
          <w:iCs w:val="0"/>
          <w:sz w:val="28"/>
          <w:szCs w:val="28"/>
          <w:rtl w:val="0"/>
        </w:rPr>
        <w:t xml:space="preserve"> was computed as the ratio of trading volume to price range, representing adjusted liquidity. Furthermore, the </w:t>
      </w:r>
      <w:r>
        <w:rPr>
          <w:rFonts w:hint="default" w:ascii="Times New Roman" w:hAnsi="Times New Roman" w:eastAsia="Times New Roman" w:cs="Times New Roman"/>
          <w:b/>
          <w:i w:val="0"/>
          <w:iCs w:val="0"/>
          <w:sz w:val="28"/>
          <w:szCs w:val="28"/>
          <w:rtl w:val="0"/>
        </w:rPr>
        <w:t>VNIndex</w:t>
      </w:r>
      <w:r>
        <w:rPr>
          <w:rFonts w:hint="default" w:ascii="Times New Roman" w:hAnsi="Times New Roman" w:eastAsia="Times New Roman" w:cs="Times New Roman"/>
          <w:i w:val="0"/>
          <w:iCs w:val="0"/>
          <w:sz w:val="28"/>
          <w:szCs w:val="28"/>
          <w:rtl w:val="0"/>
        </w:rPr>
        <w:t xml:space="preserve"> movement was incorporated through the feature </w:t>
      </w:r>
      <w:r>
        <w:rPr>
          <w:rFonts w:hint="default" w:ascii="Times New Roman" w:hAnsi="Times New Roman" w:eastAsia="Times New Roman" w:cs="Times New Roman"/>
          <w:b/>
          <w:i w:val="0"/>
          <w:iCs w:val="0"/>
          <w:sz w:val="28"/>
          <w:szCs w:val="28"/>
          <w:rtl w:val="0"/>
        </w:rPr>
        <w:t>vnipc_t</w:t>
      </w:r>
      <w:r>
        <w:rPr>
          <w:rFonts w:hint="default" w:ascii="Times New Roman" w:hAnsi="Times New Roman" w:eastAsia="Times New Roman" w:cs="Times New Roman"/>
          <w:i w:val="0"/>
          <w:iCs w:val="0"/>
          <w:sz w:val="28"/>
          <w:szCs w:val="28"/>
          <w:rtl w:val="0"/>
        </w:rPr>
        <w:t>, reflecting broader market fluctuations.</w:t>
      </w:r>
    </w:p>
    <w:p w14:paraId="000003D1">
      <w:pPr>
        <w:spacing w:before="240" w:after="240" w:line="360" w:lineRule="auto"/>
        <w:jc w:val="both"/>
        <w:rPr>
          <w:rFonts w:hint="default" w:ascii="Times New Roman" w:hAnsi="Times New Roman" w:eastAsia="Times New Roman" w:cs="Times New Roman"/>
          <w:b/>
          <w:i w:val="0"/>
          <w:iCs w:val="0"/>
          <w:color w:val="FF0000"/>
          <w:sz w:val="28"/>
          <w:szCs w:val="28"/>
        </w:rPr>
      </w:pPr>
      <w:r>
        <w:rPr>
          <w:rFonts w:hint="default" w:ascii="Times New Roman" w:hAnsi="Times New Roman" w:eastAsia="Times New Roman" w:cs="Times New Roman"/>
          <w:i w:val="0"/>
          <w:iCs w:val="0"/>
          <w:sz w:val="28"/>
          <w:szCs w:val="28"/>
          <w:rtl w:val="0"/>
        </w:rPr>
        <w:t xml:space="preserve">The full list of extracted features is presented in </w:t>
      </w:r>
      <w:r>
        <w:rPr>
          <w:rFonts w:hint="default" w:ascii="Times New Roman" w:hAnsi="Times New Roman" w:eastAsia="Times New Roman" w:cs="Times New Roman"/>
          <w:i w:val="0"/>
          <w:iCs w:val="0"/>
          <w:color w:val="FF0000"/>
          <w:sz w:val="28"/>
          <w:szCs w:val="28"/>
          <w:rtl w:val="0"/>
        </w:rPr>
        <w:t>Table IV.A.2.2.1.</w:t>
      </w:r>
    </w:p>
    <w:p w14:paraId="000003D2">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target label was assigned based on the return of the following week (</w:t>
      </w:r>
      <w:r>
        <w:rPr>
          <w:rFonts w:hint="default" w:ascii="Times New Roman" w:hAnsi="Times New Roman" w:eastAsia="Times New Roman" w:cs="Times New Roman"/>
          <w:b/>
          <w:i w:val="0"/>
          <w:iCs w:val="0"/>
          <w:sz w:val="28"/>
          <w:szCs w:val="28"/>
          <w:rtl w:val="0"/>
        </w:rPr>
        <w:t>fore_di_rt</w:t>
      </w:r>
      <w:r>
        <w:rPr>
          <w:rFonts w:hint="default" w:ascii="Times New Roman" w:hAnsi="Times New Roman" w:eastAsia="Times New Roman" w:cs="Times New Roman"/>
          <w:i w:val="0"/>
          <w:iCs w:val="0"/>
          <w:sz w:val="28"/>
          <w:szCs w:val="28"/>
          <w:rtl w:val="0"/>
        </w:rPr>
        <w:t>):</w:t>
      </w:r>
    </w:p>
    <w:p w14:paraId="000003D3">
      <w:pPr>
        <w:numPr>
          <w:ilvl w:val="0"/>
          <w:numId w:val="25"/>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If </w:t>
      </w:r>
      <w:r>
        <w:rPr>
          <w:rFonts w:hint="default" w:ascii="Times New Roman" w:hAnsi="Times New Roman" w:eastAsia="Gungsuh" w:cs="Times New Roman"/>
          <w:b/>
          <w:i w:val="0"/>
          <w:iCs w:val="0"/>
          <w:sz w:val="28"/>
          <w:szCs w:val="28"/>
          <w:rtl w:val="0"/>
        </w:rPr>
        <w:t>≥ 0</w:t>
      </w:r>
      <w:r>
        <w:rPr>
          <w:rFonts w:hint="default" w:ascii="Times New Roman" w:hAnsi="Times New Roman" w:eastAsia="Times New Roman" w:cs="Times New Roman"/>
          <w:i w:val="0"/>
          <w:iCs w:val="0"/>
          <w:sz w:val="28"/>
          <w:szCs w:val="28"/>
          <w:rtl w:val="0"/>
        </w:rPr>
        <w:t xml:space="preserve">, the label is </w:t>
      </w:r>
      <w:r>
        <w:rPr>
          <w:rFonts w:hint="default" w:ascii="Times New Roman" w:hAnsi="Times New Roman" w:eastAsia="Times New Roman" w:cs="Times New Roman"/>
          <w:b/>
          <w:i w:val="0"/>
          <w:iCs w:val="0"/>
          <w:sz w:val="28"/>
          <w:szCs w:val="28"/>
          <w:rtl w:val="0"/>
        </w:rPr>
        <w:t>1</w:t>
      </w:r>
      <w:r>
        <w:rPr>
          <w:rFonts w:hint="default" w:ascii="Times New Roman" w:hAnsi="Times New Roman" w:eastAsia="Times New Roman" w:cs="Times New Roman"/>
          <w:i w:val="0"/>
          <w:iCs w:val="0"/>
          <w:sz w:val="28"/>
          <w:szCs w:val="28"/>
          <w:rtl w:val="0"/>
        </w:rPr>
        <w:t xml:space="preserve"> (Up);</w:t>
      </w:r>
    </w:p>
    <w:p w14:paraId="000003D4">
      <w:pPr>
        <w:numPr>
          <w:ilvl w:val="0"/>
          <w:numId w:val="25"/>
        </w:numPr>
        <w:spacing w:line="360" w:lineRule="auto"/>
        <w:ind w:left="720" w:hanging="360"/>
        <w:jc w:val="both"/>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i w:val="0"/>
          <w:iCs w:val="0"/>
          <w:sz w:val="28"/>
          <w:szCs w:val="28"/>
          <w:rtl w:val="0"/>
        </w:rPr>
        <w:t xml:space="preserve">If </w:t>
      </w:r>
      <w:r>
        <w:rPr>
          <w:rFonts w:hint="default" w:ascii="Times New Roman" w:hAnsi="Times New Roman" w:eastAsia="Times New Roman" w:cs="Times New Roman"/>
          <w:b/>
          <w:i w:val="0"/>
          <w:iCs w:val="0"/>
          <w:sz w:val="28"/>
          <w:szCs w:val="28"/>
          <w:rtl w:val="0"/>
        </w:rPr>
        <w:t>&lt; 0</w:t>
      </w:r>
      <w:r>
        <w:rPr>
          <w:rFonts w:hint="default" w:ascii="Times New Roman" w:hAnsi="Times New Roman" w:eastAsia="Times New Roman" w:cs="Times New Roman"/>
          <w:i w:val="0"/>
          <w:iCs w:val="0"/>
          <w:sz w:val="28"/>
          <w:szCs w:val="28"/>
          <w:rtl w:val="0"/>
        </w:rPr>
        <w:t xml:space="preserve">, the label is </w:t>
      </w:r>
      <w:r>
        <w:rPr>
          <w:rFonts w:hint="default" w:ascii="Times New Roman" w:hAnsi="Times New Roman" w:eastAsia="Times New Roman" w:cs="Times New Roman"/>
          <w:b/>
          <w:i w:val="0"/>
          <w:iCs w:val="0"/>
          <w:sz w:val="28"/>
          <w:szCs w:val="28"/>
          <w:rtl w:val="0"/>
        </w:rPr>
        <w:t>0</w:t>
      </w:r>
      <w:r>
        <w:rPr>
          <w:rFonts w:hint="default" w:ascii="Times New Roman" w:hAnsi="Times New Roman" w:eastAsia="Times New Roman" w:cs="Times New Roman"/>
          <w:i w:val="0"/>
          <w:iCs w:val="0"/>
          <w:sz w:val="28"/>
          <w:szCs w:val="28"/>
          <w:rtl w:val="0"/>
        </w:rPr>
        <w:t xml:space="preserve"> (Down).</w:t>
      </w:r>
    </w:p>
    <w:p w14:paraId="000003D5">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IV.A.2.2.1.  Input Feature Table for the Up/Down Prediction Task.</w:t>
      </w:r>
    </w:p>
    <w:tbl>
      <w:tblPr>
        <w:tblStyle w:val="35"/>
        <w:tblW w:w="933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327"/>
        <w:gridCol w:w="3403"/>
        <w:gridCol w:w="3600"/>
      </w:tblGrid>
      <w:tr w14:paraId="685655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999999"/>
            <w:tcMar>
              <w:top w:w="100" w:type="dxa"/>
              <w:left w:w="100" w:type="dxa"/>
              <w:bottom w:w="100" w:type="dxa"/>
              <w:right w:w="100" w:type="dxa"/>
            </w:tcMar>
            <w:vAlign w:val="center"/>
          </w:tcPr>
          <w:p w14:paraId="000003D6">
            <w:pPr>
              <w:widowControl w:val="0"/>
              <w:spacing w:after="0" w:line="360" w:lineRule="auto"/>
              <w:ind w:right="1274"/>
              <w:jc w:val="center"/>
              <w:rPr>
                <w:rFonts w:hint="default"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rtl w:val="0"/>
              </w:rPr>
              <w:t>Feature</w:t>
            </w:r>
          </w:p>
        </w:tc>
        <w:tc>
          <w:tcPr>
            <w:shd w:val="clear" w:color="auto" w:fill="999999"/>
            <w:tcMar>
              <w:top w:w="100" w:type="dxa"/>
              <w:left w:w="100" w:type="dxa"/>
              <w:bottom w:w="100" w:type="dxa"/>
              <w:right w:w="100" w:type="dxa"/>
            </w:tcMar>
            <w:vAlign w:val="center"/>
          </w:tcPr>
          <w:p w14:paraId="000003D7">
            <w:pPr>
              <w:widowControl w:val="0"/>
              <w:spacing w:after="0" w:line="360" w:lineRule="auto"/>
              <w:ind w:right="1274"/>
              <w:jc w:val="center"/>
              <w:rPr>
                <w:rFonts w:hint="default"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rtl w:val="0"/>
              </w:rPr>
              <w:t>Description</w:t>
            </w:r>
          </w:p>
        </w:tc>
        <w:tc>
          <w:tcPr>
            <w:shd w:val="clear" w:color="auto" w:fill="999999"/>
            <w:tcMar>
              <w:top w:w="100" w:type="dxa"/>
              <w:left w:w="100" w:type="dxa"/>
              <w:bottom w:w="100" w:type="dxa"/>
              <w:right w:w="100" w:type="dxa"/>
            </w:tcMar>
            <w:vAlign w:val="center"/>
          </w:tcPr>
          <w:p w14:paraId="000003D8">
            <w:pPr>
              <w:widowControl w:val="0"/>
              <w:spacing w:after="0" w:line="360" w:lineRule="auto"/>
              <w:ind w:right="1274"/>
              <w:jc w:val="center"/>
              <w:rPr>
                <w:rFonts w:hint="default"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rtl w:val="0"/>
              </w:rPr>
              <w:t>Formula</w:t>
            </w:r>
          </w:p>
        </w:tc>
      </w:tr>
      <w:tr w14:paraId="287612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D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ret</w:t>
            </w:r>
          </w:p>
        </w:tc>
        <w:tc>
          <w:tcPr>
            <w:shd w:val="clear" w:color="auto" w:fill="auto"/>
            <w:tcMar>
              <w:top w:w="100" w:type="dxa"/>
              <w:left w:w="100" w:type="dxa"/>
              <w:bottom w:w="100" w:type="dxa"/>
              <w:right w:w="100" w:type="dxa"/>
            </w:tcMar>
          </w:tcPr>
          <w:p w14:paraId="000003D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Return</w:t>
            </w:r>
          </w:p>
        </w:tc>
        <w:tc>
          <w:tcPr>
            <w:shd w:val="clear" w:color="auto" w:fill="auto"/>
            <w:tcMar>
              <w:top w:w="100" w:type="dxa"/>
              <w:left w:w="100" w:type="dxa"/>
              <w:bottom w:w="100" w:type="dxa"/>
              <w:right w:w="100" w:type="dxa"/>
            </w:tcMar>
          </w:tcPr>
          <w:p w14:paraId="000003D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810385" cy="141605"/>
                  <wp:effectExtent l="0" t="0" r="0" b="0"/>
                  <wp:docPr id="263" name="image227.png" descr="wps"/>
                  <wp:cNvGraphicFramePr/>
                  <a:graphic xmlns:a="http://schemas.openxmlformats.org/drawingml/2006/main">
                    <a:graphicData uri="http://schemas.openxmlformats.org/drawingml/2006/picture">
                      <pic:pic xmlns:pic="http://schemas.openxmlformats.org/drawingml/2006/picture">
                        <pic:nvPicPr>
                          <pic:cNvPr id="263" name="image227.png" descr="wps"/>
                          <pic:cNvPicPr preferRelativeResize="0"/>
                        </pic:nvPicPr>
                        <pic:blipFill>
                          <a:blip r:embed="rId7"/>
                          <a:srcRect/>
                          <a:stretch>
                            <a:fillRect/>
                          </a:stretch>
                        </pic:blipFill>
                        <pic:spPr>
                          <a:xfrm>
                            <a:off x="0" y="0"/>
                            <a:ext cx="1810385" cy="141605"/>
                          </a:xfrm>
                          <a:prstGeom prst="rect">
                            <a:avLst/>
                          </a:prstGeom>
                        </pic:spPr>
                      </pic:pic>
                    </a:graphicData>
                  </a:graphic>
                </wp:inline>
              </w:drawing>
            </w:r>
          </w:p>
        </w:tc>
      </w:tr>
      <w:tr w14:paraId="6D832A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D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Volatility</w:t>
            </w:r>
          </w:p>
        </w:tc>
        <w:tc>
          <w:tcPr>
            <w:shd w:val="clear" w:color="auto" w:fill="auto"/>
            <w:tcMar>
              <w:top w:w="100" w:type="dxa"/>
              <w:left w:w="100" w:type="dxa"/>
              <w:bottom w:w="100" w:type="dxa"/>
              <w:right w:w="100" w:type="dxa"/>
            </w:tcMar>
          </w:tcPr>
          <w:p w14:paraId="000003D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Rolling Std of Return (5 weeks)</w:t>
            </w:r>
          </w:p>
        </w:tc>
        <w:tc>
          <w:tcPr>
            <w:shd w:val="clear" w:color="auto" w:fill="auto"/>
            <w:tcMar>
              <w:top w:w="100" w:type="dxa"/>
              <w:left w:w="100" w:type="dxa"/>
              <w:bottom w:w="100" w:type="dxa"/>
              <w:right w:w="100" w:type="dxa"/>
            </w:tcMar>
          </w:tcPr>
          <w:p w14:paraId="000003D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708025" cy="163830"/>
                  <wp:effectExtent l="0" t="0" r="0" b="0"/>
                  <wp:docPr id="80" name="image66.png" descr="wps"/>
                  <wp:cNvGraphicFramePr/>
                  <a:graphic xmlns:a="http://schemas.openxmlformats.org/drawingml/2006/main">
                    <a:graphicData uri="http://schemas.openxmlformats.org/drawingml/2006/picture">
                      <pic:pic xmlns:pic="http://schemas.openxmlformats.org/drawingml/2006/picture">
                        <pic:nvPicPr>
                          <pic:cNvPr id="80" name="image66.png" descr="wps"/>
                          <pic:cNvPicPr preferRelativeResize="0"/>
                        </pic:nvPicPr>
                        <pic:blipFill>
                          <a:blip r:embed="rId8"/>
                          <a:srcRect/>
                          <a:stretch>
                            <a:fillRect/>
                          </a:stretch>
                        </pic:blipFill>
                        <pic:spPr>
                          <a:xfrm>
                            <a:off x="0" y="0"/>
                            <a:ext cx="708025" cy="163830"/>
                          </a:xfrm>
                          <a:prstGeom prst="rect">
                            <a:avLst/>
                          </a:prstGeom>
                        </pic:spPr>
                      </pic:pic>
                    </a:graphicData>
                  </a:graphic>
                </wp:inline>
              </w:drawing>
            </w:r>
          </w:p>
        </w:tc>
      </w:tr>
      <w:tr w14:paraId="0055B0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DF">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HL</w:t>
            </w:r>
          </w:p>
        </w:tc>
        <w:tc>
          <w:tcPr>
            <w:shd w:val="clear" w:color="auto" w:fill="auto"/>
            <w:tcMar>
              <w:top w:w="100" w:type="dxa"/>
              <w:left w:w="100" w:type="dxa"/>
              <w:bottom w:w="100" w:type="dxa"/>
              <w:right w:w="100" w:type="dxa"/>
            </w:tcMar>
          </w:tcPr>
          <w:p w14:paraId="000003E0">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High - Low</w:t>
            </w:r>
          </w:p>
        </w:tc>
        <w:tc>
          <w:tcPr>
            <w:shd w:val="clear" w:color="auto" w:fill="auto"/>
            <w:tcMar>
              <w:top w:w="100" w:type="dxa"/>
              <w:left w:w="100" w:type="dxa"/>
              <w:bottom w:w="100" w:type="dxa"/>
              <w:right w:w="100" w:type="dxa"/>
            </w:tcMar>
          </w:tcPr>
          <w:p w14:paraId="000003E1">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861695" cy="127635"/>
                  <wp:effectExtent l="0" t="0" r="0" b="0"/>
                  <wp:docPr id="254" name="image165.png" descr="wps"/>
                  <wp:cNvGraphicFramePr/>
                  <a:graphic xmlns:a="http://schemas.openxmlformats.org/drawingml/2006/main">
                    <a:graphicData uri="http://schemas.openxmlformats.org/drawingml/2006/picture">
                      <pic:pic xmlns:pic="http://schemas.openxmlformats.org/drawingml/2006/picture">
                        <pic:nvPicPr>
                          <pic:cNvPr id="254" name="image165.png" descr="wps"/>
                          <pic:cNvPicPr preferRelativeResize="0"/>
                        </pic:nvPicPr>
                        <pic:blipFill>
                          <a:blip r:embed="rId9"/>
                          <a:srcRect/>
                          <a:stretch>
                            <a:fillRect/>
                          </a:stretch>
                        </pic:blipFill>
                        <pic:spPr>
                          <a:xfrm>
                            <a:off x="0" y="0"/>
                            <a:ext cx="861695" cy="127635"/>
                          </a:xfrm>
                          <a:prstGeom prst="rect">
                            <a:avLst/>
                          </a:prstGeom>
                        </pic:spPr>
                      </pic:pic>
                    </a:graphicData>
                  </a:graphic>
                </wp:inline>
              </w:drawing>
            </w:r>
          </w:p>
        </w:tc>
      </w:tr>
      <w:tr w14:paraId="7768D9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E2">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LO</w:t>
            </w:r>
          </w:p>
        </w:tc>
        <w:tc>
          <w:tcPr>
            <w:shd w:val="clear" w:color="auto" w:fill="auto"/>
            <w:tcMar>
              <w:top w:w="100" w:type="dxa"/>
              <w:left w:w="100" w:type="dxa"/>
              <w:bottom w:w="100" w:type="dxa"/>
              <w:right w:w="100" w:type="dxa"/>
            </w:tcMar>
          </w:tcPr>
          <w:p w14:paraId="000003E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Low - Open</w:t>
            </w:r>
          </w:p>
        </w:tc>
        <w:tc>
          <w:tcPr>
            <w:shd w:val="clear" w:color="auto" w:fill="auto"/>
            <w:tcMar>
              <w:top w:w="100" w:type="dxa"/>
              <w:left w:w="100" w:type="dxa"/>
              <w:bottom w:w="100" w:type="dxa"/>
              <w:right w:w="100" w:type="dxa"/>
            </w:tcMar>
          </w:tcPr>
          <w:p w14:paraId="000003E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923925" cy="127000"/>
                  <wp:effectExtent l="0" t="0" r="0" b="0"/>
                  <wp:docPr id="74" name="image68.png" descr="wps"/>
                  <wp:cNvGraphicFramePr/>
                  <a:graphic xmlns:a="http://schemas.openxmlformats.org/drawingml/2006/main">
                    <a:graphicData uri="http://schemas.openxmlformats.org/drawingml/2006/picture">
                      <pic:pic xmlns:pic="http://schemas.openxmlformats.org/drawingml/2006/picture">
                        <pic:nvPicPr>
                          <pic:cNvPr id="74" name="image68.png" descr="wps"/>
                          <pic:cNvPicPr preferRelativeResize="0"/>
                        </pic:nvPicPr>
                        <pic:blipFill>
                          <a:blip r:embed="rId10"/>
                          <a:srcRect/>
                          <a:stretch>
                            <a:fillRect/>
                          </a:stretch>
                        </pic:blipFill>
                        <pic:spPr>
                          <a:xfrm>
                            <a:off x="0" y="0"/>
                            <a:ext cx="923925" cy="127000"/>
                          </a:xfrm>
                          <a:prstGeom prst="rect">
                            <a:avLst/>
                          </a:prstGeom>
                        </pic:spPr>
                      </pic:pic>
                    </a:graphicData>
                  </a:graphic>
                </wp:inline>
              </w:drawing>
            </w:r>
          </w:p>
        </w:tc>
      </w:tr>
      <w:tr w14:paraId="1375C4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E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SR</w:t>
            </w:r>
          </w:p>
        </w:tc>
        <w:tc>
          <w:tcPr>
            <w:shd w:val="clear" w:color="auto" w:fill="auto"/>
            <w:tcMar>
              <w:top w:w="100" w:type="dxa"/>
              <w:left w:w="100" w:type="dxa"/>
              <w:bottom w:w="100" w:type="dxa"/>
              <w:right w:w="100" w:type="dxa"/>
            </w:tcMar>
          </w:tcPr>
          <w:p w14:paraId="000003E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Close - Open</w:t>
            </w:r>
          </w:p>
        </w:tc>
        <w:tc>
          <w:tcPr>
            <w:shd w:val="clear" w:color="auto" w:fill="auto"/>
            <w:tcMar>
              <w:top w:w="100" w:type="dxa"/>
              <w:left w:w="100" w:type="dxa"/>
              <w:bottom w:w="100" w:type="dxa"/>
              <w:right w:w="100" w:type="dxa"/>
            </w:tcMar>
          </w:tcPr>
          <w:p w14:paraId="000003E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961390" cy="128905"/>
                  <wp:effectExtent l="0" t="0" r="0" b="0"/>
                  <wp:docPr id="30" name="image17.png" descr="wps"/>
                  <wp:cNvGraphicFramePr/>
                  <a:graphic xmlns:a="http://schemas.openxmlformats.org/drawingml/2006/main">
                    <a:graphicData uri="http://schemas.openxmlformats.org/drawingml/2006/picture">
                      <pic:pic xmlns:pic="http://schemas.openxmlformats.org/drawingml/2006/picture">
                        <pic:nvPicPr>
                          <pic:cNvPr id="30" name="image17.png" descr="wps"/>
                          <pic:cNvPicPr preferRelativeResize="0"/>
                        </pic:nvPicPr>
                        <pic:blipFill>
                          <a:blip r:embed="rId11"/>
                          <a:srcRect/>
                          <a:stretch>
                            <a:fillRect/>
                          </a:stretch>
                        </pic:blipFill>
                        <pic:spPr>
                          <a:xfrm>
                            <a:off x="0" y="0"/>
                            <a:ext cx="961390" cy="128905"/>
                          </a:xfrm>
                          <a:prstGeom prst="rect">
                            <a:avLst/>
                          </a:prstGeom>
                        </pic:spPr>
                      </pic:pic>
                    </a:graphicData>
                  </a:graphic>
                </wp:inline>
              </w:drawing>
            </w:r>
          </w:p>
        </w:tc>
      </w:tr>
      <w:tr w14:paraId="24C446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E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PM</w:t>
            </w:r>
          </w:p>
        </w:tc>
        <w:tc>
          <w:tcPr>
            <w:shd w:val="clear" w:color="auto" w:fill="auto"/>
            <w:tcMar>
              <w:top w:w="100" w:type="dxa"/>
              <w:left w:w="100" w:type="dxa"/>
              <w:bottom w:w="100" w:type="dxa"/>
              <w:right w:w="100" w:type="dxa"/>
            </w:tcMar>
          </w:tcPr>
          <w:p w14:paraId="000003E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Price Midpoint</w:t>
            </w:r>
          </w:p>
        </w:tc>
        <w:tc>
          <w:tcPr>
            <w:shd w:val="clear" w:color="auto" w:fill="auto"/>
            <w:tcMar>
              <w:top w:w="100" w:type="dxa"/>
              <w:left w:w="100" w:type="dxa"/>
              <w:bottom w:w="100" w:type="dxa"/>
              <w:right w:w="100" w:type="dxa"/>
            </w:tcMar>
          </w:tcPr>
          <w:p w14:paraId="000003E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96975" cy="154305"/>
                  <wp:effectExtent l="0" t="0" r="0" b="0"/>
                  <wp:docPr id="259" name="image15.png" descr="C:/Users/A-Q-HNB/AppData/Local/Temp/wps.UKHvILwps"/>
                  <wp:cNvGraphicFramePr/>
                  <a:graphic xmlns:a="http://schemas.openxmlformats.org/drawingml/2006/main">
                    <a:graphicData uri="http://schemas.openxmlformats.org/drawingml/2006/picture">
                      <pic:pic xmlns:pic="http://schemas.openxmlformats.org/drawingml/2006/picture">
                        <pic:nvPicPr>
                          <pic:cNvPr id="259" name="image15.png" descr="C:/Users/A-Q-HNB/AppData/Local/Temp/wps.UKHvILwps"/>
                          <pic:cNvPicPr preferRelativeResize="0"/>
                        </pic:nvPicPr>
                        <pic:blipFill>
                          <a:blip r:embed="rId12"/>
                          <a:srcRect/>
                          <a:stretch>
                            <a:fillRect/>
                          </a:stretch>
                        </pic:blipFill>
                        <pic:spPr>
                          <a:xfrm>
                            <a:off x="0" y="0"/>
                            <a:ext cx="1196975" cy="154305"/>
                          </a:xfrm>
                          <a:prstGeom prst="rect">
                            <a:avLst/>
                          </a:prstGeom>
                        </pic:spPr>
                      </pic:pic>
                    </a:graphicData>
                  </a:graphic>
                </wp:inline>
              </w:drawing>
            </w:r>
          </w:p>
        </w:tc>
      </w:tr>
      <w:tr w14:paraId="312BC2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E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MDD</w:t>
            </w:r>
          </w:p>
        </w:tc>
        <w:tc>
          <w:tcPr>
            <w:shd w:val="clear" w:color="auto" w:fill="auto"/>
            <w:tcMar>
              <w:top w:w="100" w:type="dxa"/>
              <w:left w:w="100" w:type="dxa"/>
              <w:bottom w:w="100" w:type="dxa"/>
              <w:right w:w="100" w:type="dxa"/>
            </w:tcMar>
          </w:tcPr>
          <w:p w14:paraId="000003E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Max Drawdown</w:t>
            </w:r>
          </w:p>
        </w:tc>
        <w:tc>
          <w:tcPr>
            <w:shd w:val="clear" w:color="auto" w:fill="auto"/>
            <w:tcMar>
              <w:top w:w="100" w:type="dxa"/>
              <w:left w:w="100" w:type="dxa"/>
              <w:bottom w:w="100" w:type="dxa"/>
              <w:right w:w="100" w:type="dxa"/>
            </w:tcMar>
          </w:tcPr>
          <w:p w14:paraId="000003E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584325" cy="142240"/>
                  <wp:effectExtent l="0" t="0" r="0" b="0"/>
                  <wp:docPr id="186" name="image151.png" descr="wps"/>
                  <wp:cNvGraphicFramePr/>
                  <a:graphic xmlns:a="http://schemas.openxmlformats.org/drawingml/2006/main">
                    <a:graphicData uri="http://schemas.openxmlformats.org/drawingml/2006/picture">
                      <pic:pic xmlns:pic="http://schemas.openxmlformats.org/drawingml/2006/picture">
                        <pic:nvPicPr>
                          <pic:cNvPr id="186" name="image151.png" descr="wps"/>
                          <pic:cNvPicPr preferRelativeResize="0"/>
                        </pic:nvPicPr>
                        <pic:blipFill>
                          <a:blip r:embed="rId13"/>
                          <a:srcRect/>
                          <a:stretch>
                            <a:fillRect/>
                          </a:stretch>
                        </pic:blipFill>
                        <pic:spPr>
                          <a:xfrm>
                            <a:off x="0" y="0"/>
                            <a:ext cx="1584325" cy="142240"/>
                          </a:xfrm>
                          <a:prstGeom prst="rect">
                            <a:avLst/>
                          </a:prstGeom>
                        </pic:spPr>
                      </pic:pic>
                    </a:graphicData>
                  </a:graphic>
                </wp:inline>
              </w:drawing>
            </w:r>
          </w:p>
        </w:tc>
      </w:tr>
      <w:tr w14:paraId="5FAA2E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E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TVW</w:t>
            </w:r>
          </w:p>
        </w:tc>
        <w:tc>
          <w:tcPr>
            <w:shd w:val="clear" w:color="auto" w:fill="auto"/>
            <w:tcMar>
              <w:top w:w="100" w:type="dxa"/>
              <w:left w:w="100" w:type="dxa"/>
              <w:bottom w:w="100" w:type="dxa"/>
              <w:right w:w="100" w:type="dxa"/>
            </w:tcMar>
          </w:tcPr>
          <w:p w14:paraId="000003EF">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Volume Std (5 weeks)</w:t>
            </w:r>
          </w:p>
        </w:tc>
        <w:tc>
          <w:tcPr>
            <w:shd w:val="clear" w:color="auto" w:fill="auto"/>
            <w:tcMar>
              <w:top w:w="100" w:type="dxa"/>
              <w:left w:w="100" w:type="dxa"/>
              <w:bottom w:w="100" w:type="dxa"/>
              <w:right w:w="100" w:type="dxa"/>
            </w:tcMar>
          </w:tcPr>
          <w:p w14:paraId="000003F0">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074420" cy="166370"/>
                  <wp:effectExtent l="0" t="0" r="0" b="0"/>
                  <wp:docPr id="244" name="image201.png" descr="C:/Users/A-Q-HNB/AppData/Local/Temp/wps.wLoXxXwps"/>
                  <wp:cNvGraphicFramePr/>
                  <a:graphic xmlns:a="http://schemas.openxmlformats.org/drawingml/2006/main">
                    <a:graphicData uri="http://schemas.openxmlformats.org/drawingml/2006/picture">
                      <pic:pic xmlns:pic="http://schemas.openxmlformats.org/drawingml/2006/picture">
                        <pic:nvPicPr>
                          <pic:cNvPr id="244" name="image201.png" descr="C:/Users/A-Q-HNB/AppData/Local/Temp/wps.wLoXxXwps"/>
                          <pic:cNvPicPr preferRelativeResize="0"/>
                        </pic:nvPicPr>
                        <pic:blipFill>
                          <a:blip r:embed="rId14"/>
                          <a:srcRect/>
                          <a:stretch>
                            <a:fillRect/>
                          </a:stretch>
                        </pic:blipFill>
                        <pic:spPr>
                          <a:xfrm>
                            <a:off x="0" y="0"/>
                            <a:ext cx="1074431" cy="166697"/>
                          </a:xfrm>
                          <a:prstGeom prst="rect">
                            <a:avLst/>
                          </a:prstGeom>
                        </pic:spPr>
                      </pic:pic>
                    </a:graphicData>
                  </a:graphic>
                </wp:inline>
              </w:drawing>
            </w:r>
          </w:p>
        </w:tc>
      </w:tr>
      <w:tr w14:paraId="18A713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F1">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ATR</w:t>
            </w:r>
          </w:p>
        </w:tc>
        <w:tc>
          <w:tcPr>
            <w:shd w:val="clear" w:color="auto" w:fill="auto"/>
            <w:tcMar>
              <w:top w:w="100" w:type="dxa"/>
              <w:left w:w="100" w:type="dxa"/>
              <w:bottom w:w="100" w:type="dxa"/>
              <w:right w:w="100" w:type="dxa"/>
            </w:tcMar>
          </w:tcPr>
          <w:p w14:paraId="000003F2">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Average True Range</w:t>
            </w:r>
          </w:p>
        </w:tc>
        <w:tc>
          <w:tcPr>
            <w:shd w:val="clear" w:color="auto" w:fill="auto"/>
            <w:tcMar>
              <w:top w:w="100" w:type="dxa"/>
              <w:left w:w="100" w:type="dxa"/>
              <w:bottom w:w="100" w:type="dxa"/>
              <w:right w:w="100" w:type="dxa"/>
            </w:tcMar>
          </w:tcPr>
          <w:p w14:paraId="000003F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666115" cy="138430"/>
                  <wp:effectExtent l="0" t="0" r="0" b="0"/>
                  <wp:docPr id="119" name="image94.png" descr="wps"/>
                  <wp:cNvGraphicFramePr/>
                  <a:graphic xmlns:a="http://schemas.openxmlformats.org/drawingml/2006/main">
                    <a:graphicData uri="http://schemas.openxmlformats.org/drawingml/2006/picture">
                      <pic:pic xmlns:pic="http://schemas.openxmlformats.org/drawingml/2006/picture">
                        <pic:nvPicPr>
                          <pic:cNvPr id="119" name="image94.png" descr="wps"/>
                          <pic:cNvPicPr preferRelativeResize="0"/>
                        </pic:nvPicPr>
                        <pic:blipFill>
                          <a:blip r:embed="rId15"/>
                          <a:srcRect/>
                          <a:stretch>
                            <a:fillRect/>
                          </a:stretch>
                        </pic:blipFill>
                        <pic:spPr>
                          <a:xfrm>
                            <a:off x="0" y="0"/>
                            <a:ext cx="666115" cy="138430"/>
                          </a:xfrm>
                          <a:prstGeom prst="rect">
                            <a:avLst/>
                          </a:prstGeom>
                        </pic:spPr>
                      </pic:pic>
                    </a:graphicData>
                  </a:graphic>
                </wp:inline>
              </w:drawing>
            </w:r>
          </w:p>
        </w:tc>
      </w:tr>
      <w:tr w14:paraId="476B90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F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SK</w:t>
            </w:r>
          </w:p>
        </w:tc>
        <w:tc>
          <w:tcPr>
            <w:shd w:val="clear" w:color="auto" w:fill="auto"/>
            <w:tcMar>
              <w:top w:w="100" w:type="dxa"/>
              <w:left w:w="100" w:type="dxa"/>
              <w:bottom w:w="100" w:type="dxa"/>
              <w:right w:w="100" w:type="dxa"/>
            </w:tcMar>
          </w:tcPr>
          <w:p w14:paraId="000003F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Skewness (5 weeks)</w:t>
            </w:r>
          </w:p>
        </w:tc>
        <w:tc>
          <w:tcPr>
            <w:shd w:val="clear" w:color="auto" w:fill="auto"/>
            <w:tcMar>
              <w:top w:w="100" w:type="dxa"/>
              <w:left w:w="100" w:type="dxa"/>
              <w:bottom w:w="100" w:type="dxa"/>
              <w:right w:w="100" w:type="dxa"/>
            </w:tcMar>
          </w:tcPr>
          <w:p w14:paraId="000003F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982345" cy="165735"/>
                  <wp:effectExtent l="0" t="0" r="0" b="0"/>
                  <wp:docPr id="21" name="image9.png" descr="wps"/>
                  <wp:cNvGraphicFramePr/>
                  <a:graphic xmlns:a="http://schemas.openxmlformats.org/drawingml/2006/main">
                    <a:graphicData uri="http://schemas.openxmlformats.org/drawingml/2006/picture">
                      <pic:pic xmlns:pic="http://schemas.openxmlformats.org/drawingml/2006/picture">
                        <pic:nvPicPr>
                          <pic:cNvPr id="21" name="image9.png" descr="wps"/>
                          <pic:cNvPicPr preferRelativeResize="0"/>
                        </pic:nvPicPr>
                        <pic:blipFill>
                          <a:blip r:embed="rId16"/>
                          <a:srcRect/>
                          <a:stretch>
                            <a:fillRect/>
                          </a:stretch>
                        </pic:blipFill>
                        <pic:spPr>
                          <a:xfrm>
                            <a:off x="0" y="0"/>
                            <a:ext cx="982345" cy="165735"/>
                          </a:xfrm>
                          <a:prstGeom prst="rect">
                            <a:avLst/>
                          </a:prstGeom>
                        </pic:spPr>
                      </pic:pic>
                    </a:graphicData>
                  </a:graphic>
                </wp:inline>
              </w:drawing>
            </w:r>
          </w:p>
        </w:tc>
      </w:tr>
      <w:tr w14:paraId="76FA3C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F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Median_HL</w:t>
            </w:r>
          </w:p>
        </w:tc>
        <w:tc>
          <w:tcPr>
            <w:shd w:val="clear" w:color="auto" w:fill="auto"/>
            <w:tcMar>
              <w:top w:w="100" w:type="dxa"/>
              <w:left w:w="100" w:type="dxa"/>
              <w:bottom w:w="100" w:type="dxa"/>
              <w:right w:w="100" w:type="dxa"/>
            </w:tcMar>
          </w:tcPr>
          <w:p w14:paraId="000003F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Median High-Low</w:t>
            </w:r>
          </w:p>
        </w:tc>
        <w:tc>
          <w:tcPr>
            <w:shd w:val="clear" w:color="auto" w:fill="auto"/>
            <w:tcMar>
              <w:top w:w="100" w:type="dxa"/>
              <w:left w:w="100" w:type="dxa"/>
              <w:bottom w:w="100" w:type="dxa"/>
              <w:right w:w="100" w:type="dxa"/>
            </w:tcMar>
          </w:tcPr>
          <w:p w14:paraId="000003F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068070" cy="136525"/>
                  <wp:effectExtent l="0" t="0" r="0" b="0"/>
                  <wp:docPr id="182" name="image148.png" descr="wps"/>
                  <wp:cNvGraphicFramePr/>
                  <a:graphic xmlns:a="http://schemas.openxmlformats.org/drawingml/2006/main">
                    <a:graphicData uri="http://schemas.openxmlformats.org/drawingml/2006/picture">
                      <pic:pic xmlns:pic="http://schemas.openxmlformats.org/drawingml/2006/picture">
                        <pic:nvPicPr>
                          <pic:cNvPr id="182" name="image148.png" descr="wps"/>
                          <pic:cNvPicPr preferRelativeResize="0"/>
                        </pic:nvPicPr>
                        <pic:blipFill>
                          <a:blip r:embed="rId17"/>
                          <a:srcRect/>
                          <a:stretch>
                            <a:fillRect/>
                          </a:stretch>
                        </pic:blipFill>
                        <pic:spPr>
                          <a:xfrm>
                            <a:off x="0" y="0"/>
                            <a:ext cx="1068070" cy="136525"/>
                          </a:xfrm>
                          <a:prstGeom prst="rect">
                            <a:avLst/>
                          </a:prstGeom>
                        </pic:spPr>
                      </pic:pic>
                    </a:graphicData>
                  </a:graphic>
                </wp:inline>
              </w:drawing>
            </w:r>
          </w:p>
        </w:tc>
      </w:tr>
      <w:tr w14:paraId="39295A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F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variation_t</w:t>
            </w:r>
          </w:p>
        </w:tc>
        <w:tc>
          <w:tcPr>
            <w:shd w:val="clear" w:color="auto" w:fill="auto"/>
            <w:tcMar>
              <w:top w:w="100" w:type="dxa"/>
              <w:left w:w="100" w:type="dxa"/>
              <w:bottom w:w="100" w:type="dxa"/>
              <w:right w:w="100" w:type="dxa"/>
            </w:tcMar>
          </w:tcPr>
          <w:p w14:paraId="000003F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Price Variation</w:t>
            </w:r>
          </w:p>
        </w:tc>
        <w:tc>
          <w:tcPr>
            <w:shd w:val="clear" w:color="auto" w:fill="auto"/>
            <w:tcMar>
              <w:top w:w="100" w:type="dxa"/>
              <w:left w:w="100" w:type="dxa"/>
              <w:bottom w:w="100" w:type="dxa"/>
              <w:right w:w="100" w:type="dxa"/>
            </w:tcMar>
          </w:tcPr>
          <w:p w14:paraId="000003F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340485" cy="140335"/>
                  <wp:effectExtent l="0" t="0" r="0" b="0"/>
                  <wp:docPr id="94" name="image100.png" descr="wps"/>
                  <wp:cNvGraphicFramePr/>
                  <a:graphic xmlns:a="http://schemas.openxmlformats.org/drawingml/2006/main">
                    <a:graphicData uri="http://schemas.openxmlformats.org/drawingml/2006/picture">
                      <pic:pic xmlns:pic="http://schemas.openxmlformats.org/drawingml/2006/picture">
                        <pic:nvPicPr>
                          <pic:cNvPr id="94" name="image100.png" descr="wps"/>
                          <pic:cNvPicPr preferRelativeResize="0"/>
                        </pic:nvPicPr>
                        <pic:blipFill>
                          <a:blip r:embed="rId18"/>
                          <a:srcRect/>
                          <a:stretch>
                            <a:fillRect/>
                          </a:stretch>
                        </pic:blipFill>
                        <pic:spPr>
                          <a:xfrm>
                            <a:off x="0" y="0"/>
                            <a:ext cx="1340485" cy="140335"/>
                          </a:xfrm>
                          <a:prstGeom prst="rect">
                            <a:avLst/>
                          </a:prstGeom>
                        </pic:spPr>
                      </pic:pic>
                    </a:graphicData>
                  </a:graphic>
                </wp:inline>
              </w:drawing>
            </w:r>
          </w:p>
        </w:tc>
      </w:tr>
      <w:tr w14:paraId="66E5E0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3F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ma7_t</w:t>
            </w:r>
          </w:p>
        </w:tc>
        <w:tc>
          <w:tcPr>
            <w:shd w:val="clear" w:color="auto" w:fill="auto"/>
            <w:tcMar>
              <w:top w:w="100" w:type="dxa"/>
              <w:left w:w="100" w:type="dxa"/>
              <w:bottom w:w="100" w:type="dxa"/>
              <w:right w:w="100" w:type="dxa"/>
            </w:tcMar>
          </w:tcPr>
          <w:p w14:paraId="000003F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7-week MA</w:t>
            </w:r>
          </w:p>
        </w:tc>
        <w:tc>
          <w:tcPr>
            <w:shd w:val="clear" w:color="auto" w:fill="auto"/>
            <w:tcMar>
              <w:top w:w="100" w:type="dxa"/>
              <w:left w:w="100" w:type="dxa"/>
              <w:bottom w:w="100" w:type="dxa"/>
              <w:right w:w="100" w:type="dxa"/>
            </w:tcMar>
          </w:tcPr>
          <w:p w14:paraId="000003FF">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07440" cy="149225"/>
                  <wp:effectExtent l="0" t="0" r="0" b="0"/>
                  <wp:docPr id="286" name="image231.png" descr="wps"/>
                  <wp:cNvGraphicFramePr/>
                  <a:graphic xmlns:a="http://schemas.openxmlformats.org/drawingml/2006/main">
                    <a:graphicData uri="http://schemas.openxmlformats.org/drawingml/2006/picture">
                      <pic:pic xmlns:pic="http://schemas.openxmlformats.org/drawingml/2006/picture">
                        <pic:nvPicPr>
                          <pic:cNvPr id="286" name="image231.png" descr="wps"/>
                          <pic:cNvPicPr preferRelativeResize="0"/>
                        </pic:nvPicPr>
                        <pic:blipFill>
                          <a:blip r:embed="rId19"/>
                          <a:srcRect/>
                          <a:stretch>
                            <a:fillRect/>
                          </a:stretch>
                        </pic:blipFill>
                        <pic:spPr>
                          <a:xfrm>
                            <a:off x="0" y="0"/>
                            <a:ext cx="1107440" cy="149225"/>
                          </a:xfrm>
                          <a:prstGeom prst="rect">
                            <a:avLst/>
                          </a:prstGeom>
                        </pic:spPr>
                      </pic:pic>
                    </a:graphicData>
                  </a:graphic>
                </wp:inline>
              </w:drawing>
            </w:r>
          </w:p>
        </w:tc>
      </w:tr>
      <w:tr w14:paraId="5575FA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400">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ma14_t</w:t>
            </w:r>
          </w:p>
        </w:tc>
        <w:tc>
          <w:tcPr>
            <w:shd w:val="clear" w:color="auto" w:fill="auto"/>
            <w:tcMar>
              <w:top w:w="100" w:type="dxa"/>
              <w:left w:w="100" w:type="dxa"/>
              <w:bottom w:w="100" w:type="dxa"/>
              <w:right w:w="100" w:type="dxa"/>
            </w:tcMar>
          </w:tcPr>
          <w:p w14:paraId="00000401">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14-week MA</w:t>
            </w:r>
          </w:p>
        </w:tc>
        <w:tc>
          <w:tcPr>
            <w:shd w:val="clear" w:color="auto" w:fill="auto"/>
            <w:tcMar>
              <w:top w:w="100" w:type="dxa"/>
              <w:left w:w="100" w:type="dxa"/>
              <w:bottom w:w="100" w:type="dxa"/>
              <w:right w:w="100" w:type="dxa"/>
            </w:tcMar>
          </w:tcPr>
          <w:p w14:paraId="00000402">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60145" cy="150495"/>
                  <wp:effectExtent l="0" t="0" r="0" b="0"/>
                  <wp:docPr id="76" name="image86.png" descr="C:/Users/A-Q-HNB/AppData/Local/Temp/wps.npnHVqwps"/>
                  <wp:cNvGraphicFramePr/>
                  <a:graphic xmlns:a="http://schemas.openxmlformats.org/drawingml/2006/main">
                    <a:graphicData uri="http://schemas.openxmlformats.org/drawingml/2006/picture">
                      <pic:pic xmlns:pic="http://schemas.openxmlformats.org/drawingml/2006/picture">
                        <pic:nvPicPr>
                          <pic:cNvPr id="76" name="image86.png" descr="C:/Users/A-Q-HNB/AppData/Local/Temp/wps.npnHVqwps"/>
                          <pic:cNvPicPr preferRelativeResize="0"/>
                        </pic:nvPicPr>
                        <pic:blipFill>
                          <a:blip r:embed="rId20"/>
                          <a:srcRect/>
                          <a:stretch>
                            <a:fillRect/>
                          </a:stretch>
                        </pic:blipFill>
                        <pic:spPr>
                          <a:xfrm>
                            <a:off x="0" y="0"/>
                            <a:ext cx="1160175" cy="150550"/>
                          </a:xfrm>
                          <a:prstGeom prst="rect">
                            <a:avLst/>
                          </a:prstGeom>
                        </pic:spPr>
                      </pic:pic>
                    </a:graphicData>
                  </a:graphic>
                </wp:inline>
              </w:drawing>
            </w:r>
          </w:p>
        </w:tc>
      </w:tr>
      <w:tr w14:paraId="24D485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40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ma21_t</w:t>
            </w:r>
          </w:p>
        </w:tc>
        <w:tc>
          <w:tcPr>
            <w:shd w:val="clear" w:color="auto" w:fill="auto"/>
            <w:tcMar>
              <w:top w:w="100" w:type="dxa"/>
              <w:left w:w="100" w:type="dxa"/>
              <w:bottom w:w="100" w:type="dxa"/>
              <w:right w:w="100" w:type="dxa"/>
            </w:tcMar>
          </w:tcPr>
          <w:p w14:paraId="0000040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21-week MA</w:t>
            </w:r>
          </w:p>
        </w:tc>
        <w:tc>
          <w:tcPr>
            <w:shd w:val="clear" w:color="auto" w:fill="auto"/>
            <w:tcMar>
              <w:top w:w="100" w:type="dxa"/>
              <w:left w:w="100" w:type="dxa"/>
              <w:bottom w:w="100" w:type="dxa"/>
              <w:right w:w="100" w:type="dxa"/>
            </w:tcMar>
          </w:tcPr>
          <w:p w14:paraId="0000040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60145" cy="150495"/>
                  <wp:effectExtent l="0" t="0" r="0" b="0"/>
                  <wp:docPr id="184" name="image152.png" descr="C:/Users/A-Q-HNB/AppData/Local/Temp/wps.CfOgjEwps"/>
                  <wp:cNvGraphicFramePr/>
                  <a:graphic xmlns:a="http://schemas.openxmlformats.org/drawingml/2006/main">
                    <a:graphicData uri="http://schemas.openxmlformats.org/drawingml/2006/picture">
                      <pic:pic xmlns:pic="http://schemas.openxmlformats.org/drawingml/2006/picture">
                        <pic:nvPicPr>
                          <pic:cNvPr id="184" name="image152.png" descr="C:/Users/A-Q-HNB/AppData/Local/Temp/wps.CfOgjEwps"/>
                          <pic:cNvPicPr preferRelativeResize="0"/>
                        </pic:nvPicPr>
                        <pic:blipFill>
                          <a:blip r:embed="rId21"/>
                          <a:srcRect/>
                          <a:stretch>
                            <a:fillRect/>
                          </a:stretch>
                        </pic:blipFill>
                        <pic:spPr>
                          <a:xfrm>
                            <a:off x="0" y="0"/>
                            <a:ext cx="1160175" cy="150550"/>
                          </a:xfrm>
                          <a:prstGeom prst="rect">
                            <a:avLst/>
                          </a:prstGeom>
                        </pic:spPr>
                      </pic:pic>
                    </a:graphicData>
                  </a:graphic>
                </wp:inline>
              </w:drawing>
            </w:r>
          </w:p>
        </w:tc>
      </w:tr>
      <w:tr w14:paraId="4F681C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40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s_d7_t</w:t>
            </w:r>
          </w:p>
        </w:tc>
        <w:tc>
          <w:tcPr>
            <w:shd w:val="clear" w:color="auto" w:fill="auto"/>
            <w:tcMar>
              <w:top w:w="100" w:type="dxa"/>
              <w:left w:w="100" w:type="dxa"/>
              <w:bottom w:w="100" w:type="dxa"/>
              <w:right w:w="100" w:type="dxa"/>
            </w:tcMar>
          </w:tcPr>
          <w:p w14:paraId="0000040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Std of Close (7 weeks)</w:t>
            </w:r>
          </w:p>
        </w:tc>
        <w:tc>
          <w:tcPr>
            <w:shd w:val="clear" w:color="auto" w:fill="auto"/>
            <w:tcMar>
              <w:top w:w="100" w:type="dxa"/>
              <w:left w:w="100" w:type="dxa"/>
              <w:bottom w:w="100" w:type="dxa"/>
              <w:right w:w="100" w:type="dxa"/>
            </w:tcMar>
          </w:tcPr>
          <w:p w14:paraId="0000040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821055" cy="150495"/>
                  <wp:effectExtent l="0" t="0" r="0" b="0"/>
                  <wp:docPr id="195" name="image157.png" descr="C:/Users/A-Q-HNB/AppData/Local/Temp/wps.MGPVtMwps"/>
                  <wp:cNvGraphicFramePr/>
                  <a:graphic xmlns:a="http://schemas.openxmlformats.org/drawingml/2006/main">
                    <a:graphicData uri="http://schemas.openxmlformats.org/drawingml/2006/picture">
                      <pic:pic xmlns:pic="http://schemas.openxmlformats.org/drawingml/2006/picture">
                        <pic:nvPicPr>
                          <pic:cNvPr id="195" name="image157.png" descr="C:/Users/A-Q-HNB/AppData/Local/Temp/wps.MGPVtMwps"/>
                          <pic:cNvPicPr preferRelativeResize="0"/>
                        </pic:nvPicPr>
                        <pic:blipFill>
                          <a:blip r:embed="rId22"/>
                          <a:srcRect/>
                          <a:stretch>
                            <a:fillRect/>
                          </a:stretch>
                        </pic:blipFill>
                        <pic:spPr>
                          <a:xfrm>
                            <a:off x="0" y="0"/>
                            <a:ext cx="821163" cy="150550"/>
                          </a:xfrm>
                          <a:prstGeom prst="rect">
                            <a:avLst/>
                          </a:prstGeom>
                        </pic:spPr>
                      </pic:pic>
                    </a:graphicData>
                  </a:graphic>
                </wp:inline>
              </w:drawing>
            </w:r>
          </w:p>
        </w:tc>
      </w:tr>
      <w:tr w14:paraId="02AD8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40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insec_t</w:t>
            </w:r>
          </w:p>
        </w:tc>
        <w:tc>
          <w:tcPr>
            <w:shd w:val="clear" w:color="auto" w:fill="auto"/>
            <w:tcMar>
              <w:top w:w="100" w:type="dxa"/>
              <w:left w:w="100" w:type="dxa"/>
              <w:bottom w:w="100" w:type="dxa"/>
              <w:right w:w="100" w:type="dxa"/>
            </w:tcMar>
          </w:tcPr>
          <w:p w14:paraId="0000040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Volume per Range</w:t>
            </w:r>
          </w:p>
        </w:tc>
        <w:tc>
          <w:tcPr>
            <w:shd w:val="clear" w:color="auto" w:fill="auto"/>
            <w:tcMar>
              <w:top w:w="100" w:type="dxa"/>
              <w:left w:w="100" w:type="dxa"/>
              <w:bottom w:w="100" w:type="dxa"/>
              <w:right w:w="100" w:type="dxa"/>
            </w:tcMar>
          </w:tcPr>
          <w:p w14:paraId="0000040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340485" cy="120015"/>
                  <wp:effectExtent l="0" t="0" r="0" b="0"/>
                  <wp:docPr id="289" name="image237.png" descr="wps"/>
                  <wp:cNvGraphicFramePr/>
                  <a:graphic xmlns:a="http://schemas.openxmlformats.org/drawingml/2006/main">
                    <a:graphicData uri="http://schemas.openxmlformats.org/drawingml/2006/picture">
                      <pic:pic xmlns:pic="http://schemas.openxmlformats.org/drawingml/2006/picture">
                        <pic:nvPicPr>
                          <pic:cNvPr id="289" name="image237.png" descr="wps"/>
                          <pic:cNvPicPr preferRelativeResize="0"/>
                        </pic:nvPicPr>
                        <pic:blipFill>
                          <a:blip r:embed="rId23"/>
                          <a:srcRect/>
                          <a:stretch>
                            <a:fillRect/>
                          </a:stretch>
                        </pic:blipFill>
                        <pic:spPr>
                          <a:xfrm>
                            <a:off x="0" y="0"/>
                            <a:ext cx="1340485" cy="120015"/>
                          </a:xfrm>
                          <a:prstGeom prst="rect">
                            <a:avLst/>
                          </a:prstGeom>
                        </pic:spPr>
                      </pic:pic>
                    </a:graphicData>
                  </a:graphic>
                </wp:inline>
              </w:drawing>
            </w:r>
          </w:p>
        </w:tc>
      </w:tr>
      <w:tr w14:paraId="464E1C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40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vnipc_t</w:t>
            </w:r>
          </w:p>
        </w:tc>
        <w:tc>
          <w:tcPr>
            <w:shd w:val="clear" w:color="auto" w:fill="auto"/>
            <w:tcMar>
              <w:top w:w="100" w:type="dxa"/>
              <w:left w:w="100" w:type="dxa"/>
              <w:bottom w:w="100" w:type="dxa"/>
              <w:right w:w="100" w:type="dxa"/>
            </w:tcMar>
          </w:tcPr>
          <w:p w14:paraId="0000040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VNINDEX Return</w:t>
            </w:r>
          </w:p>
        </w:tc>
        <w:tc>
          <w:tcPr>
            <w:shd w:val="clear" w:color="auto" w:fill="auto"/>
            <w:tcMar>
              <w:top w:w="100" w:type="dxa"/>
              <w:left w:w="100" w:type="dxa"/>
              <w:bottom w:w="100" w:type="dxa"/>
              <w:right w:w="100" w:type="dxa"/>
            </w:tcMar>
          </w:tcPr>
          <w:p w14:paraId="0000040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495425" cy="128905"/>
                  <wp:effectExtent l="0" t="0" r="0" b="0"/>
                  <wp:docPr id="214" name="image196.png" descr="wps"/>
                  <wp:cNvGraphicFramePr/>
                  <a:graphic xmlns:a="http://schemas.openxmlformats.org/drawingml/2006/main">
                    <a:graphicData uri="http://schemas.openxmlformats.org/drawingml/2006/picture">
                      <pic:pic xmlns:pic="http://schemas.openxmlformats.org/drawingml/2006/picture">
                        <pic:nvPicPr>
                          <pic:cNvPr id="214" name="image196.png" descr="wps"/>
                          <pic:cNvPicPr preferRelativeResize="0"/>
                        </pic:nvPicPr>
                        <pic:blipFill>
                          <a:blip r:embed="rId24"/>
                          <a:srcRect/>
                          <a:stretch>
                            <a:fillRect/>
                          </a:stretch>
                        </pic:blipFill>
                        <pic:spPr>
                          <a:xfrm>
                            <a:off x="0" y="0"/>
                            <a:ext cx="1495425" cy="128905"/>
                          </a:xfrm>
                          <a:prstGeom prst="rect">
                            <a:avLst/>
                          </a:prstGeom>
                        </pic:spPr>
                      </pic:pic>
                    </a:graphicData>
                  </a:graphic>
                </wp:inline>
              </w:drawing>
            </w:r>
          </w:p>
        </w:tc>
      </w:tr>
    </w:tbl>
    <w:p w14:paraId="0000040F">
      <w:pPr>
        <w:pStyle w:val="6"/>
        <w:spacing w:line="360" w:lineRule="auto"/>
        <w:jc w:val="both"/>
        <w:rPr>
          <w:rFonts w:hint="default" w:ascii="Times New Roman" w:hAnsi="Times New Roman" w:eastAsia="Times New Roman" w:cs="Times New Roman"/>
          <w:i w:val="0"/>
          <w:iCs w:val="0"/>
          <w:sz w:val="28"/>
          <w:szCs w:val="28"/>
        </w:rPr>
      </w:pPr>
    </w:p>
    <w:p w14:paraId="00000410">
      <w:pPr>
        <w:pStyle w:val="6"/>
        <w:spacing w:line="360" w:lineRule="auto"/>
        <w:jc w:val="both"/>
        <w:rPr>
          <w:rFonts w:hint="default" w:ascii="Times New Roman" w:hAnsi="Times New Roman" w:eastAsia="Times New Roman" w:cs="Times New Roman"/>
          <w:i w:val="0"/>
          <w:iCs w:val="0"/>
          <w:sz w:val="28"/>
          <w:szCs w:val="28"/>
        </w:rPr>
      </w:pPr>
      <w:bookmarkStart w:id="60" w:name="_Toc28902"/>
      <w:r>
        <w:rPr>
          <w:rFonts w:hint="default" w:ascii="Times New Roman" w:hAnsi="Times New Roman" w:eastAsia="Times New Roman" w:cs="Times New Roman"/>
          <w:i w:val="0"/>
          <w:iCs w:val="0"/>
          <w:sz w:val="28"/>
          <w:szCs w:val="28"/>
          <w:rtl w:val="0"/>
        </w:rPr>
        <w:t>2.2.2  Data for the Financial Bubble Detection Task</w:t>
      </w:r>
      <w:bookmarkEnd w:id="60"/>
    </w:p>
    <w:p w14:paraId="00000411">
      <w:pPr>
        <w:spacing w:before="240" w:after="240" w:line="360" w:lineRule="auto"/>
        <w:ind w:firstLine="720"/>
        <w:jc w:val="both"/>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i w:val="0"/>
          <w:iCs w:val="0"/>
          <w:sz w:val="28"/>
          <w:szCs w:val="28"/>
          <w:rtl w:val="0"/>
        </w:rPr>
        <w:t xml:space="preserve">A bubble happens when the price of a stock rises much higher than its real value.It often comes from excitement, rumors, or too much optimism from investors. To detect bubbles, we check if the price keeps going up too much compared to its true worth over time </w:t>
      </w:r>
      <w:r>
        <w:rPr>
          <w:rFonts w:hint="default" w:ascii="Times New Roman" w:hAnsi="Times New Roman" w:eastAsia="Times New Roman" w:cs="Times New Roman"/>
          <w:i w:val="0"/>
          <w:iCs w:val="0"/>
          <w:color w:val="FF0000"/>
          <w:sz w:val="28"/>
          <w:szCs w:val="28"/>
          <w:rtl w:val="0"/>
        </w:rPr>
        <w:t>(Chen et al., 2021)</w:t>
      </w:r>
      <w:r>
        <w:rPr>
          <w:rFonts w:hint="default" w:ascii="Times New Roman" w:hAnsi="Times New Roman" w:eastAsia="Times New Roman" w:cs="Times New Roman"/>
          <w:i w:val="0"/>
          <w:iCs w:val="0"/>
          <w:sz w:val="28"/>
          <w:szCs w:val="28"/>
          <w:rtl w:val="0"/>
        </w:rPr>
        <w:t>.</w:t>
      </w:r>
    </w:p>
    <w:p w14:paraId="00000412">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 the bubble price detection task, data is aggregated on a monthly basis to ensure greater stability, making it suitable for statistical testing techniques. Only stocks with continuous time series data from January 2013 to April 2025 were retained. The processed dataset includes monthly fields for opening price, closing price, highest price, lowest price, and trading volume.</w:t>
      </w:r>
    </w:p>
    <w:p w14:paraId="00000413">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After standardization, features were calculated similarly to those for the Up/Down prediction task, including:</w:t>
      </w:r>
    </w:p>
    <w:p w14:paraId="00000414">
      <w:pPr>
        <w:numPr>
          <w:ilvl w:val="0"/>
          <w:numId w:val="26"/>
        </w:numPr>
        <w:spacing w:before="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ret (return),</w:t>
      </w:r>
    </w:p>
    <w:p w14:paraId="00000415">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Volatility,</w:t>
      </w:r>
    </w:p>
    <w:p w14:paraId="00000416">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HL, LO, SR, PM (price fluctuation indicators),</w:t>
      </w:r>
    </w:p>
    <w:p w14:paraId="00000417">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MDD (maximum drawdown),</w:t>
      </w:r>
    </w:p>
    <w:p w14:paraId="00000418">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TVV (volume volatility),</w:t>
      </w:r>
    </w:p>
    <w:p w14:paraId="00000419">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ATR (average true range),</w:t>
      </w:r>
    </w:p>
    <w:p w14:paraId="0000041A">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SK (skewness),</w:t>
      </w:r>
    </w:p>
    <w:p w14:paraId="0000041B">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Median_HL,</w:t>
      </w:r>
    </w:p>
    <w:p w14:paraId="0000041C">
      <w:pPr>
        <w:numPr>
          <w:ilvl w:val="0"/>
          <w:numId w:val="26"/>
        </w:numPr>
        <w:spacing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Moving averages and volatility indicators such as s_d7_t and variation_t.</w:t>
      </w:r>
    </w:p>
    <w:p w14:paraId="0000041D">
      <w:pPr>
        <w:spacing w:before="240" w:after="240" w:line="360" w:lineRule="auto"/>
        <w:ind w:firstLine="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Additionally, log_price (the logarithm of the closing price) and RET (excess return) were included to support time series stationarity tests.</w:t>
      </w:r>
    </w:p>
    <w:p w14:paraId="0000041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full list of features is detailed in Table IV.A.2.2.2.</w:t>
      </w:r>
    </w:p>
    <w:p w14:paraId="0000041F">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IV.A.2.2.2. List of Input Features for the Bubble Detection Task.</w:t>
      </w:r>
    </w:p>
    <w:tbl>
      <w:tblPr>
        <w:tblStyle w:val="36"/>
        <w:tblpPr w:leftFromText="180" w:rightFromText="180" w:topFromText="180" w:bottomFromText="180" w:vertAnchor="text" w:tblpXSpec="left" w:tblpY="0"/>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0"/>
        <w:gridCol w:w="3000"/>
        <w:gridCol w:w="3000"/>
      </w:tblGrid>
      <w:tr w14:paraId="11DFD9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999999"/>
            <w:vAlign w:val="center"/>
          </w:tcPr>
          <w:p w14:paraId="00000420">
            <w:pPr>
              <w:widowControl w:val="0"/>
              <w:spacing w:after="0" w:line="360" w:lineRule="auto"/>
              <w:jc w:val="center"/>
              <w:rPr>
                <w:rFonts w:hint="default"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rtl w:val="0"/>
              </w:rPr>
              <w:t>Feature</w:t>
            </w:r>
          </w:p>
        </w:tc>
        <w:tc>
          <w:tcPr>
            <w:shd w:val="clear" w:color="auto" w:fill="999999"/>
            <w:vAlign w:val="center"/>
          </w:tcPr>
          <w:p w14:paraId="00000421">
            <w:pPr>
              <w:widowControl w:val="0"/>
              <w:spacing w:after="0" w:line="360" w:lineRule="auto"/>
              <w:jc w:val="center"/>
              <w:rPr>
                <w:rFonts w:hint="default"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rtl w:val="0"/>
              </w:rPr>
              <w:t>Description</w:t>
            </w:r>
          </w:p>
        </w:tc>
        <w:tc>
          <w:tcPr>
            <w:shd w:val="clear" w:color="auto" w:fill="999999"/>
            <w:vAlign w:val="center"/>
          </w:tcPr>
          <w:p w14:paraId="00000422">
            <w:pPr>
              <w:widowControl w:val="0"/>
              <w:spacing w:after="0" w:line="360" w:lineRule="auto"/>
              <w:jc w:val="center"/>
              <w:rPr>
                <w:rFonts w:hint="default" w:ascii="Times New Roman" w:hAnsi="Times New Roman" w:eastAsia="Times New Roman" w:cs="Times New Roman"/>
                <w:b/>
                <w:i w:val="0"/>
                <w:iCs w:val="0"/>
                <w:sz w:val="24"/>
                <w:szCs w:val="24"/>
              </w:rPr>
            </w:pPr>
            <w:r>
              <w:rPr>
                <w:rFonts w:hint="default" w:ascii="Times New Roman" w:hAnsi="Times New Roman" w:eastAsia="Times New Roman" w:cs="Times New Roman"/>
                <w:b/>
                <w:i w:val="0"/>
                <w:iCs w:val="0"/>
                <w:sz w:val="24"/>
                <w:szCs w:val="24"/>
                <w:rtl w:val="0"/>
              </w:rPr>
              <w:t>Formula</w:t>
            </w:r>
          </w:p>
        </w:tc>
      </w:tr>
      <w:tr w14:paraId="20E40E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ret</w:t>
            </w:r>
          </w:p>
        </w:tc>
        <w:tc>
          <w:p w14:paraId="0000042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Return</w:t>
            </w:r>
          </w:p>
        </w:tc>
        <w:tc>
          <w:p w14:paraId="0000042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810385" cy="141605"/>
                  <wp:effectExtent l="0" t="0" r="0" b="0"/>
                  <wp:docPr id="45" name="image42.png" descr="wps"/>
                  <wp:cNvGraphicFramePr/>
                  <a:graphic xmlns:a="http://schemas.openxmlformats.org/drawingml/2006/main">
                    <a:graphicData uri="http://schemas.openxmlformats.org/drawingml/2006/picture">
                      <pic:pic xmlns:pic="http://schemas.openxmlformats.org/drawingml/2006/picture">
                        <pic:nvPicPr>
                          <pic:cNvPr id="45" name="image42.png" descr="wps"/>
                          <pic:cNvPicPr preferRelativeResize="0"/>
                        </pic:nvPicPr>
                        <pic:blipFill>
                          <a:blip r:embed="rId25"/>
                          <a:srcRect/>
                          <a:stretch>
                            <a:fillRect/>
                          </a:stretch>
                        </pic:blipFill>
                        <pic:spPr>
                          <a:xfrm>
                            <a:off x="0" y="0"/>
                            <a:ext cx="1810385" cy="141605"/>
                          </a:xfrm>
                          <a:prstGeom prst="rect">
                            <a:avLst/>
                          </a:prstGeom>
                        </pic:spPr>
                      </pic:pic>
                    </a:graphicData>
                  </a:graphic>
                </wp:inline>
              </w:drawing>
            </w:r>
          </w:p>
        </w:tc>
      </w:tr>
      <w:tr w14:paraId="539334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Volatility</w:t>
            </w:r>
          </w:p>
        </w:tc>
        <w:tc>
          <w:p w14:paraId="0000042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Rolling Std of Return (3 months)</w:t>
            </w:r>
          </w:p>
        </w:tc>
        <w:tc>
          <w:p w14:paraId="0000042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707390" cy="167005"/>
                  <wp:effectExtent l="0" t="0" r="0" b="0"/>
                  <wp:docPr id="177" name="image154.png" descr="C:/Users/A-Q-HNB/AppData/Local/Temp/wps.EkETfRwps"/>
                  <wp:cNvGraphicFramePr/>
                  <a:graphic xmlns:a="http://schemas.openxmlformats.org/drawingml/2006/main">
                    <a:graphicData uri="http://schemas.openxmlformats.org/drawingml/2006/picture">
                      <pic:pic xmlns:pic="http://schemas.openxmlformats.org/drawingml/2006/picture">
                        <pic:nvPicPr>
                          <pic:cNvPr id="177" name="image154.png" descr="C:/Users/A-Q-HNB/AppData/Local/Temp/wps.EkETfRwps"/>
                          <pic:cNvPicPr preferRelativeResize="0"/>
                        </pic:nvPicPr>
                        <pic:blipFill>
                          <a:blip r:embed="rId26"/>
                          <a:srcRect/>
                          <a:stretch>
                            <a:fillRect/>
                          </a:stretch>
                        </pic:blipFill>
                        <pic:spPr>
                          <a:xfrm>
                            <a:off x="0" y="0"/>
                            <a:ext cx="707958" cy="167005"/>
                          </a:xfrm>
                          <a:prstGeom prst="rect">
                            <a:avLst/>
                          </a:prstGeom>
                        </pic:spPr>
                      </pic:pic>
                    </a:graphicData>
                  </a:graphic>
                </wp:inline>
              </w:drawing>
            </w:r>
          </w:p>
        </w:tc>
      </w:tr>
      <w:tr w14:paraId="2F6220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HL</w:t>
            </w:r>
          </w:p>
        </w:tc>
        <w:tc>
          <w:p w14:paraId="0000042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High - Low</w:t>
            </w:r>
          </w:p>
        </w:tc>
        <w:tc>
          <w:p w14:paraId="0000042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861695" cy="127635"/>
                  <wp:effectExtent l="0" t="0" r="0" b="0"/>
                  <wp:docPr id="197" name="image165.png" descr="wps"/>
                  <wp:cNvGraphicFramePr/>
                  <a:graphic xmlns:a="http://schemas.openxmlformats.org/drawingml/2006/main">
                    <a:graphicData uri="http://schemas.openxmlformats.org/drawingml/2006/picture">
                      <pic:pic xmlns:pic="http://schemas.openxmlformats.org/drawingml/2006/picture">
                        <pic:nvPicPr>
                          <pic:cNvPr id="197" name="image165.png" descr="wps"/>
                          <pic:cNvPicPr preferRelativeResize="0"/>
                        </pic:nvPicPr>
                        <pic:blipFill>
                          <a:blip r:embed="rId9"/>
                          <a:srcRect/>
                          <a:stretch>
                            <a:fillRect/>
                          </a:stretch>
                        </pic:blipFill>
                        <pic:spPr>
                          <a:xfrm>
                            <a:off x="0" y="0"/>
                            <a:ext cx="861695" cy="127635"/>
                          </a:xfrm>
                          <a:prstGeom prst="rect">
                            <a:avLst/>
                          </a:prstGeom>
                        </pic:spPr>
                      </pic:pic>
                    </a:graphicData>
                  </a:graphic>
                </wp:inline>
              </w:drawing>
            </w:r>
          </w:p>
        </w:tc>
      </w:tr>
      <w:tr w14:paraId="5F4BC4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LO</w:t>
            </w:r>
          </w:p>
        </w:tc>
        <w:tc>
          <w:p w14:paraId="0000042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Low - Open</w:t>
            </w:r>
          </w:p>
        </w:tc>
        <w:tc>
          <w:p w14:paraId="0000042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923925" cy="127000"/>
                  <wp:effectExtent l="0" t="0" r="0" b="0"/>
                  <wp:docPr id="59" name="image52.png" descr="wps"/>
                  <wp:cNvGraphicFramePr/>
                  <a:graphic xmlns:a="http://schemas.openxmlformats.org/drawingml/2006/main">
                    <a:graphicData uri="http://schemas.openxmlformats.org/drawingml/2006/picture">
                      <pic:pic xmlns:pic="http://schemas.openxmlformats.org/drawingml/2006/picture">
                        <pic:nvPicPr>
                          <pic:cNvPr id="59" name="image52.png" descr="wps"/>
                          <pic:cNvPicPr preferRelativeResize="0"/>
                        </pic:nvPicPr>
                        <pic:blipFill>
                          <a:blip r:embed="rId27"/>
                          <a:srcRect/>
                          <a:stretch>
                            <a:fillRect/>
                          </a:stretch>
                        </pic:blipFill>
                        <pic:spPr>
                          <a:xfrm>
                            <a:off x="0" y="0"/>
                            <a:ext cx="923925" cy="127000"/>
                          </a:xfrm>
                          <a:prstGeom prst="rect">
                            <a:avLst/>
                          </a:prstGeom>
                        </pic:spPr>
                      </pic:pic>
                    </a:graphicData>
                  </a:graphic>
                </wp:inline>
              </w:drawing>
            </w:r>
          </w:p>
        </w:tc>
      </w:tr>
      <w:tr w14:paraId="7584EB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2F">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SR</w:t>
            </w:r>
          </w:p>
        </w:tc>
        <w:tc>
          <w:p w14:paraId="00000430">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Close - Open</w:t>
            </w:r>
          </w:p>
        </w:tc>
        <w:tc>
          <w:p w14:paraId="00000431">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961390" cy="128905"/>
                  <wp:effectExtent l="0" t="0" r="0" b="0"/>
                  <wp:docPr id="37" name="image24.png" descr="wps"/>
                  <wp:cNvGraphicFramePr/>
                  <a:graphic xmlns:a="http://schemas.openxmlformats.org/drawingml/2006/main">
                    <a:graphicData uri="http://schemas.openxmlformats.org/drawingml/2006/picture">
                      <pic:pic xmlns:pic="http://schemas.openxmlformats.org/drawingml/2006/picture">
                        <pic:nvPicPr>
                          <pic:cNvPr id="37" name="image24.png" descr="wps"/>
                          <pic:cNvPicPr preferRelativeResize="0"/>
                        </pic:nvPicPr>
                        <pic:blipFill>
                          <a:blip r:embed="rId28"/>
                          <a:srcRect/>
                          <a:stretch>
                            <a:fillRect/>
                          </a:stretch>
                        </pic:blipFill>
                        <pic:spPr>
                          <a:xfrm>
                            <a:off x="0" y="0"/>
                            <a:ext cx="961390" cy="128905"/>
                          </a:xfrm>
                          <a:prstGeom prst="rect">
                            <a:avLst/>
                          </a:prstGeom>
                        </pic:spPr>
                      </pic:pic>
                    </a:graphicData>
                  </a:graphic>
                </wp:inline>
              </w:drawing>
            </w:r>
          </w:p>
        </w:tc>
      </w:tr>
      <w:tr w14:paraId="3D4A9F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2">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PM</w:t>
            </w:r>
          </w:p>
        </w:tc>
        <w:tc>
          <w:p w14:paraId="0000043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Price Midpoint</w:t>
            </w:r>
          </w:p>
        </w:tc>
        <w:tc>
          <w:p w14:paraId="0000043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244600" cy="160655"/>
                  <wp:effectExtent l="0" t="0" r="0" b="0"/>
                  <wp:docPr id="69" name="image15.png" descr="C:/Users/A-Q-HNB/AppData/Local/Temp/wps.UKHvILwps"/>
                  <wp:cNvGraphicFramePr/>
                  <a:graphic xmlns:a="http://schemas.openxmlformats.org/drawingml/2006/main">
                    <a:graphicData uri="http://schemas.openxmlformats.org/drawingml/2006/picture">
                      <pic:pic xmlns:pic="http://schemas.openxmlformats.org/drawingml/2006/picture">
                        <pic:nvPicPr>
                          <pic:cNvPr id="69" name="image15.png" descr="C:/Users/A-Q-HNB/AppData/Local/Temp/wps.UKHvILwps"/>
                          <pic:cNvPicPr preferRelativeResize="0"/>
                        </pic:nvPicPr>
                        <pic:blipFill>
                          <a:blip r:embed="rId12"/>
                          <a:srcRect/>
                          <a:stretch>
                            <a:fillRect/>
                          </a:stretch>
                        </pic:blipFill>
                        <pic:spPr>
                          <a:xfrm>
                            <a:off x="0" y="0"/>
                            <a:ext cx="1244728" cy="160800"/>
                          </a:xfrm>
                          <a:prstGeom prst="rect">
                            <a:avLst/>
                          </a:prstGeom>
                        </pic:spPr>
                      </pic:pic>
                    </a:graphicData>
                  </a:graphic>
                </wp:inline>
              </w:drawing>
            </w:r>
          </w:p>
        </w:tc>
      </w:tr>
      <w:tr w14:paraId="7885E8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MDD</w:t>
            </w:r>
          </w:p>
        </w:tc>
        <w:tc>
          <w:p w14:paraId="0000043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Max Drawdown</w:t>
            </w:r>
          </w:p>
        </w:tc>
        <w:tc>
          <w:p w14:paraId="0000043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584325" cy="142240"/>
                  <wp:effectExtent l="0" t="0" r="0" b="0"/>
                  <wp:docPr id="7" name="image20.png" descr="wps"/>
                  <wp:cNvGraphicFramePr/>
                  <a:graphic xmlns:a="http://schemas.openxmlformats.org/drawingml/2006/main">
                    <a:graphicData uri="http://schemas.openxmlformats.org/drawingml/2006/picture">
                      <pic:pic xmlns:pic="http://schemas.openxmlformats.org/drawingml/2006/picture">
                        <pic:nvPicPr>
                          <pic:cNvPr id="7" name="image20.png" descr="wps"/>
                          <pic:cNvPicPr preferRelativeResize="0"/>
                        </pic:nvPicPr>
                        <pic:blipFill>
                          <a:blip r:embed="rId29"/>
                          <a:srcRect/>
                          <a:stretch>
                            <a:fillRect/>
                          </a:stretch>
                        </pic:blipFill>
                        <pic:spPr>
                          <a:xfrm>
                            <a:off x="0" y="0"/>
                            <a:ext cx="1584325" cy="142240"/>
                          </a:xfrm>
                          <a:prstGeom prst="rect">
                            <a:avLst/>
                          </a:prstGeom>
                        </pic:spPr>
                      </pic:pic>
                    </a:graphicData>
                  </a:graphic>
                </wp:inline>
              </w:drawing>
            </w:r>
          </w:p>
        </w:tc>
      </w:tr>
      <w:tr w14:paraId="3C75B2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TVW</w:t>
            </w:r>
          </w:p>
        </w:tc>
        <w:tc>
          <w:p w14:paraId="0000043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Volume Std (3 months)</w:t>
            </w:r>
          </w:p>
        </w:tc>
        <w:tc>
          <w:p w14:paraId="0000043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074420" cy="167005"/>
                  <wp:effectExtent l="0" t="0" r="0" b="0"/>
                  <wp:docPr id="12" name="image6.png" descr="C:/Users/A-Q-HNB/AppData/Local/Temp/wps.iYODjFwps"/>
                  <wp:cNvGraphicFramePr/>
                  <a:graphic xmlns:a="http://schemas.openxmlformats.org/drawingml/2006/main">
                    <a:graphicData uri="http://schemas.openxmlformats.org/drawingml/2006/picture">
                      <pic:pic xmlns:pic="http://schemas.openxmlformats.org/drawingml/2006/picture">
                        <pic:nvPicPr>
                          <pic:cNvPr id="12" name="image6.png" descr="C:/Users/A-Q-HNB/AppData/Local/Temp/wps.iYODjFwps"/>
                          <pic:cNvPicPr preferRelativeResize="0"/>
                        </pic:nvPicPr>
                        <pic:blipFill>
                          <a:blip r:embed="rId30"/>
                          <a:srcRect/>
                          <a:stretch>
                            <a:fillRect/>
                          </a:stretch>
                        </pic:blipFill>
                        <pic:spPr>
                          <a:xfrm>
                            <a:off x="0" y="0"/>
                            <a:ext cx="1074431" cy="167005"/>
                          </a:xfrm>
                          <a:prstGeom prst="rect">
                            <a:avLst/>
                          </a:prstGeom>
                        </pic:spPr>
                      </pic:pic>
                    </a:graphicData>
                  </a:graphic>
                </wp:inline>
              </w:drawing>
            </w:r>
          </w:p>
        </w:tc>
      </w:tr>
      <w:tr w14:paraId="181944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ATR</w:t>
            </w:r>
          </w:p>
        </w:tc>
        <w:tc>
          <w:p w14:paraId="0000043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Average True Range</w:t>
            </w:r>
          </w:p>
        </w:tc>
        <w:tc>
          <w:p w14:paraId="0000043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666115" cy="138430"/>
                  <wp:effectExtent l="0" t="0" r="0" b="0"/>
                  <wp:docPr id="91" name="image88.png" descr="wps"/>
                  <wp:cNvGraphicFramePr/>
                  <a:graphic xmlns:a="http://schemas.openxmlformats.org/drawingml/2006/main">
                    <a:graphicData uri="http://schemas.openxmlformats.org/drawingml/2006/picture">
                      <pic:pic xmlns:pic="http://schemas.openxmlformats.org/drawingml/2006/picture">
                        <pic:nvPicPr>
                          <pic:cNvPr id="91" name="image88.png" descr="wps"/>
                          <pic:cNvPicPr preferRelativeResize="0"/>
                        </pic:nvPicPr>
                        <pic:blipFill>
                          <a:blip r:embed="rId31"/>
                          <a:srcRect/>
                          <a:stretch>
                            <a:fillRect/>
                          </a:stretch>
                        </pic:blipFill>
                        <pic:spPr>
                          <a:xfrm>
                            <a:off x="0" y="0"/>
                            <a:ext cx="666115" cy="138430"/>
                          </a:xfrm>
                          <a:prstGeom prst="rect">
                            <a:avLst/>
                          </a:prstGeom>
                        </pic:spPr>
                      </pic:pic>
                    </a:graphicData>
                  </a:graphic>
                </wp:inline>
              </w:drawing>
            </w:r>
          </w:p>
        </w:tc>
      </w:tr>
      <w:tr w14:paraId="633D25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3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SK</w:t>
            </w:r>
          </w:p>
        </w:tc>
        <w:tc>
          <w:p w14:paraId="0000043F">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Skewness (5 months)</w:t>
            </w:r>
          </w:p>
        </w:tc>
        <w:tc>
          <w:p w14:paraId="00000440">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982345" cy="165735"/>
                  <wp:effectExtent l="0" t="0" r="0" b="0"/>
                  <wp:docPr id="60" name="image55.png" descr="wps"/>
                  <wp:cNvGraphicFramePr/>
                  <a:graphic xmlns:a="http://schemas.openxmlformats.org/drawingml/2006/main">
                    <a:graphicData uri="http://schemas.openxmlformats.org/drawingml/2006/picture">
                      <pic:pic xmlns:pic="http://schemas.openxmlformats.org/drawingml/2006/picture">
                        <pic:nvPicPr>
                          <pic:cNvPr id="60" name="image55.png" descr="wps"/>
                          <pic:cNvPicPr preferRelativeResize="0"/>
                        </pic:nvPicPr>
                        <pic:blipFill>
                          <a:blip r:embed="rId32"/>
                          <a:srcRect/>
                          <a:stretch>
                            <a:fillRect/>
                          </a:stretch>
                        </pic:blipFill>
                        <pic:spPr>
                          <a:xfrm>
                            <a:off x="0" y="0"/>
                            <a:ext cx="982345" cy="165735"/>
                          </a:xfrm>
                          <a:prstGeom prst="rect">
                            <a:avLst/>
                          </a:prstGeom>
                        </pic:spPr>
                      </pic:pic>
                    </a:graphicData>
                  </a:graphic>
                </wp:inline>
              </w:drawing>
            </w:r>
          </w:p>
        </w:tc>
      </w:tr>
      <w:tr w14:paraId="5CA2EE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1">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Median_HL</w:t>
            </w:r>
          </w:p>
        </w:tc>
        <w:tc>
          <w:p w14:paraId="00000442">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Median High-Low</w:t>
            </w:r>
          </w:p>
        </w:tc>
        <w:tc>
          <w:p w14:paraId="0000044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068070" cy="136525"/>
                  <wp:effectExtent l="0" t="0" r="0" b="0"/>
                  <wp:docPr id="8" name="image15.png" descr="wps"/>
                  <wp:cNvGraphicFramePr/>
                  <a:graphic xmlns:a="http://schemas.openxmlformats.org/drawingml/2006/main">
                    <a:graphicData uri="http://schemas.openxmlformats.org/drawingml/2006/picture">
                      <pic:pic xmlns:pic="http://schemas.openxmlformats.org/drawingml/2006/picture">
                        <pic:nvPicPr>
                          <pic:cNvPr id="8" name="image15.png" descr="wps"/>
                          <pic:cNvPicPr preferRelativeResize="0"/>
                        </pic:nvPicPr>
                        <pic:blipFill>
                          <a:blip r:embed="rId12"/>
                          <a:srcRect/>
                          <a:stretch>
                            <a:fillRect/>
                          </a:stretch>
                        </pic:blipFill>
                        <pic:spPr>
                          <a:xfrm>
                            <a:off x="0" y="0"/>
                            <a:ext cx="1068070" cy="136525"/>
                          </a:xfrm>
                          <a:prstGeom prst="rect">
                            <a:avLst/>
                          </a:prstGeom>
                        </pic:spPr>
                      </pic:pic>
                    </a:graphicData>
                  </a:graphic>
                </wp:inline>
              </w:drawing>
            </w:r>
          </w:p>
        </w:tc>
      </w:tr>
      <w:tr w14:paraId="1BFCC9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fore_di_rt</w:t>
            </w:r>
          </w:p>
        </w:tc>
        <w:tc>
          <w:p w14:paraId="0000044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Forward Return</w:t>
            </w:r>
          </w:p>
        </w:tc>
        <w:tc>
          <w:p w14:paraId="0000044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340485" cy="142240"/>
                  <wp:effectExtent l="0" t="0" r="0" b="0"/>
                  <wp:docPr id="252" name="image207.png" descr="C:/Users/A-Q-HNB/AppData/Local/Temp/wps.MbUSSewps"/>
                  <wp:cNvGraphicFramePr/>
                  <a:graphic xmlns:a="http://schemas.openxmlformats.org/drawingml/2006/main">
                    <a:graphicData uri="http://schemas.openxmlformats.org/drawingml/2006/picture">
                      <pic:pic xmlns:pic="http://schemas.openxmlformats.org/drawingml/2006/picture">
                        <pic:nvPicPr>
                          <pic:cNvPr id="252" name="image207.png" descr="C:/Users/A-Q-HNB/AppData/Local/Temp/wps.MbUSSewps"/>
                          <pic:cNvPicPr preferRelativeResize="0"/>
                        </pic:nvPicPr>
                        <pic:blipFill>
                          <a:blip r:embed="rId33"/>
                          <a:srcRect/>
                          <a:stretch>
                            <a:fillRect/>
                          </a:stretch>
                        </pic:blipFill>
                        <pic:spPr>
                          <a:xfrm>
                            <a:off x="0" y="0"/>
                            <a:ext cx="1340542" cy="142385"/>
                          </a:xfrm>
                          <a:prstGeom prst="rect">
                            <a:avLst/>
                          </a:prstGeom>
                        </pic:spPr>
                      </pic:pic>
                    </a:graphicData>
                  </a:graphic>
                </wp:inline>
              </w:drawing>
            </w:r>
          </w:p>
        </w:tc>
      </w:tr>
      <w:tr w14:paraId="18866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variation_t</w:t>
            </w:r>
          </w:p>
        </w:tc>
        <w:tc>
          <w:p w14:paraId="0000044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Price Variation</w:t>
            </w:r>
          </w:p>
        </w:tc>
        <w:tc>
          <w:p w14:paraId="0000044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340485" cy="142240"/>
                  <wp:effectExtent l="0" t="0" r="0" b="0"/>
                  <wp:docPr id="89" name="image85.png" descr="C:/Users/A-Q-HNB/AppData/Local/Temp/wps.aPRnGfwps"/>
                  <wp:cNvGraphicFramePr/>
                  <a:graphic xmlns:a="http://schemas.openxmlformats.org/drawingml/2006/main">
                    <a:graphicData uri="http://schemas.openxmlformats.org/drawingml/2006/picture">
                      <pic:pic xmlns:pic="http://schemas.openxmlformats.org/drawingml/2006/picture">
                        <pic:nvPicPr>
                          <pic:cNvPr id="89" name="image85.png" descr="C:/Users/A-Q-HNB/AppData/Local/Temp/wps.aPRnGfwps"/>
                          <pic:cNvPicPr preferRelativeResize="0"/>
                        </pic:nvPicPr>
                        <pic:blipFill>
                          <a:blip r:embed="rId34"/>
                          <a:srcRect/>
                          <a:stretch>
                            <a:fillRect/>
                          </a:stretch>
                        </pic:blipFill>
                        <pic:spPr>
                          <a:xfrm>
                            <a:off x="0" y="0"/>
                            <a:ext cx="1340542" cy="142240"/>
                          </a:xfrm>
                          <a:prstGeom prst="rect">
                            <a:avLst/>
                          </a:prstGeom>
                        </pic:spPr>
                      </pic:pic>
                    </a:graphicData>
                  </a:graphic>
                </wp:inline>
              </w:drawing>
            </w:r>
          </w:p>
        </w:tc>
      </w:tr>
      <w:tr w14:paraId="44E453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ma7_t</w:t>
            </w:r>
          </w:p>
        </w:tc>
        <w:tc>
          <w:p w14:paraId="0000044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7-month MA</w:t>
            </w:r>
          </w:p>
        </w:tc>
        <w:tc>
          <w:tcPr>
            <w:shd w:val="clear" w:color="auto" w:fill="auto"/>
          </w:tcPr>
          <w:p w14:paraId="0000044C">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07440" cy="149225"/>
                  <wp:effectExtent l="0" t="0" r="0" b="0"/>
                  <wp:docPr id="288" name="image234.png" descr="wps"/>
                  <wp:cNvGraphicFramePr/>
                  <a:graphic xmlns:a="http://schemas.openxmlformats.org/drawingml/2006/main">
                    <a:graphicData uri="http://schemas.openxmlformats.org/drawingml/2006/picture">
                      <pic:pic xmlns:pic="http://schemas.openxmlformats.org/drawingml/2006/picture">
                        <pic:nvPicPr>
                          <pic:cNvPr id="288" name="image234.png" descr="wps"/>
                          <pic:cNvPicPr preferRelativeResize="0"/>
                        </pic:nvPicPr>
                        <pic:blipFill>
                          <a:blip r:embed="rId35"/>
                          <a:srcRect/>
                          <a:stretch>
                            <a:fillRect/>
                          </a:stretch>
                        </pic:blipFill>
                        <pic:spPr>
                          <a:xfrm>
                            <a:off x="0" y="0"/>
                            <a:ext cx="1107440" cy="149225"/>
                          </a:xfrm>
                          <a:prstGeom prst="rect">
                            <a:avLst/>
                          </a:prstGeom>
                        </pic:spPr>
                      </pic:pic>
                    </a:graphicData>
                  </a:graphic>
                </wp:inline>
              </w:drawing>
            </w:r>
          </w:p>
        </w:tc>
      </w:tr>
      <w:tr w14:paraId="60E40B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4D">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ma14_t</w:t>
            </w:r>
          </w:p>
        </w:tc>
        <w:tc>
          <w:p w14:paraId="0000044E">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14-month MA</w:t>
            </w:r>
          </w:p>
        </w:tc>
        <w:tc>
          <w:tcPr>
            <w:shd w:val="clear" w:color="auto" w:fill="auto"/>
          </w:tcPr>
          <w:p w14:paraId="0000044F">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60145" cy="150495"/>
                  <wp:effectExtent l="0" t="0" r="0" b="0"/>
                  <wp:docPr id="209" name="image86.png" descr="C:/Users/A-Q-HNB/AppData/Local/Temp/wps.npnHVqwps"/>
                  <wp:cNvGraphicFramePr/>
                  <a:graphic xmlns:a="http://schemas.openxmlformats.org/drawingml/2006/main">
                    <a:graphicData uri="http://schemas.openxmlformats.org/drawingml/2006/picture">
                      <pic:pic xmlns:pic="http://schemas.openxmlformats.org/drawingml/2006/picture">
                        <pic:nvPicPr>
                          <pic:cNvPr id="209" name="image86.png" descr="C:/Users/A-Q-HNB/AppData/Local/Temp/wps.npnHVqwps"/>
                          <pic:cNvPicPr preferRelativeResize="0"/>
                        </pic:nvPicPr>
                        <pic:blipFill>
                          <a:blip r:embed="rId20"/>
                          <a:srcRect/>
                          <a:stretch>
                            <a:fillRect/>
                          </a:stretch>
                        </pic:blipFill>
                        <pic:spPr>
                          <a:xfrm>
                            <a:off x="0" y="0"/>
                            <a:ext cx="1160175" cy="150550"/>
                          </a:xfrm>
                          <a:prstGeom prst="rect">
                            <a:avLst/>
                          </a:prstGeom>
                        </pic:spPr>
                      </pic:pic>
                    </a:graphicData>
                  </a:graphic>
                </wp:inline>
              </w:drawing>
            </w:r>
          </w:p>
        </w:tc>
      </w:tr>
      <w:tr w14:paraId="4A7E4A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50">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ma21_t</w:t>
            </w:r>
          </w:p>
        </w:tc>
        <w:tc>
          <w:p w14:paraId="00000451">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21-month MA</w:t>
            </w:r>
          </w:p>
        </w:tc>
        <w:tc>
          <w:tcPr>
            <w:shd w:val="clear" w:color="auto" w:fill="auto"/>
          </w:tcPr>
          <w:p w14:paraId="00000452">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1160145" cy="150495"/>
                  <wp:effectExtent l="0" t="0" r="0" b="0"/>
                  <wp:docPr id="176" name="image152.png" descr="C:/Users/A-Q-HNB/AppData/Local/Temp/wps.CfOgjEwps"/>
                  <wp:cNvGraphicFramePr/>
                  <a:graphic xmlns:a="http://schemas.openxmlformats.org/drawingml/2006/main">
                    <a:graphicData uri="http://schemas.openxmlformats.org/drawingml/2006/picture">
                      <pic:pic xmlns:pic="http://schemas.openxmlformats.org/drawingml/2006/picture">
                        <pic:nvPicPr>
                          <pic:cNvPr id="176" name="image152.png" descr="C:/Users/A-Q-HNB/AppData/Local/Temp/wps.CfOgjEwps"/>
                          <pic:cNvPicPr preferRelativeResize="0"/>
                        </pic:nvPicPr>
                        <pic:blipFill>
                          <a:blip r:embed="rId21"/>
                          <a:srcRect/>
                          <a:stretch>
                            <a:fillRect/>
                          </a:stretch>
                        </pic:blipFill>
                        <pic:spPr>
                          <a:xfrm>
                            <a:off x="0" y="0"/>
                            <a:ext cx="1160175" cy="150550"/>
                          </a:xfrm>
                          <a:prstGeom prst="rect">
                            <a:avLst/>
                          </a:prstGeom>
                        </pic:spPr>
                      </pic:pic>
                    </a:graphicData>
                  </a:graphic>
                </wp:inline>
              </w:drawing>
            </w:r>
          </w:p>
        </w:tc>
      </w:tr>
      <w:tr w14:paraId="4BD0FD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53">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s_d7_t</w:t>
            </w:r>
          </w:p>
        </w:tc>
        <w:tc>
          <w:p w14:paraId="00000454">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Std of Close (7 months)</w:t>
            </w:r>
          </w:p>
        </w:tc>
        <w:tc>
          <w:tcPr>
            <w:shd w:val="clear" w:color="auto" w:fill="auto"/>
          </w:tcPr>
          <w:p w14:paraId="00000455">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821055" cy="150495"/>
                  <wp:effectExtent l="0" t="0" r="0" b="0"/>
                  <wp:docPr id="179" name="image157.png" descr="C:/Users/A-Q-HNB/AppData/Local/Temp/wps.MGPVtMwps"/>
                  <wp:cNvGraphicFramePr/>
                  <a:graphic xmlns:a="http://schemas.openxmlformats.org/drawingml/2006/main">
                    <a:graphicData uri="http://schemas.openxmlformats.org/drawingml/2006/picture">
                      <pic:pic xmlns:pic="http://schemas.openxmlformats.org/drawingml/2006/picture">
                        <pic:nvPicPr>
                          <pic:cNvPr id="179" name="image157.png" descr="C:/Users/A-Q-HNB/AppData/Local/Temp/wps.MGPVtMwps"/>
                          <pic:cNvPicPr preferRelativeResize="0"/>
                        </pic:nvPicPr>
                        <pic:blipFill>
                          <a:blip r:embed="rId22"/>
                          <a:srcRect/>
                          <a:stretch>
                            <a:fillRect/>
                          </a:stretch>
                        </pic:blipFill>
                        <pic:spPr>
                          <a:xfrm>
                            <a:off x="0" y="0"/>
                            <a:ext cx="821163" cy="150550"/>
                          </a:xfrm>
                          <a:prstGeom prst="rect">
                            <a:avLst/>
                          </a:prstGeom>
                        </pic:spPr>
                      </pic:pic>
                    </a:graphicData>
                  </a:graphic>
                </wp:inline>
              </w:drawing>
            </w:r>
          </w:p>
        </w:tc>
      </w:tr>
      <w:tr w14:paraId="02A05F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56">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log_price</w:t>
            </w:r>
          </w:p>
        </w:tc>
        <w:tc>
          <w:p w14:paraId="00000457">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Log Price</w:t>
            </w:r>
          </w:p>
        </w:tc>
        <w:tc>
          <w:p w14:paraId="00000458">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727710" cy="139065"/>
                  <wp:effectExtent l="0" t="0" r="0" b="0"/>
                  <wp:docPr id="227" name="image179.png" descr="wps"/>
                  <wp:cNvGraphicFramePr/>
                  <a:graphic xmlns:a="http://schemas.openxmlformats.org/drawingml/2006/main">
                    <a:graphicData uri="http://schemas.openxmlformats.org/drawingml/2006/picture">
                      <pic:pic xmlns:pic="http://schemas.openxmlformats.org/drawingml/2006/picture">
                        <pic:nvPicPr>
                          <pic:cNvPr id="227" name="image179.png" descr="wps"/>
                          <pic:cNvPicPr preferRelativeResize="0"/>
                        </pic:nvPicPr>
                        <pic:blipFill>
                          <a:blip r:embed="rId36"/>
                          <a:srcRect/>
                          <a:stretch>
                            <a:fillRect/>
                          </a:stretch>
                        </pic:blipFill>
                        <pic:spPr>
                          <a:xfrm>
                            <a:off x="0" y="0"/>
                            <a:ext cx="727710" cy="139065"/>
                          </a:xfrm>
                          <a:prstGeom prst="rect">
                            <a:avLst/>
                          </a:prstGeom>
                        </pic:spPr>
                      </pic:pic>
                    </a:graphicData>
                  </a:graphic>
                </wp:inline>
              </w:drawing>
            </w:r>
          </w:p>
        </w:tc>
      </w:tr>
      <w:tr w14:paraId="5EF203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p w14:paraId="00000459">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RET</w:t>
            </w:r>
          </w:p>
        </w:tc>
        <w:tc>
          <w:p w14:paraId="0000045A">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tl w:val="0"/>
              </w:rPr>
              <w:t>Excess Return</w:t>
            </w:r>
          </w:p>
        </w:tc>
        <w:tc>
          <w:p w14:paraId="0000045B">
            <w:pPr>
              <w:widowControl w:val="0"/>
              <w:spacing w:after="0" w:line="360" w:lineRule="auto"/>
              <w:jc w:val="center"/>
              <w:rPr>
                <w:rFonts w:hint="default" w:ascii="Times New Roman" w:hAnsi="Times New Roman" w:eastAsia="Times New Roman" w:cs="Times New Roman"/>
                <w:i w:val="0"/>
                <w:iCs w:val="0"/>
                <w:sz w:val="24"/>
                <w:szCs w:val="24"/>
              </w:rPr>
            </w:pPr>
            <w:r>
              <w:rPr>
                <w:rFonts w:hint="default" w:ascii="Times New Roman" w:hAnsi="Times New Roman" w:eastAsia="Times New Roman" w:cs="Times New Roman"/>
                <w:i w:val="0"/>
                <w:iCs w:val="0"/>
                <w:sz w:val="24"/>
                <w:szCs w:val="24"/>
              </w:rPr>
              <w:drawing>
                <wp:inline distT="0" distB="0" distL="114300" distR="114300">
                  <wp:extent cx="685800" cy="107315"/>
                  <wp:effectExtent l="0" t="0" r="0" b="0"/>
                  <wp:docPr id="143" name="image116.png" descr="wps"/>
                  <wp:cNvGraphicFramePr/>
                  <a:graphic xmlns:a="http://schemas.openxmlformats.org/drawingml/2006/main">
                    <a:graphicData uri="http://schemas.openxmlformats.org/drawingml/2006/picture">
                      <pic:pic xmlns:pic="http://schemas.openxmlformats.org/drawingml/2006/picture">
                        <pic:nvPicPr>
                          <pic:cNvPr id="143" name="image116.png" descr="wps"/>
                          <pic:cNvPicPr preferRelativeResize="0"/>
                        </pic:nvPicPr>
                        <pic:blipFill>
                          <a:blip r:embed="rId37"/>
                          <a:srcRect/>
                          <a:stretch>
                            <a:fillRect/>
                          </a:stretch>
                        </pic:blipFill>
                        <pic:spPr>
                          <a:xfrm>
                            <a:off x="0" y="0"/>
                            <a:ext cx="685800" cy="107315"/>
                          </a:xfrm>
                          <a:prstGeom prst="rect">
                            <a:avLst/>
                          </a:prstGeom>
                        </pic:spPr>
                      </pic:pic>
                    </a:graphicData>
                  </a:graphic>
                </wp:inline>
              </w:drawing>
            </w:r>
          </w:p>
        </w:tc>
      </w:tr>
    </w:tbl>
    <w:p w14:paraId="0000045C">
      <w:pPr>
        <w:spacing w:line="360" w:lineRule="auto"/>
        <w:jc w:val="both"/>
        <w:rPr>
          <w:rFonts w:hint="default" w:ascii="Times New Roman" w:hAnsi="Times New Roman" w:eastAsia="Times New Roman" w:cs="Times New Roman"/>
          <w:i w:val="0"/>
          <w:iCs w:val="0"/>
          <w:sz w:val="28"/>
          <w:szCs w:val="28"/>
        </w:rPr>
      </w:pPr>
    </w:p>
    <w:p w14:paraId="0000045D">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 assign labels, the team applied the ADF test (Augmented Dickey-Fuller test) on the log_price series using a sliding window of 20 months.</w:t>
      </w:r>
    </w:p>
    <w:p w14:paraId="0000045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If a window segment had a p-value &lt; 0.05 and ADF-statistic &lt; -2.9, the corresponding point was labeled with is_bubble = 1.</w:t>
      </w:r>
    </w:p>
    <w:p w14:paraId="0000045F">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bubble occurrence rate (bubble_percent) for each stock was calculated to support further analysis.</w:t>
      </w:r>
    </w:p>
    <w:p w14:paraId="00000460">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overall average bubble rate was 47.6%, indicating a relatively high prevalence of bubble phenomena in the research dataset.</w:t>
      </w:r>
    </w:p>
    <w:p w14:paraId="00000461">
      <w:pPr>
        <w:spacing w:before="240" w:after="240" w:line="360" w:lineRule="auto"/>
        <w:jc w:val="both"/>
        <w:rPr>
          <w:rFonts w:hint="default" w:ascii="Times New Roman" w:hAnsi="Times New Roman" w:eastAsia="Times New Roman" w:cs="Times New Roman"/>
          <w:i w:val="0"/>
          <w:iCs w:val="0"/>
          <w:color w:val="FF0000"/>
          <w:sz w:val="28"/>
          <w:szCs w:val="28"/>
        </w:rPr>
      </w:pPr>
      <w:r>
        <w:rPr>
          <w:rFonts w:hint="default" w:ascii="Times New Roman" w:hAnsi="Times New Roman" w:eastAsia="Times New Roman" w:cs="Times New Roman"/>
          <w:i w:val="0"/>
          <w:iCs w:val="0"/>
          <w:sz w:val="28"/>
          <w:szCs w:val="28"/>
          <w:rtl w:val="0"/>
        </w:rPr>
        <w:t xml:space="preserve">The distribution of bubble occurrence rates by stock ticker is shown in </w:t>
      </w:r>
      <w:r>
        <w:rPr>
          <w:rFonts w:hint="default" w:ascii="Times New Roman" w:hAnsi="Times New Roman" w:eastAsia="Times New Roman" w:cs="Times New Roman"/>
          <w:i w:val="0"/>
          <w:iCs w:val="0"/>
          <w:color w:val="FF0000"/>
          <w:sz w:val="28"/>
          <w:szCs w:val="28"/>
          <w:rtl w:val="0"/>
        </w:rPr>
        <w:t>Figure IV.A.2.2.2.</w:t>
      </w:r>
    </w:p>
    <w:p w14:paraId="00000462">
      <w:pPr>
        <w:spacing w:line="360" w:lineRule="auto"/>
        <w:ind w:firstLine="720"/>
        <w:jc w:val="both"/>
        <w:rPr>
          <w:rFonts w:hint="default" w:ascii="Times New Roman" w:hAnsi="Times New Roman" w:eastAsia="Times New Roman" w:cs="Times New Roman"/>
          <w:i w:val="0"/>
          <w:iCs w:val="0"/>
          <w:sz w:val="28"/>
          <w:szCs w:val="28"/>
        </w:rPr>
      </w:pPr>
    </w:p>
    <w:p w14:paraId="00000463">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Pr>
        <w:drawing>
          <wp:inline distT="114300" distB="114300" distL="114300" distR="114300">
            <wp:extent cx="4636135" cy="2999740"/>
            <wp:effectExtent l="0" t="0" r="0" b="0"/>
            <wp:docPr id="150" name="image124.png"/>
            <wp:cNvGraphicFramePr/>
            <a:graphic xmlns:a="http://schemas.openxmlformats.org/drawingml/2006/main">
              <a:graphicData uri="http://schemas.openxmlformats.org/drawingml/2006/picture">
                <pic:pic xmlns:pic="http://schemas.openxmlformats.org/drawingml/2006/picture">
                  <pic:nvPicPr>
                    <pic:cNvPr id="150" name="image124.png"/>
                    <pic:cNvPicPr preferRelativeResize="0"/>
                  </pic:nvPicPr>
                  <pic:blipFill>
                    <a:blip r:embed="rId38"/>
                    <a:srcRect/>
                    <a:stretch>
                      <a:fillRect/>
                    </a:stretch>
                  </pic:blipFill>
                  <pic:spPr>
                    <a:xfrm>
                      <a:off x="0" y="0"/>
                      <a:ext cx="4636376" cy="3000008"/>
                    </a:xfrm>
                    <a:prstGeom prst="rect">
                      <a:avLst/>
                    </a:prstGeom>
                  </pic:spPr>
                </pic:pic>
              </a:graphicData>
            </a:graphic>
          </wp:inline>
        </w:drawing>
      </w:r>
    </w:p>
    <w:p w14:paraId="00000464">
      <w:pPr>
        <w:spacing w:before="240" w:after="24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Figure IV.A.2.2.2.  Distribution of Bubble Occurrence Rates (bubble_percent) by Stock Ticker</w:t>
      </w:r>
      <w:r>
        <w:rPr>
          <w:rFonts w:hint="default" w:ascii="Times New Roman" w:hAnsi="Times New Roman" w:eastAsia="Times New Roman" w:cs="Times New Roman"/>
          <w:b/>
          <w:i w:val="0"/>
          <w:iCs w:val="0"/>
          <w:color w:val="081B3A"/>
          <w:sz w:val="28"/>
          <w:szCs w:val="28"/>
          <w:highlight w:val="white"/>
          <w:rtl w:val="0"/>
        </w:rPr>
        <w:t xml:space="preserve"> (Source: Own work).</w:t>
      </w:r>
    </w:p>
    <w:p w14:paraId="00000465">
      <w:pPr>
        <w:pStyle w:val="4"/>
        <w:spacing w:line="360" w:lineRule="auto"/>
        <w:jc w:val="both"/>
        <w:rPr>
          <w:rFonts w:hint="default" w:ascii="Times New Roman" w:hAnsi="Times New Roman" w:eastAsia="Times New Roman" w:cs="Times New Roman"/>
          <w:i w:val="0"/>
          <w:iCs w:val="0"/>
          <w:sz w:val="28"/>
          <w:szCs w:val="28"/>
        </w:rPr>
      </w:pPr>
      <w:bookmarkStart w:id="61" w:name="_Toc11085"/>
      <w:r>
        <w:rPr>
          <w:rFonts w:hint="default" w:ascii="Times New Roman" w:hAnsi="Times New Roman" w:eastAsia="Times New Roman" w:cs="Times New Roman"/>
          <w:i w:val="0"/>
          <w:iCs w:val="0"/>
          <w:sz w:val="28"/>
          <w:szCs w:val="28"/>
          <w:rtl w:val="0"/>
        </w:rPr>
        <w:t>3.  Preliminary Evaluation using Logistic Regression</w:t>
      </w:r>
      <w:bookmarkEnd w:id="61"/>
    </w:p>
    <w:p w14:paraId="00000466">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In the initial phase of this study, a basic </w:t>
      </w:r>
      <w:r>
        <w:rPr>
          <w:rFonts w:hint="default" w:ascii="Times New Roman" w:hAnsi="Times New Roman" w:eastAsia="Times New Roman" w:cs="Times New Roman"/>
          <w:b/>
          <w:i w:val="0"/>
          <w:iCs w:val="0"/>
          <w:sz w:val="28"/>
          <w:szCs w:val="28"/>
          <w:rtl w:val="0"/>
        </w:rPr>
        <w:t>Logistic Regression (Logit)</w:t>
      </w:r>
      <w:r>
        <w:rPr>
          <w:rFonts w:hint="default" w:ascii="Times New Roman" w:hAnsi="Times New Roman" w:eastAsia="Times New Roman" w:cs="Times New Roman"/>
          <w:i w:val="0"/>
          <w:iCs w:val="0"/>
          <w:sz w:val="28"/>
          <w:szCs w:val="28"/>
          <w:rtl w:val="0"/>
        </w:rPr>
        <w:t xml:space="preserve"> model was employed to assess the feasibility of applying machine learning methods to three key tasks: </w:t>
      </w:r>
      <w:r>
        <w:rPr>
          <w:rFonts w:hint="default" w:ascii="Times New Roman" w:hAnsi="Times New Roman" w:eastAsia="Times New Roman" w:cs="Times New Roman"/>
          <w:b/>
          <w:i w:val="0"/>
          <w:iCs w:val="0"/>
          <w:sz w:val="28"/>
          <w:szCs w:val="28"/>
          <w:rtl w:val="0"/>
        </w:rPr>
        <w:t>Bubble Detection (BB), Up/Down Prediction (UD),</w:t>
      </w:r>
      <w:r>
        <w:rPr>
          <w:rFonts w:hint="default" w:ascii="Times New Roman" w:hAnsi="Times New Roman" w:eastAsia="Times New Roman" w:cs="Times New Roman"/>
          <w:i w:val="0"/>
          <w:iCs w:val="0"/>
          <w:sz w:val="28"/>
          <w:szCs w:val="28"/>
          <w:rtl w:val="0"/>
        </w:rPr>
        <w:t xml:space="preserve"> and </w:t>
      </w:r>
      <w:r>
        <w:rPr>
          <w:rFonts w:hint="default" w:ascii="Times New Roman" w:hAnsi="Times New Roman" w:eastAsia="Times New Roman" w:cs="Times New Roman"/>
          <w:b/>
          <w:i w:val="0"/>
          <w:iCs w:val="0"/>
          <w:sz w:val="28"/>
          <w:szCs w:val="28"/>
          <w:rtl w:val="0"/>
        </w:rPr>
        <w:t>Multi-Factor Risk Analysis (MF)</w:t>
      </w:r>
      <w:r>
        <w:rPr>
          <w:rFonts w:hint="default" w:ascii="Times New Roman" w:hAnsi="Times New Roman" w:eastAsia="Times New Roman" w:cs="Times New Roman"/>
          <w:i w:val="0"/>
          <w:iCs w:val="0"/>
          <w:sz w:val="28"/>
          <w:szCs w:val="28"/>
          <w:rtl w:val="0"/>
        </w:rPr>
        <w:t xml:space="preserve">. This served as a </w:t>
      </w:r>
      <w:r>
        <w:rPr>
          <w:rFonts w:hint="default" w:ascii="Times New Roman" w:hAnsi="Times New Roman" w:eastAsia="Times New Roman" w:cs="Times New Roman"/>
          <w:b/>
          <w:i w:val="0"/>
          <w:iCs w:val="0"/>
          <w:sz w:val="28"/>
          <w:szCs w:val="28"/>
          <w:rtl w:val="0"/>
        </w:rPr>
        <w:t>proof-of-concept</w:t>
      </w:r>
      <w:r>
        <w:rPr>
          <w:rFonts w:hint="default" w:ascii="Times New Roman" w:hAnsi="Times New Roman" w:eastAsia="Times New Roman" w:cs="Times New Roman"/>
          <w:i w:val="0"/>
          <w:iCs w:val="0"/>
          <w:sz w:val="28"/>
          <w:szCs w:val="28"/>
          <w:rtl w:val="0"/>
        </w:rPr>
        <w:t xml:space="preserve"> to determine whether meaningful signals could be extracted from historical price data using minimal preprocessing and simple models.</w:t>
      </w:r>
    </w:p>
    <w:p w14:paraId="00000467">
      <w:pPr>
        <w:pStyle w:val="5"/>
        <w:spacing w:line="360" w:lineRule="auto"/>
        <w:jc w:val="both"/>
        <w:rPr>
          <w:rFonts w:hint="default" w:ascii="Times New Roman" w:hAnsi="Times New Roman" w:eastAsia="Times New Roman" w:cs="Times New Roman"/>
          <w:i w:val="0"/>
          <w:iCs w:val="0"/>
          <w:sz w:val="28"/>
          <w:szCs w:val="28"/>
        </w:rPr>
      </w:pPr>
      <w:bookmarkStart w:id="62" w:name="_kgm16q6izav1" w:colFirst="0" w:colLast="0"/>
      <w:bookmarkEnd w:id="62"/>
      <w:bookmarkStart w:id="63" w:name="_Toc30250"/>
      <w:r>
        <w:rPr>
          <w:rFonts w:hint="default" w:ascii="Times New Roman" w:hAnsi="Times New Roman" w:eastAsia="Times New Roman" w:cs="Times New Roman"/>
          <w:i w:val="0"/>
          <w:iCs w:val="0"/>
          <w:sz w:val="28"/>
          <w:szCs w:val="28"/>
          <w:rtl w:val="0"/>
        </w:rPr>
        <w:t>3.1. Bubble Price Prediction (BB)</w:t>
      </w:r>
      <w:bookmarkEnd w:id="63"/>
    </w:p>
    <w:p w14:paraId="00000468">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 the task of Bubble Price Detection, the Logit model demonstrated encouraging results.</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The Top 5 stock tickers ranked by accuracy and corresponding F1-scores are summarized in the following table:</w:t>
      </w:r>
    </w:p>
    <w:p w14:paraId="00000469">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IV.A.3. Top 5 tickers by Accuracy for BB.</w:t>
      </w:r>
    </w:p>
    <w:tbl>
      <w:tblPr>
        <w:tblStyle w:val="37"/>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00"/>
        <w:gridCol w:w="3000"/>
        <w:gridCol w:w="3000"/>
      </w:tblGrid>
      <w:tr w14:paraId="293833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999999"/>
            <w:tcMar>
              <w:top w:w="100" w:type="dxa"/>
              <w:left w:w="100" w:type="dxa"/>
              <w:bottom w:w="100" w:type="dxa"/>
              <w:right w:w="100" w:type="dxa"/>
            </w:tcMar>
            <w:vAlign w:val="center"/>
          </w:tcPr>
          <w:p w14:paraId="0000046A">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Ticker</w:t>
            </w:r>
          </w:p>
        </w:tc>
        <w:tc>
          <w:tcPr>
            <w:shd w:val="clear" w:color="auto" w:fill="999999"/>
            <w:tcMar>
              <w:top w:w="100" w:type="dxa"/>
              <w:left w:w="100" w:type="dxa"/>
              <w:bottom w:w="100" w:type="dxa"/>
              <w:right w:w="100" w:type="dxa"/>
            </w:tcMar>
            <w:vAlign w:val="center"/>
          </w:tcPr>
          <w:p w14:paraId="0000046B">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Accuracy (%)</w:t>
            </w:r>
          </w:p>
        </w:tc>
        <w:tc>
          <w:tcPr>
            <w:shd w:val="clear" w:color="auto" w:fill="999999"/>
            <w:tcMar>
              <w:top w:w="100" w:type="dxa"/>
              <w:left w:w="100" w:type="dxa"/>
              <w:bottom w:w="100" w:type="dxa"/>
              <w:right w:w="100" w:type="dxa"/>
            </w:tcMar>
            <w:vAlign w:val="center"/>
          </w:tcPr>
          <w:p w14:paraId="0000046C">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F1-score</w:t>
            </w:r>
          </w:p>
        </w:tc>
      </w:tr>
      <w:tr w14:paraId="05E1B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6D">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AMC</w:t>
            </w:r>
          </w:p>
        </w:tc>
        <w:tc>
          <w:tcPr>
            <w:shd w:val="clear" w:color="auto" w:fill="auto"/>
            <w:tcMar>
              <w:top w:w="100" w:type="dxa"/>
              <w:left w:w="100" w:type="dxa"/>
              <w:bottom w:w="100" w:type="dxa"/>
              <w:right w:w="100" w:type="dxa"/>
            </w:tcMar>
            <w:vAlign w:val="center"/>
          </w:tcPr>
          <w:p w14:paraId="0000046E">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90.00</w:t>
            </w:r>
          </w:p>
        </w:tc>
        <w:tc>
          <w:tcPr>
            <w:shd w:val="clear" w:color="auto" w:fill="auto"/>
            <w:tcMar>
              <w:top w:w="100" w:type="dxa"/>
              <w:left w:w="100" w:type="dxa"/>
              <w:bottom w:w="100" w:type="dxa"/>
              <w:right w:w="100" w:type="dxa"/>
            </w:tcMar>
            <w:vAlign w:val="center"/>
          </w:tcPr>
          <w:p w14:paraId="0000046F">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0.9333</w:t>
            </w:r>
          </w:p>
        </w:tc>
      </w:tr>
      <w:tr w14:paraId="76B1FF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70">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ABI</w:t>
            </w:r>
          </w:p>
        </w:tc>
        <w:tc>
          <w:tcPr>
            <w:shd w:val="clear" w:color="auto" w:fill="auto"/>
            <w:tcMar>
              <w:top w:w="100" w:type="dxa"/>
              <w:left w:w="100" w:type="dxa"/>
              <w:bottom w:w="100" w:type="dxa"/>
              <w:right w:w="100" w:type="dxa"/>
            </w:tcMar>
            <w:vAlign w:val="center"/>
          </w:tcPr>
          <w:p w14:paraId="00000471">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86.67</w:t>
            </w:r>
          </w:p>
        </w:tc>
        <w:tc>
          <w:tcPr>
            <w:shd w:val="clear" w:color="auto" w:fill="auto"/>
            <w:tcMar>
              <w:top w:w="100" w:type="dxa"/>
              <w:left w:w="100" w:type="dxa"/>
              <w:bottom w:w="100" w:type="dxa"/>
              <w:right w:w="100" w:type="dxa"/>
            </w:tcMar>
            <w:vAlign w:val="center"/>
          </w:tcPr>
          <w:p w14:paraId="00000472">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0.6667</w:t>
            </w:r>
          </w:p>
        </w:tc>
      </w:tr>
      <w:tr w14:paraId="5ADB2F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73">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ACC</w:t>
            </w:r>
          </w:p>
        </w:tc>
        <w:tc>
          <w:tcPr>
            <w:shd w:val="clear" w:color="auto" w:fill="auto"/>
            <w:tcMar>
              <w:top w:w="100" w:type="dxa"/>
              <w:left w:w="100" w:type="dxa"/>
              <w:bottom w:w="100" w:type="dxa"/>
              <w:right w:w="100" w:type="dxa"/>
            </w:tcMar>
            <w:vAlign w:val="center"/>
          </w:tcPr>
          <w:p w14:paraId="00000474">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86.67</w:t>
            </w:r>
          </w:p>
        </w:tc>
        <w:tc>
          <w:tcPr>
            <w:shd w:val="clear" w:color="auto" w:fill="auto"/>
            <w:tcMar>
              <w:top w:w="100" w:type="dxa"/>
              <w:left w:w="100" w:type="dxa"/>
              <w:bottom w:w="100" w:type="dxa"/>
              <w:right w:w="100" w:type="dxa"/>
            </w:tcMar>
            <w:vAlign w:val="center"/>
          </w:tcPr>
          <w:p w14:paraId="00000475">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0.7143</w:t>
            </w:r>
          </w:p>
        </w:tc>
      </w:tr>
      <w:tr w14:paraId="6A7D84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76">
            <w:pPr>
              <w:spacing w:line="360" w:lineRule="auto"/>
              <w:jc w:val="center"/>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ADP</w:t>
            </w:r>
          </w:p>
        </w:tc>
        <w:tc>
          <w:tcPr>
            <w:shd w:val="clear" w:color="auto" w:fill="auto"/>
            <w:tcMar>
              <w:top w:w="100" w:type="dxa"/>
              <w:left w:w="100" w:type="dxa"/>
              <w:bottom w:w="100" w:type="dxa"/>
              <w:right w:w="100" w:type="dxa"/>
            </w:tcMar>
            <w:vAlign w:val="center"/>
          </w:tcPr>
          <w:p w14:paraId="00000477">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83.33</w:t>
            </w:r>
          </w:p>
        </w:tc>
        <w:tc>
          <w:tcPr>
            <w:shd w:val="clear" w:color="auto" w:fill="auto"/>
            <w:tcMar>
              <w:top w:w="100" w:type="dxa"/>
              <w:left w:w="100" w:type="dxa"/>
              <w:bottom w:w="100" w:type="dxa"/>
              <w:right w:w="100" w:type="dxa"/>
            </w:tcMar>
            <w:vAlign w:val="center"/>
          </w:tcPr>
          <w:p w14:paraId="00000478">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0.7619</w:t>
            </w:r>
          </w:p>
        </w:tc>
      </w:tr>
      <w:tr w14:paraId="58D58A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center"/>
          </w:tcPr>
          <w:p w14:paraId="00000479">
            <w:pPr>
              <w:spacing w:after="0" w:line="360" w:lineRule="auto"/>
              <w:jc w:val="center"/>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AGF</w:t>
            </w:r>
          </w:p>
        </w:tc>
        <w:tc>
          <w:tcPr>
            <w:shd w:val="clear" w:color="auto" w:fill="auto"/>
            <w:tcMar>
              <w:top w:w="100" w:type="dxa"/>
              <w:left w:w="100" w:type="dxa"/>
              <w:bottom w:w="100" w:type="dxa"/>
              <w:right w:w="100" w:type="dxa"/>
            </w:tcMar>
            <w:vAlign w:val="center"/>
          </w:tcPr>
          <w:p w14:paraId="0000047A">
            <w:pPr>
              <w:spacing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83.33</w:t>
            </w:r>
          </w:p>
        </w:tc>
        <w:tc>
          <w:tcPr>
            <w:shd w:val="clear" w:color="auto" w:fill="auto"/>
            <w:tcMar>
              <w:top w:w="100" w:type="dxa"/>
              <w:left w:w="100" w:type="dxa"/>
              <w:bottom w:w="100" w:type="dxa"/>
              <w:right w:w="100" w:type="dxa"/>
            </w:tcMar>
            <w:vAlign w:val="center"/>
          </w:tcPr>
          <w:p w14:paraId="0000047B">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highlight w:val="white"/>
                <w:rtl w:val="0"/>
              </w:rPr>
              <w:t>0.8</w:t>
            </w:r>
          </w:p>
        </w:tc>
      </w:tr>
    </w:tbl>
    <w:p w14:paraId="0000047C">
      <w:pPr>
        <w:spacing w:before="240" w:after="240" w:line="360" w:lineRule="auto"/>
        <w:ind w:firstLine="720"/>
        <w:jc w:val="both"/>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These results indicate that even with a basic model and minimal feature engineering, the system is capable of achieving relatively high predictive performance for certain stocks. This reinforces the hypothesis that stock price bubbles can be identified based on appropriately engineered features extracted from historical data.</w:t>
      </w:r>
    </w:p>
    <w:p w14:paraId="0000047D">
      <w:pPr>
        <w:pStyle w:val="5"/>
        <w:spacing w:line="360" w:lineRule="auto"/>
        <w:jc w:val="both"/>
        <w:rPr>
          <w:rFonts w:hint="default" w:ascii="Times New Roman" w:hAnsi="Times New Roman" w:eastAsia="Times New Roman" w:cs="Times New Roman"/>
          <w:i w:val="0"/>
          <w:iCs w:val="0"/>
          <w:sz w:val="28"/>
          <w:szCs w:val="28"/>
        </w:rPr>
      </w:pPr>
      <w:bookmarkStart w:id="64" w:name="_pcb767hd2gfc" w:colFirst="0" w:colLast="0"/>
      <w:bookmarkEnd w:id="64"/>
      <w:bookmarkStart w:id="65" w:name="_Toc17805"/>
      <w:r>
        <w:rPr>
          <w:rFonts w:hint="default" w:ascii="Times New Roman" w:hAnsi="Times New Roman" w:eastAsia="Times New Roman" w:cs="Times New Roman"/>
          <w:i w:val="0"/>
          <w:iCs w:val="0"/>
          <w:sz w:val="28"/>
          <w:szCs w:val="28"/>
          <w:rtl w:val="0"/>
        </w:rPr>
        <w:t>3.2. Up/Down Trend Prediction (UD)</w:t>
      </w:r>
      <w:bookmarkEnd w:id="65"/>
    </w:p>
    <w:p w14:paraId="0000047E">
      <w:pPr>
        <w:spacing w:before="240" w:after="240" w:line="360" w:lineRule="auto"/>
        <w:ind w:firstLine="720"/>
        <w:jc w:val="both"/>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In addition to bubble detection, the Up/Down trend prediction task (UD) also exhibits potential for model-based forecasting (Khoa &amp; Huynh, 2021). Although preliminary experiments were not extensively detailed at this stage, the underlying analysis suggests that integrating more sophisticated models (such as LSTM and Transformer) would likely improve prediction performance, especially for capturing complex short-term stock movements.</w:t>
      </w:r>
    </w:p>
    <w:p w14:paraId="0000047F">
      <w:pPr>
        <w:spacing w:before="240" w:after="240" w:line="360" w:lineRule="auto"/>
        <w:ind w:firstLine="720"/>
        <w:jc w:val="both"/>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Thus, building upon the initial insights, it is proposed to establish a dedicated module specifically for the UD prediction task, leveraging deep learning models and optimized data pipelines.</w:t>
      </w:r>
    </w:p>
    <w:p w14:paraId="00000480">
      <w:pPr>
        <w:pStyle w:val="5"/>
        <w:spacing w:line="360" w:lineRule="auto"/>
        <w:jc w:val="both"/>
        <w:rPr>
          <w:rFonts w:hint="default" w:ascii="Times New Roman" w:hAnsi="Times New Roman" w:eastAsia="Times New Roman" w:cs="Times New Roman"/>
          <w:i w:val="0"/>
          <w:iCs w:val="0"/>
          <w:sz w:val="28"/>
          <w:szCs w:val="28"/>
        </w:rPr>
      </w:pPr>
      <w:bookmarkStart w:id="66" w:name="_883lau7t9735" w:colFirst="0" w:colLast="0"/>
      <w:bookmarkEnd w:id="66"/>
      <w:bookmarkStart w:id="67" w:name="_Toc11491"/>
      <w:r>
        <w:rPr>
          <w:rFonts w:hint="default" w:ascii="Times New Roman" w:hAnsi="Times New Roman" w:eastAsia="Times New Roman" w:cs="Times New Roman"/>
          <w:i w:val="0"/>
          <w:iCs w:val="0"/>
          <w:sz w:val="28"/>
          <w:szCs w:val="28"/>
          <w:rtl w:val="0"/>
        </w:rPr>
        <w:t>3.3. Multi-Factor Portfolio Risk Assessment</w:t>
      </w:r>
      <w:bookmarkEnd w:id="67"/>
    </w:p>
    <w:p w14:paraId="00000481">
      <w:pPr>
        <w:spacing w:before="240" w:after="240" w:line="360" w:lineRule="auto"/>
        <w:ind w:firstLine="720"/>
        <w:jc w:val="both"/>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 xml:space="preserve">Beyond short-term forecasting, it is imperative to recognize that investment decisions require a comprehensive understanding of risk. Accordingly, the project also proposes the construction of a </w:t>
      </w:r>
      <w:r>
        <w:rPr>
          <w:rFonts w:hint="default" w:ascii="Times New Roman" w:hAnsi="Times New Roman" w:eastAsia="Times New Roman" w:cs="Times New Roman"/>
          <w:b/>
          <w:i w:val="0"/>
          <w:iCs w:val="0"/>
          <w:sz w:val="28"/>
          <w:szCs w:val="28"/>
          <w:highlight w:val="white"/>
          <w:rtl w:val="0"/>
        </w:rPr>
        <w:t>multi-factor portfolio evaluation framework</w:t>
      </w:r>
      <w:r>
        <w:rPr>
          <w:rFonts w:hint="default" w:ascii="Times New Roman" w:hAnsi="Times New Roman" w:eastAsia="Times New Roman" w:cs="Times New Roman"/>
          <w:i w:val="0"/>
          <w:iCs w:val="0"/>
          <w:sz w:val="28"/>
          <w:szCs w:val="28"/>
          <w:highlight w:val="white"/>
          <w:rtl w:val="0"/>
        </w:rPr>
        <w:t xml:space="preserve"> using established financial models such as CAPM, Fama-French 3-Factor, and Carhart 4-Factor models.</w:t>
      </w:r>
    </w:p>
    <w:p w14:paraId="00000482">
      <w:pPr>
        <w:spacing w:before="240" w:after="240" w:line="360" w:lineRule="auto"/>
        <w:ind w:firstLine="720"/>
        <w:jc w:val="both"/>
        <w:rPr>
          <w:rFonts w:hint="default" w:ascii="Times New Roman" w:hAnsi="Times New Roman" w:eastAsia="Times New Roman" w:cs="Times New Roman"/>
          <w:i w:val="0"/>
          <w:iCs w:val="0"/>
          <w:sz w:val="28"/>
          <w:szCs w:val="28"/>
          <w:highlight w:val="white"/>
        </w:rPr>
      </w:pPr>
      <w:r>
        <w:rPr>
          <w:rFonts w:hint="default" w:ascii="Times New Roman" w:hAnsi="Times New Roman" w:eastAsia="Times New Roman" w:cs="Times New Roman"/>
          <w:i w:val="0"/>
          <w:iCs w:val="0"/>
          <w:sz w:val="28"/>
          <w:szCs w:val="28"/>
          <w:highlight w:val="white"/>
          <w:rtl w:val="0"/>
        </w:rPr>
        <w:t>Through this approach, key indicators such as Alpha (excess return), Beta (systematic risk), and R-squared (model fit) will be quantified for each portfolio derived from machine learning predictions. This integration ensures that the investment recommendations are not only data-driven but also grounded in rigorous financial risk analysis, providing investors with greater confidence and transparency in their decision-making process (Douagi et al., 2021).</w:t>
      </w:r>
    </w:p>
    <w:p w14:paraId="00000483">
      <w:pPr>
        <w:pStyle w:val="4"/>
        <w:spacing w:line="360" w:lineRule="auto"/>
        <w:jc w:val="both"/>
        <w:rPr>
          <w:rFonts w:hint="default" w:ascii="Times New Roman" w:hAnsi="Times New Roman" w:eastAsia="Times New Roman" w:cs="Times New Roman"/>
          <w:i w:val="0"/>
          <w:iCs w:val="0"/>
          <w:sz w:val="28"/>
          <w:szCs w:val="28"/>
        </w:rPr>
      </w:pPr>
      <w:bookmarkStart w:id="68" w:name="_Toc1551"/>
      <w:r>
        <w:rPr>
          <w:rFonts w:hint="default" w:ascii="Times New Roman" w:hAnsi="Times New Roman" w:eastAsia="Times New Roman" w:cs="Times New Roman"/>
          <w:i w:val="0"/>
          <w:iCs w:val="0"/>
          <w:sz w:val="28"/>
          <w:szCs w:val="28"/>
          <w:rtl w:val="0"/>
        </w:rPr>
        <w:t>4. Propose solution</w:t>
      </w:r>
      <w:bookmarkEnd w:id="68"/>
    </w:p>
    <w:p w14:paraId="00000484">
      <w:pPr>
        <w:spacing w:before="240" w:after="240" w:line="360" w:lineRule="auto"/>
        <w:ind w:firstLine="720"/>
        <w:jc w:val="both"/>
        <w:rPr>
          <w:rFonts w:hint="default" w:ascii="Times New Roman" w:hAnsi="Times New Roman" w:eastAsia="Times New Roman" w:cs="Times New Roman"/>
          <w:i w:val="0"/>
          <w:iCs w:val="0"/>
          <w:color w:val="FF0000"/>
          <w:sz w:val="28"/>
          <w:szCs w:val="28"/>
        </w:rPr>
      </w:pPr>
      <w:r>
        <w:rPr>
          <w:rFonts w:hint="default" w:ascii="Times New Roman" w:hAnsi="Times New Roman" w:eastAsia="Times New Roman" w:cs="Times New Roman"/>
          <w:i w:val="0"/>
          <w:iCs w:val="0"/>
          <w:sz w:val="28"/>
          <w:szCs w:val="28"/>
          <w:rtl w:val="0"/>
        </w:rPr>
        <w:t xml:space="preserve">To address the challenges in stock trading support, this project proposes a modular AI-based pipeline capable of executing three key tasks: short-term trend prediction, bubble price detection, and portfolio risk assessment. The overall architecture is illustrated in </w:t>
      </w:r>
      <w:r>
        <w:rPr>
          <w:rFonts w:hint="default" w:ascii="Times New Roman" w:hAnsi="Times New Roman" w:eastAsia="Times New Roman" w:cs="Times New Roman"/>
          <w:b/>
          <w:i w:val="0"/>
          <w:iCs w:val="0"/>
          <w:color w:val="FF0000"/>
          <w:sz w:val="28"/>
          <w:szCs w:val="28"/>
          <w:rtl w:val="0"/>
        </w:rPr>
        <w:t>Figure IV.A.4</w:t>
      </w:r>
      <w:r>
        <w:rPr>
          <w:rFonts w:hint="default" w:ascii="Times New Roman" w:hAnsi="Times New Roman" w:eastAsia="Times New Roman" w:cs="Times New Roman"/>
          <w:i w:val="0"/>
          <w:iCs w:val="0"/>
          <w:color w:val="FF0000"/>
          <w:sz w:val="28"/>
          <w:szCs w:val="28"/>
          <w:rtl w:val="0"/>
        </w:rPr>
        <w:t>.</w:t>
      </w:r>
    </w:p>
    <w:p w14:paraId="00000485">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system begins with </w:t>
      </w:r>
      <w:r>
        <w:rPr>
          <w:rFonts w:hint="default" w:ascii="Times New Roman" w:hAnsi="Times New Roman" w:eastAsia="Times New Roman" w:cs="Times New Roman"/>
          <w:b/>
          <w:i w:val="0"/>
          <w:iCs w:val="0"/>
          <w:sz w:val="28"/>
          <w:szCs w:val="28"/>
          <w:rtl w:val="0"/>
        </w:rPr>
        <w:t>raw financial data</w:t>
      </w:r>
      <w:r>
        <w:rPr>
          <w:rFonts w:hint="default" w:ascii="Times New Roman" w:hAnsi="Times New Roman" w:eastAsia="Times New Roman" w:cs="Times New Roman"/>
          <w:i w:val="0"/>
          <w:iCs w:val="0"/>
          <w:sz w:val="28"/>
          <w:szCs w:val="28"/>
          <w:rtl w:val="0"/>
        </w:rPr>
        <w:t xml:space="preserve">, which is processed through a </w:t>
      </w:r>
      <w:r>
        <w:rPr>
          <w:rFonts w:hint="default" w:ascii="Times New Roman" w:hAnsi="Times New Roman" w:eastAsia="Times New Roman" w:cs="Times New Roman"/>
          <w:b/>
          <w:i w:val="0"/>
          <w:iCs w:val="0"/>
          <w:sz w:val="28"/>
          <w:szCs w:val="28"/>
          <w:rtl w:val="0"/>
        </w:rPr>
        <w:t>feature engineering pipeline</w:t>
      </w:r>
      <w:r>
        <w:rPr>
          <w:rFonts w:hint="default" w:ascii="Times New Roman" w:hAnsi="Times New Roman" w:eastAsia="Times New Roman" w:cs="Times New Roman"/>
          <w:i w:val="0"/>
          <w:iCs w:val="0"/>
          <w:sz w:val="28"/>
          <w:szCs w:val="28"/>
          <w:rtl w:val="0"/>
        </w:rPr>
        <w:t>. This includes technical indicator generation, label construction, and sequence transformation for time-series modeling.</w:t>
      </w:r>
    </w:p>
    <w:p w14:paraId="00000486">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engineered data is used to train and evaluate models for:</w:t>
      </w:r>
    </w:p>
    <w:p w14:paraId="00000487">
      <w:pPr>
        <w:numPr>
          <w:ilvl w:val="0"/>
          <w:numId w:val="27"/>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Up/Down Trend Prediction (UD):</w:t>
      </w:r>
      <w:r>
        <w:rPr>
          <w:rFonts w:hint="default" w:ascii="Times New Roman" w:hAnsi="Times New Roman" w:eastAsia="Times New Roman" w:cs="Times New Roman"/>
          <w:i w:val="0"/>
          <w:iCs w:val="0"/>
          <w:sz w:val="28"/>
          <w:szCs w:val="28"/>
          <w:rtl w:val="0"/>
        </w:rPr>
        <w:t xml:space="preserve"> Forecasting weekly directional movement using both traditional (e.g., Logistic Regression, SVM) and deep learning models (LSTM, Transformer).</w:t>
      </w:r>
      <w:r>
        <w:rPr>
          <w:rFonts w:hint="default" w:ascii="Times New Roman" w:hAnsi="Times New Roman" w:eastAsia="Times New Roman" w:cs="Times New Roman"/>
          <w:i w:val="0"/>
          <w:iCs w:val="0"/>
          <w:sz w:val="28"/>
          <w:szCs w:val="28"/>
          <w:rtl w:val="0"/>
        </w:rPr>
        <w:br w:type="textWrapping"/>
      </w:r>
    </w:p>
    <w:p w14:paraId="00000488">
      <w:pPr>
        <w:numPr>
          <w:ilvl w:val="0"/>
          <w:numId w:val="27"/>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Bubble Price Detection (BB):</w:t>
      </w:r>
      <w:r>
        <w:rPr>
          <w:rFonts w:hint="default" w:ascii="Times New Roman" w:hAnsi="Times New Roman" w:eastAsia="Times New Roman" w:cs="Times New Roman"/>
          <w:i w:val="0"/>
          <w:iCs w:val="0"/>
          <w:sz w:val="28"/>
          <w:szCs w:val="28"/>
          <w:rtl w:val="0"/>
        </w:rPr>
        <w:t xml:space="preserve"> Identifying signs of speculative price bubbles using stationarity testing and classification models.</w:t>
      </w:r>
      <w:r>
        <w:rPr>
          <w:rFonts w:hint="default" w:ascii="Times New Roman" w:hAnsi="Times New Roman" w:eastAsia="Times New Roman" w:cs="Times New Roman"/>
          <w:i w:val="0"/>
          <w:iCs w:val="0"/>
          <w:sz w:val="28"/>
          <w:szCs w:val="28"/>
          <w:rtl w:val="0"/>
        </w:rPr>
        <w:br w:type="textWrapping"/>
      </w:r>
    </w:p>
    <w:p w14:paraId="00000489">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After model training, inference is performed offline on the most recent data. The predicted results for the next trading period are exported as csv files, which are then uploaded to an AWS-hosted environment.</w:t>
      </w:r>
    </w:p>
    <w:p w14:paraId="0000048A">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In parallel, a </w:t>
      </w:r>
      <w:r>
        <w:rPr>
          <w:rFonts w:hint="default" w:ascii="Times New Roman" w:hAnsi="Times New Roman" w:eastAsia="Times New Roman" w:cs="Times New Roman"/>
          <w:b/>
          <w:i w:val="0"/>
          <w:iCs w:val="0"/>
          <w:sz w:val="28"/>
          <w:szCs w:val="28"/>
          <w:rtl w:val="0"/>
        </w:rPr>
        <w:t>Portfolio Risk Evaluation module</w:t>
      </w:r>
      <w:r>
        <w:rPr>
          <w:rFonts w:hint="default" w:ascii="Times New Roman" w:hAnsi="Times New Roman" w:eastAsia="Times New Roman" w:cs="Times New Roman"/>
          <w:i w:val="0"/>
          <w:iCs w:val="0"/>
          <w:sz w:val="28"/>
          <w:szCs w:val="28"/>
          <w:rtl w:val="0"/>
        </w:rPr>
        <w:t xml:space="preserve"> analyzes the AI-generated returns using well-established financial models (CAPM, Fama-French 3-Factor, Carhart 4-Factor, Fama-French 5-Factor) to quantify systematic risk, alpha, and beta.</w:t>
      </w:r>
    </w:p>
    <w:p w14:paraId="0000048B">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Finally, all predictions and evaluations are made available through a </w:t>
      </w:r>
      <w:r>
        <w:rPr>
          <w:rFonts w:hint="default" w:ascii="Times New Roman" w:hAnsi="Times New Roman" w:eastAsia="Times New Roman" w:cs="Times New Roman"/>
          <w:b/>
          <w:i w:val="0"/>
          <w:iCs w:val="0"/>
          <w:sz w:val="28"/>
          <w:szCs w:val="28"/>
          <w:rtl w:val="0"/>
        </w:rPr>
        <w:t>web-based demo interface</w:t>
      </w:r>
      <w:r>
        <w:rPr>
          <w:rFonts w:hint="default" w:ascii="Times New Roman" w:hAnsi="Times New Roman" w:eastAsia="Times New Roman" w:cs="Times New Roman"/>
          <w:i w:val="0"/>
          <w:iCs w:val="0"/>
          <w:sz w:val="28"/>
          <w:szCs w:val="28"/>
          <w:rtl w:val="0"/>
        </w:rPr>
        <w:t>, allowing users to view insights and performance metrics for selected stock tickers.</w:t>
      </w:r>
    </w:p>
    <w:p w14:paraId="0000048C">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modular, offline-first design provides flexibility, maintainability, and practical deployment readiness, especially for batch-based financial analysis systems.</w:t>
      </w:r>
    </w:p>
    <w:p w14:paraId="0000048D">
      <w:pPr>
        <w:spacing w:line="360" w:lineRule="auto"/>
        <w:ind w:firstLine="720"/>
        <w:jc w:val="both"/>
        <w:rPr>
          <w:rFonts w:hint="default" w:ascii="Times New Roman" w:hAnsi="Times New Roman" w:eastAsia="Times New Roman" w:cs="Times New Roman"/>
          <w:i w:val="0"/>
          <w:iCs w:val="0"/>
          <w:sz w:val="28"/>
          <w:szCs w:val="28"/>
          <w:highlight w:val="black"/>
        </w:rPr>
      </w:pPr>
    </w:p>
    <w:p w14:paraId="0000048E">
      <w:pPr>
        <w:spacing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lang w:val="vi-VN"/>
        </w:rPr>
        <w:drawing>
          <wp:inline distT="0" distB="0" distL="114300" distR="114300">
            <wp:extent cx="5741670" cy="5294630"/>
            <wp:effectExtent l="0" t="0" r="11430" b="1270"/>
            <wp:docPr id="172" name="Picture 172" descr="ScreenShot_2025052712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ScreenShot_20250527125809"/>
                    <pic:cNvPicPr>
                      <a:picLocks noChangeAspect="1"/>
                    </pic:cNvPicPr>
                  </pic:nvPicPr>
                  <pic:blipFill>
                    <a:blip r:embed="rId39"/>
                    <a:stretch>
                      <a:fillRect/>
                    </a:stretch>
                  </pic:blipFill>
                  <pic:spPr>
                    <a:xfrm>
                      <a:off x="0" y="0"/>
                      <a:ext cx="5741670" cy="5294630"/>
                    </a:xfrm>
                    <a:prstGeom prst="rect">
                      <a:avLst/>
                    </a:prstGeom>
                  </pic:spPr>
                </pic:pic>
              </a:graphicData>
            </a:graphic>
          </wp:inline>
        </w:drawing>
      </w:r>
    </w:p>
    <w:p w14:paraId="0000048F">
      <w:pPr>
        <w:spacing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 xml:space="preserve">Figure IV.A.4: Using AI for Intelligent stock trading </w:t>
      </w:r>
      <w:r>
        <w:rPr>
          <w:rFonts w:hint="default" w:ascii="Times New Roman" w:hAnsi="Times New Roman" w:eastAsia="Times New Roman" w:cs="Times New Roman"/>
          <w:b/>
          <w:i w:val="0"/>
          <w:iCs w:val="0"/>
          <w:color w:val="081B3A"/>
          <w:sz w:val="28"/>
          <w:szCs w:val="28"/>
          <w:highlight w:val="white"/>
          <w:rtl w:val="0"/>
        </w:rPr>
        <w:t>(Source: Own work).</w:t>
      </w:r>
    </w:p>
    <w:p w14:paraId="1D77DEA3">
      <w:pPr>
        <w:pStyle w:val="3"/>
        <w:spacing w:line="360" w:lineRule="auto"/>
        <w:jc w:val="both"/>
        <w:rPr>
          <w:rFonts w:hint="default" w:ascii="Times New Roman" w:hAnsi="Times New Roman" w:eastAsia="Times New Roman" w:cs="Times New Roman"/>
          <w:i w:val="0"/>
          <w:iCs w:val="0"/>
          <w:sz w:val="28"/>
          <w:szCs w:val="28"/>
          <w:rtl w:val="0"/>
        </w:rPr>
      </w:pPr>
      <w:bookmarkStart w:id="69" w:name="_hs56xv8aa15i" w:colFirst="0" w:colLast="0"/>
      <w:bookmarkEnd w:id="69"/>
    </w:p>
    <w:p w14:paraId="52571F81">
      <w:pPr>
        <w:pStyle w:val="3"/>
        <w:spacing w:line="360" w:lineRule="auto"/>
        <w:jc w:val="both"/>
        <w:rPr>
          <w:rFonts w:hint="default" w:ascii="Times New Roman" w:hAnsi="Times New Roman" w:cs="Times New Roman"/>
          <w:i w:val="0"/>
          <w:iCs w:val="0"/>
          <w:color w:val="C00000"/>
          <w:sz w:val="28"/>
          <w:szCs w:val="28"/>
        </w:rPr>
      </w:pPr>
      <w:bookmarkStart w:id="70" w:name="_Toc24046"/>
      <w:r>
        <w:rPr>
          <w:rFonts w:hint="default" w:ascii="Times New Roman" w:hAnsi="Times New Roman" w:cs="Times New Roman"/>
          <w:i w:val="0"/>
          <w:iCs w:val="0"/>
          <w:color w:val="C00000"/>
          <w:sz w:val="28"/>
          <w:szCs w:val="28"/>
        </w:rPr>
        <w:t>B. Module design</w:t>
      </w:r>
      <w:bookmarkEnd w:id="70"/>
    </w:p>
    <w:p w14:paraId="08EB2D8B">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The module is designed to include Program </w:t>
      </w:r>
      <w:r>
        <w:rPr>
          <w:rFonts w:hint="default" w:ascii="Times New Roman" w:hAnsi="Times New Roman" w:eastAsia="Cambria" w:cs="Times New Roman"/>
          <w:i w:val="0"/>
          <w:iCs w:val="0"/>
          <w:color w:val="000000" w:themeColor="text1"/>
          <w:sz w:val="28"/>
          <w:szCs w:val="28"/>
          <w14:textFill>
            <w14:solidFill>
              <w14:schemeClr w14:val="tx1"/>
            </w14:solidFill>
          </w14:textFill>
        </w:rPr>
        <w:t>1</w:t>
      </w:r>
      <w:r>
        <w:rPr>
          <w:rStyle w:val="52"/>
          <w:rFonts w:hint="default" w:ascii="Times New Roman" w:hAnsi="Times New Roman" w:cs="Times New Roman"/>
          <w:b w:val="0"/>
          <w:bCs/>
          <w:i w:val="0"/>
          <w:iCs w:val="0"/>
          <w:color w:val="000000" w:themeColor="text1"/>
          <w:sz w:val="28"/>
          <w:szCs w:val="28"/>
          <w:lang w:val="vi-VN"/>
          <w14:textFill>
            <w14:solidFill>
              <w14:schemeClr w14:val="tx1"/>
            </w14:solidFill>
          </w14:textFill>
        </w:rPr>
        <w:t xml:space="preserve">(It is a program for BB by month and UD by week; the program has a workflow like the one shown in </w:t>
      </w:r>
      <w:r>
        <w:rPr>
          <w:rStyle w:val="52"/>
          <w:rFonts w:hint="default" w:ascii="Times New Roman" w:hAnsi="Times New Roman" w:cs="Times New Roman"/>
          <w:b/>
          <w:bCs w:val="0"/>
          <w:i w:val="0"/>
          <w:iCs w:val="0"/>
          <w:color w:val="000000" w:themeColor="text1"/>
          <w:sz w:val="28"/>
          <w:szCs w:val="28"/>
          <w:lang w:val="vi-VN"/>
          <w14:textFill>
            <w14:solidFill>
              <w14:schemeClr w14:val="tx1"/>
            </w14:solidFill>
          </w14:textFill>
        </w:rPr>
        <w:t>Figure IV.B</w:t>
      </w:r>
      <w:r>
        <w:rPr>
          <w:rStyle w:val="52"/>
          <w:rFonts w:hint="default" w:ascii="Times New Roman" w:hAnsi="Times New Roman" w:cs="Times New Roman"/>
          <w:b w:val="0"/>
          <w:bCs/>
          <w:i w:val="0"/>
          <w:iCs w:val="0"/>
          <w:color w:val="000000" w:themeColor="text1"/>
          <w:sz w:val="28"/>
          <w:szCs w:val="28"/>
          <w:lang w:val="vi-VN"/>
          <w14:textFill>
            <w14:solidFill>
              <w14:schemeClr w14:val="tx1"/>
            </w14:solidFill>
          </w14:textFill>
        </w:rPr>
        <w:t>.)</w:t>
      </w: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 which r</w:t>
      </w:r>
      <w:r>
        <w:rPr>
          <w:rFonts w:hint="default" w:ascii="Times New Roman" w:hAnsi="Times New Roman" w:eastAsia="Cambria" w:cs="Times New Roman"/>
          <w:i w:val="0"/>
          <w:iCs w:val="0"/>
          <w:sz w:val="28"/>
          <w:szCs w:val="28"/>
        </w:rPr>
        <w:t xml:space="preserve">uns independently to perform optimization, followed by training to ensure security. It then generates a file predicting the market condition. The results are subsequently pushed to MongoDB. Based on real-time data stored in MongoDB, Program 2 retrieves the data and provides an API (FastAPI) hosted on AWS at </w:t>
      </w:r>
      <w:r>
        <w:rPr>
          <w:rFonts w:hint="default" w:ascii="Times New Roman" w:hAnsi="Times New Roman" w:eastAsia="Cambria" w:cs="Times New Roman"/>
          <w:b/>
          <w:bCs/>
          <w:i w:val="0"/>
          <w:iCs w:val="0"/>
          <w:sz w:val="28"/>
          <w:szCs w:val="28"/>
        </w:rPr>
        <w:t>Figure IV.II.</w:t>
      </w:r>
    </w:p>
    <w:p w14:paraId="22262F07">
      <w:pPr>
        <w:spacing w:before="240" w:after="24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2940" cy="3660140"/>
            <wp:effectExtent l="0" t="0" r="10160" b="16510"/>
            <wp:docPr id="390" name="Picture 390" descr="ScreenShot_2025052713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Picture 390" descr="ScreenShot_20250527130414"/>
                    <pic:cNvPicPr>
                      <a:picLocks noChangeAspect="1"/>
                    </pic:cNvPicPr>
                  </pic:nvPicPr>
                  <pic:blipFill>
                    <a:blip r:embed="rId40"/>
                    <a:stretch>
                      <a:fillRect/>
                    </a:stretch>
                  </pic:blipFill>
                  <pic:spPr>
                    <a:xfrm>
                      <a:off x="0" y="0"/>
                      <a:ext cx="5742940" cy="3660140"/>
                    </a:xfrm>
                    <a:prstGeom prst="rect">
                      <a:avLst/>
                    </a:prstGeom>
                  </pic:spPr>
                </pic:pic>
              </a:graphicData>
            </a:graphic>
          </wp:inline>
        </w:drawing>
      </w:r>
    </w:p>
    <w:p w14:paraId="55D04159">
      <w:pPr>
        <w:spacing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b/>
          <w:bCs/>
          <w:i w:val="0"/>
          <w:iCs w:val="0"/>
          <w:sz w:val="28"/>
          <w:szCs w:val="28"/>
        </w:rPr>
        <w:t xml:space="preserve">Figure IV.B: </w:t>
      </w:r>
      <w:r>
        <w:rPr>
          <w:rFonts w:hint="default" w:ascii="Times New Roman" w:hAnsi="Times New Roman" w:eastAsia="Cambria" w:cs="Times New Roman"/>
          <w:i w:val="0"/>
          <w:iCs w:val="0"/>
          <w:sz w:val="28"/>
          <w:szCs w:val="28"/>
        </w:rPr>
        <w:t>End-to-End Pipeline: Feature Engineering Input → API Output</w:t>
      </w:r>
    </w:p>
    <w:p w14:paraId="4F2FCC30">
      <w:pPr>
        <w:pStyle w:val="4"/>
        <w:spacing w:line="360" w:lineRule="auto"/>
        <w:jc w:val="both"/>
        <w:rPr>
          <w:rFonts w:hint="default" w:ascii="Times New Roman" w:hAnsi="Times New Roman" w:cs="Times New Roman"/>
          <w:i w:val="0"/>
          <w:iCs w:val="0"/>
          <w:sz w:val="28"/>
          <w:szCs w:val="28"/>
        </w:rPr>
      </w:pPr>
      <w:bookmarkStart w:id="71" w:name="_wsijtf1quoz2" w:colFirst="0" w:colLast="0"/>
      <w:bookmarkEnd w:id="71"/>
      <w:bookmarkStart w:id="72" w:name="_Toc14684"/>
      <w:r>
        <w:rPr>
          <w:rFonts w:hint="default" w:ascii="Times New Roman" w:hAnsi="Times New Roman" w:cs="Times New Roman"/>
          <w:i w:val="0"/>
          <w:iCs w:val="0"/>
          <w:sz w:val="28"/>
          <w:szCs w:val="28"/>
        </w:rPr>
        <w:t>1. Select features and techniques for Program 1</w:t>
      </w:r>
      <w:bookmarkEnd w:id="72"/>
    </w:p>
    <w:p w14:paraId="0B5BF96C">
      <w:pPr>
        <w:pStyle w:val="5"/>
        <w:spacing w:line="360" w:lineRule="auto"/>
        <w:jc w:val="both"/>
        <w:rPr>
          <w:rFonts w:hint="default" w:ascii="Times New Roman" w:hAnsi="Times New Roman" w:eastAsia="Cambria" w:cs="Times New Roman"/>
          <w:i w:val="0"/>
          <w:iCs w:val="0"/>
          <w:sz w:val="28"/>
          <w:szCs w:val="28"/>
        </w:rPr>
      </w:pPr>
      <w:bookmarkStart w:id="73" w:name="_ra4tm3pu9kp" w:colFirst="0" w:colLast="0"/>
      <w:bookmarkEnd w:id="73"/>
      <w:bookmarkStart w:id="74" w:name="_Toc5729"/>
      <w:r>
        <w:rPr>
          <w:rFonts w:hint="default" w:ascii="Times New Roman" w:hAnsi="Times New Roman" w:cs="Times New Roman"/>
          <w:i w:val="0"/>
          <w:iCs w:val="0"/>
          <w:sz w:val="28"/>
          <w:szCs w:val="28"/>
        </w:rPr>
        <w:t>1.1 Data preparation</w:t>
      </w:r>
      <w:bookmarkEnd w:id="74"/>
    </w:p>
    <w:p w14:paraId="5B71618E">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The process of transforming and processing input data is tailored to be compatible with all four models and to improve accuracy. This ensures fair evaluation through the following methods: Data Loading, Feature Preparation, Feature Selection, and Data Splitting at </w:t>
      </w:r>
      <w:r>
        <w:rPr>
          <w:rFonts w:hint="default" w:ascii="Times New Roman" w:hAnsi="Times New Roman" w:eastAsia="Cambria" w:cs="Times New Roman"/>
          <w:b/>
          <w:bCs/>
          <w:i w:val="0"/>
          <w:iCs w:val="0"/>
          <w:sz w:val="28"/>
          <w:szCs w:val="28"/>
        </w:rPr>
        <w:t>Figure IV.II.1.1.</w:t>
      </w:r>
    </w:p>
    <w:p w14:paraId="55C4365F">
      <w:pPr>
        <w:spacing w:after="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1670" cy="4149090"/>
            <wp:effectExtent l="0" t="0" r="11430" b="3810"/>
            <wp:docPr id="85" name="Picture 85" descr="ScreenShot_2025051206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ScreenShot_20250512065639"/>
                    <pic:cNvPicPr>
                      <a:picLocks noChangeAspect="1"/>
                    </pic:cNvPicPr>
                  </pic:nvPicPr>
                  <pic:blipFill>
                    <a:blip r:embed="rId41"/>
                    <a:stretch>
                      <a:fillRect/>
                    </a:stretch>
                  </pic:blipFill>
                  <pic:spPr>
                    <a:xfrm>
                      <a:off x="0" y="0"/>
                      <a:ext cx="5741670" cy="4149090"/>
                    </a:xfrm>
                    <a:prstGeom prst="rect">
                      <a:avLst/>
                    </a:prstGeom>
                  </pic:spPr>
                </pic:pic>
              </a:graphicData>
            </a:graphic>
          </wp:inline>
        </w:drawing>
      </w:r>
    </w:p>
    <w:p w14:paraId="1DA6202E">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 xml:space="preserve">Figure IV.B.1.1: </w:t>
      </w:r>
      <w:r>
        <w:rPr>
          <w:rFonts w:hint="default" w:ascii="Times New Roman" w:hAnsi="Times New Roman" w:eastAsia="Cambria" w:cs="Times New Roman"/>
          <w:i w:val="0"/>
          <w:iCs w:val="0"/>
          <w:sz w:val="28"/>
          <w:szCs w:val="28"/>
        </w:rPr>
        <w:t xml:space="preserve">Data preparation </w:t>
      </w:r>
      <w:r>
        <w:rPr>
          <w:rFonts w:hint="default" w:ascii="Times New Roman" w:hAnsi="Times New Roman" w:cs="Times New Roman"/>
          <w:i w:val="0"/>
          <w:iCs w:val="0"/>
          <w:color w:val="081B3A"/>
          <w:spacing w:val="3"/>
          <w:sz w:val="28"/>
          <w:szCs w:val="28"/>
          <w:shd w:val="clear" w:color="auto" w:fill="FFFFFF"/>
        </w:rPr>
        <w:t>(Source: Own work).</w:t>
      </w:r>
    </w:p>
    <w:p w14:paraId="0E5AD936">
      <w:pPr>
        <w:pStyle w:val="6"/>
        <w:spacing w:line="360" w:lineRule="auto"/>
        <w:jc w:val="both"/>
        <w:rPr>
          <w:rFonts w:hint="default" w:ascii="Times New Roman" w:hAnsi="Times New Roman" w:cs="Times New Roman"/>
          <w:i w:val="0"/>
          <w:iCs w:val="0"/>
          <w:sz w:val="28"/>
          <w:szCs w:val="28"/>
        </w:rPr>
      </w:pPr>
      <w:bookmarkStart w:id="75" w:name="_Toc10265"/>
      <w:r>
        <w:rPr>
          <w:rFonts w:hint="default" w:ascii="Times New Roman" w:hAnsi="Times New Roman" w:cs="Times New Roman"/>
          <w:i w:val="0"/>
          <w:iCs w:val="0"/>
          <w:sz w:val="28"/>
          <w:szCs w:val="28"/>
        </w:rPr>
        <w:t>1.1.1. Load data</w:t>
      </w:r>
      <w:bookmarkEnd w:id="75"/>
    </w:p>
    <w:p w14:paraId="5365B10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Convert ‘Month-Year’, ‘Date’ format to </w:t>
      </w:r>
      <w:r>
        <w:rPr>
          <w:rFonts w:hint="default" w:ascii="Times New Roman" w:hAnsi="Times New Roman" w:eastAsia="Cambria" w:cs="Times New Roman"/>
          <w:i w:val="0"/>
          <w:iCs w:val="0"/>
          <w:sz w:val="28"/>
          <w:szCs w:val="28"/>
          <w:lang w:val="vi-VN"/>
        </w:rPr>
        <w:t>date-time</w:t>
      </w:r>
      <w:r>
        <w:rPr>
          <w:rFonts w:hint="default" w:ascii="Times New Roman" w:hAnsi="Times New Roman" w:eastAsia="Cambria" w:cs="Times New Roman"/>
          <w:i w:val="0"/>
          <w:iCs w:val="0"/>
          <w:sz w:val="28"/>
          <w:szCs w:val="28"/>
        </w:rPr>
        <w:t>:</w:t>
      </w:r>
    </w:p>
    <w:p w14:paraId="205A303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18B1671">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408555" cy="175895"/>
            <wp:effectExtent l="0" t="0" r="10795" b="14605"/>
            <wp:docPr id="262" name="2384804F-3998-4D57-9195-F3826E402611-1" descr="C:/Users/A-Q-HNB/AppData/Local/Temp/wps.EBCtY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2384804F-3998-4D57-9195-F3826E402611-1" descr="C:/Users/A-Q-HNB/AppData/Local/Temp/wps.EBCtYEwps"/>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408555" cy="175895"/>
                    </a:xfrm>
                    <a:prstGeom prst="rect">
                      <a:avLst/>
                    </a:prstGeom>
                  </pic:spPr>
                </pic:pic>
              </a:graphicData>
            </a:graphic>
          </wp:inline>
        </w:drawing>
      </w:r>
    </w:p>
    <w:p w14:paraId="718BC69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Purpose: convert standard feature to format </w:t>
      </w:r>
      <w:r>
        <w:rPr>
          <w:rFonts w:hint="default" w:ascii="Times New Roman" w:hAnsi="Times New Roman" w:eastAsia="Cambria" w:cs="Times New Roman"/>
          <w:i w:val="0"/>
          <w:iCs w:val="0"/>
          <w:sz w:val="28"/>
          <w:szCs w:val="28"/>
          <w:lang w:val="vi-VN"/>
        </w:rPr>
        <w:t>date-time</w:t>
      </w:r>
      <w:r>
        <w:rPr>
          <w:rFonts w:hint="default" w:ascii="Times New Roman" w:hAnsi="Times New Roman" w:eastAsia="Cambria" w:cs="Times New Roman"/>
          <w:i w:val="0"/>
          <w:iCs w:val="0"/>
          <w:sz w:val="28"/>
          <w:szCs w:val="28"/>
        </w:rPr>
        <w:t>.</w:t>
      </w:r>
    </w:p>
    <w:p w14:paraId="79FD64A4">
      <w:pPr>
        <w:pStyle w:val="6"/>
        <w:spacing w:line="360" w:lineRule="auto"/>
        <w:jc w:val="both"/>
        <w:rPr>
          <w:rFonts w:hint="default" w:ascii="Times New Roman" w:hAnsi="Times New Roman" w:cs="Times New Roman"/>
          <w:i w:val="0"/>
          <w:iCs w:val="0"/>
          <w:sz w:val="28"/>
          <w:szCs w:val="28"/>
        </w:rPr>
      </w:pPr>
      <w:bookmarkStart w:id="76" w:name="_Toc21645"/>
      <w:r>
        <w:rPr>
          <w:rFonts w:hint="default" w:ascii="Times New Roman" w:hAnsi="Times New Roman" w:cs="Times New Roman"/>
          <w:i w:val="0"/>
          <w:iCs w:val="0"/>
          <w:sz w:val="28"/>
          <w:szCs w:val="28"/>
        </w:rPr>
        <w:t>1.1.2 Feature Preparation</w:t>
      </w:r>
      <w:bookmarkEnd w:id="76"/>
    </w:p>
    <w:p w14:paraId="2328522D">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77" w:name="_Toc22152"/>
      <w:r>
        <w:rPr>
          <w:rFonts w:hint="default" w:ascii="Times New Roman" w:hAnsi="Times New Roman" w:cs="Times New Roman"/>
          <w:i w:val="0"/>
          <w:iCs w:val="0"/>
          <w:color w:val="4F81BD" w:themeColor="accent1"/>
          <w:sz w:val="28"/>
          <w:szCs w:val="28"/>
          <w14:textFill>
            <w14:solidFill>
              <w14:schemeClr w14:val="accent1"/>
            </w14:solidFill>
          </w14:textFill>
        </w:rPr>
        <w:t>1.1.2.1. Missing value imputation</w:t>
      </w:r>
      <w:bookmarkEnd w:id="77"/>
    </w:p>
    <w:p w14:paraId="07B3A4DB">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 each “</w:t>
      </w:r>
      <w:r>
        <w:rPr>
          <w:rFonts w:hint="default" w:ascii="Times New Roman" w:hAnsi="Times New Roman" w:eastAsia="Cambria" w:cs="Times New Roman"/>
          <w:i w:val="0"/>
          <w:iCs w:val="0"/>
          <w:sz w:val="28"/>
          <w:szCs w:val="28"/>
        </w:rPr>
        <w:drawing>
          <wp:inline distT="0" distB="0" distL="114300" distR="114300">
            <wp:extent cx="274955" cy="99060"/>
            <wp:effectExtent l="0" t="0" r="10795" b="15240"/>
            <wp:docPr id="161" name="image141.png" descr="wps"/>
            <wp:cNvGraphicFramePr/>
            <a:graphic xmlns:a="http://schemas.openxmlformats.org/drawingml/2006/main">
              <a:graphicData uri="http://schemas.openxmlformats.org/drawingml/2006/picture">
                <pic:pic xmlns:pic="http://schemas.openxmlformats.org/drawingml/2006/picture">
                  <pic:nvPicPr>
                    <pic:cNvPr id="161" name="image141.png" descr="wps"/>
                    <pic:cNvPicPr preferRelativeResize="0"/>
                  </pic:nvPicPr>
                  <pic:blipFill>
                    <a:blip r:embed="rId44"/>
                    <a:srcRect/>
                    <a:stretch>
                      <a:fillRect/>
                    </a:stretch>
                  </pic:blipFill>
                  <pic:spPr>
                    <a:xfrm>
                      <a:off x="0" y="0"/>
                      <a:ext cx="274955" cy="99060"/>
                    </a:xfrm>
                    <a:prstGeom prst="rect">
                      <a:avLst/>
                    </a:prstGeom>
                  </pic:spPr>
                </pic:pic>
              </a:graphicData>
            </a:graphic>
          </wp:inline>
        </w:drawing>
      </w:r>
      <w:r>
        <w:rPr>
          <w:rFonts w:hint="default" w:ascii="Times New Roman" w:hAnsi="Times New Roman" w:eastAsia="Cambria" w:cs="Times New Roman"/>
          <w:i w:val="0"/>
          <w:iCs w:val="0"/>
          <w:sz w:val="28"/>
          <w:szCs w:val="28"/>
        </w:rPr>
        <w:t>” feature , missing values are replaced with the mean value of that feature:</w:t>
      </w:r>
    </w:p>
    <w:p w14:paraId="3F0BA51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548A9166">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635760" cy="502920"/>
            <wp:effectExtent l="0" t="0" r="2540" b="11430"/>
            <wp:docPr id="293" name="2384804F-3998-4D57-9195-F3826E402611-2" descr="C:/Users/A-Q-HNB/AppData/Local/Temp/wps.cSHhJ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2384804F-3998-4D57-9195-F3826E402611-2" descr="C:/Users/A-Q-HNB/AppData/Local/Temp/wps.cSHhJzwps"/>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1635760" cy="502920"/>
                    </a:xfrm>
                    <a:prstGeom prst="rect">
                      <a:avLst/>
                    </a:prstGeom>
                  </pic:spPr>
                </pic:pic>
              </a:graphicData>
            </a:graphic>
          </wp:inline>
        </w:drawing>
      </w:r>
    </w:p>
    <w:p w14:paraId="4ABADE0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6CDBB33E">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6050" cy="109855"/>
            <wp:effectExtent l="0" t="0" r="6350" b="4445"/>
            <wp:docPr id="265"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2384804F-3998-4D57-9195-F3826E402611-3" descr="wps"/>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146050" cy="109855"/>
                    </a:xfrm>
                    <a:prstGeom prst="rect">
                      <a:avLst/>
                    </a:prstGeom>
                  </pic:spPr>
                </pic:pic>
              </a:graphicData>
            </a:graphic>
          </wp:inline>
        </w:drawing>
      </w:r>
      <w:r>
        <w:rPr>
          <w:rFonts w:hint="default" w:ascii="Times New Roman" w:hAnsi="Times New Roman" w:eastAsia="Cambria" w:cs="Times New Roman"/>
          <w:i w:val="0"/>
          <w:iCs w:val="0"/>
          <w:sz w:val="28"/>
          <w:szCs w:val="28"/>
        </w:rPr>
        <w:t>represents the set of non-missing values of the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7470" cy="128270"/>
            <wp:effectExtent l="0" t="0" r="17780" b="5080"/>
            <wp:docPr id="266"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2384804F-3998-4D57-9195-F3826E402611-4"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77470" cy="128270"/>
                    </a:xfrm>
                    <a:prstGeom prst="rect">
                      <a:avLst/>
                    </a:prstGeom>
                  </pic:spPr>
                </pic:pic>
              </a:graphicData>
            </a:graphic>
          </wp:inline>
        </w:drawing>
      </w:r>
      <w:r>
        <w:rPr>
          <w:rFonts w:hint="default" w:ascii="Times New Roman" w:hAnsi="Times New Roman" w:eastAsia="Cambria" w:cs="Times New Roman"/>
          <w:i w:val="0"/>
          <w:iCs w:val="0"/>
          <w:sz w:val="28"/>
          <w:szCs w:val="28"/>
        </w:rPr>
        <w:t>” feature.</w:t>
      </w:r>
    </w:p>
    <w:p w14:paraId="18CE736B">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93675" cy="205105"/>
            <wp:effectExtent l="0" t="0" r="15875" b="4445"/>
            <wp:docPr id="267"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2384804F-3998-4D57-9195-F3826E402611-5" descr="wps"/>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193675" cy="205105"/>
                    </a:xfrm>
                    <a:prstGeom prst="rect">
                      <a:avLst/>
                    </a:prstGeom>
                  </pic:spPr>
                </pic:pic>
              </a:graphicData>
            </a:graphic>
          </wp:inline>
        </w:drawing>
      </w:r>
      <w:r>
        <w:rPr>
          <w:rFonts w:hint="default" w:ascii="Times New Roman" w:hAnsi="Times New Roman" w:eastAsia="Cambria" w:cs="Times New Roman"/>
          <w:i w:val="0"/>
          <w:iCs w:val="0"/>
          <w:sz w:val="28"/>
          <w:szCs w:val="28"/>
        </w:rPr>
        <w:t>is the value of the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114935"/>
            <wp:effectExtent l="0" t="0" r="0" b="18415"/>
            <wp:docPr id="268"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2384804F-3998-4D57-9195-F3826E402611-6"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76200" cy="114935"/>
                    </a:xfrm>
                    <a:prstGeom prst="rect">
                      <a:avLst/>
                    </a:prstGeom>
                  </pic:spPr>
                </pic:pic>
              </a:graphicData>
            </a:graphic>
          </wp:inline>
        </w:drawing>
      </w:r>
      <w:r>
        <w:rPr>
          <w:rFonts w:hint="default" w:ascii="Times New Roman" w:hAnsi="Times New Roman" w:eastAsia="Cambria" w:cs="Times New Roman"/>
          <w:i w:val="0"/>
          <w:iCs w:val="0"/>
          <w:sz w:val="28"/>
          <w:szCs w:val="28"/>
        </w:rPr>
        <w:t>” feature at “</w:t>
      </w:r>
      <w:r>
        <w:rPr>
          <w:rFonts w:hint="default" w:ascii="Times New Roman" w:hAnsi="Times New Roman" w:eastAsia="Cambria" w:cs="Times New Roman"/>
          <w:i w:val="0"/>
          <w:iCs w:val="0"/>
          <w:sz w:val="28"/>
          <w:szCs w:val="28"/>
        </w:rPr>
        <w:drawing>
          <wp:inline distT="0" distB="0" distL="114300" distR="114300">
            <wp:extent cx="387350" cy="120015"/>
            <wp:effectExtent l="0" t="0" r="12700" b="13335"/>
            <wp:docPr id="269"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2384804F-3998-4D57-9195-F3826E402611-7" descr="wps"/>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387350" cy="120015"/>
                    </a:xfrm>
                    <a:prstGeom prst="rect">
                      <a:avLst/>
                    </a:prstGeom>
                  </pic:spPr>
                </pic:pic>
              </a:graphicData>
            </a:graphic>
          </wp:inline>
        </w:drawing>
      </w:r>
      <w:r>
        <w:rPr>
          <w:rFonts w:hint="default" w:ascii="Times New Roman" w:hAnsi="Times New Roman" w:eastAsia="Cambria" w:cs="Times New Roman"/>
          <w:i w:val="0"/>
          <w:iCs w:val="0"/>
          <w:sz w:val="28"/>
          <w:szCs w:val="28"/>
        </w:rPr>
        <w:t>” sample.</w:t>
      </w:r>
    </w:p>
    <w:p w14:paraId="189F103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To prevent input features from having corrupted or incomplete data.</w:t>
      </w:r>
    </w:p>
    <w:p w14:paraId="3A13DF2D">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78" w:name="_Toc30207"/>
      <w:r>
        <w:rPr>
          <w:rFonts w:hint="default" w:ascii="Times New Roman" w:hAnsi="Times New Roman" w:cs="Times New Roman"/>
          <w:i w:val="0"/>
          <w:iCs w:val="0"/>
          <w:color w:val="4F81BD" w:themeColor="accent1"/>
          <w:sz w:val="28"/>
          <w:szCs w:val="28"/>
          <w14:textFill>
            <w14:solidFill>
              <w14:schemeClr w14:val="accent1"/>
            </w14:solidFill>
          </w14:textFill>
        </w:rPr>
        <w:t>1.1.2.2. Label shift</w:t>
      </w:r>
      <w:bookmarkEnd w:id="78"/>
    </w:p>
    <w:p w14:paraId="59AB5FF1">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Labels are assigned to time point based on the “</w:t>
      </w:r>
      <w:r>
        <w:rPr>
          <w:rFonts w:hint="default" w:ascii="Times New Roman" w:hAnsi="Times New Roman" w:eastAsia="Cambria" w:cs="Times New Roman"/>
          <w:b/>
          <w:bCs/>
          <w:i w:val="0"/>
          <w:iCs w:val="0"/>
          <w:sz w:val="28"/>
          <w:szCs w:val="28"/>
        </w:rPr>
        <w:t>Bubble (BB)</w:t>
      </w:r>
      <w:r>
        <w:rPr>
          <w:rFonts w:hint="default" w:ascii="Times New Roman" w:hAnsi="Times New Roman" w:eastAsia="Cambria" w:cs="Times New Roman"/>
          <w:i w:val="0"/>
          <w:iCs w:val="0"/>
          <w:sz w:val="28"/>
          <w:szCs w:val="28"/>
        </w:rPr>
        <w:t>” or “</w:t>
      </w:r>
      <w:r>
        <w:rPr>
          <w:rFonts w:hint="default" w:ascii="Times New Roman" w:hAnsi="Times New Roman" w:eastAsia="Cambria" w:cs="Times New Roman"/>
          <w:b/>
          <w:bCs/>
          <w:i w:val="0"/>
          <w:iCs w:val="0"/>
          <w:sz w:val="28"/>
          <w:szCs w:val="28"/>
        </w:rPr>
        <w:t>Up or Down (UD</w:t>
      </w:r>
      <w:r>
        <w:rPr>
          <w:rFonts w:hint="default" w:ascii="Times New Roman" w:hAnsi="Times New Roman" w:eastAsia="Cambria" w:cs="Times New Roman"/>
          <w:i w:val="0"/>
          <w:iCs w:val="0"/>
          <w:sz w:val="28"/>
          <w:szCs w:val="28"/>
        </w:rPr>
        <w:t xml:space="preserve">)” status at </w:t>
      </w:r>
      <w:r>
        <w:rPr>
          <w:rFonts w:hint="default" w:ascii="Times New Roman" w:hAnsi="Times New Roman" w:eastAsia="Cambria" w:cs="Times New Roman"/>
          <w:i w:val="0"/>
          <w:iCs w:val="0"/>
          <w:sz w:val="28"/>
          <w:szCs w:val="28"/>
        </w:rPr>
        <w:drawing>
          <wp:inline distT="0" distB="0" distL="114300" distR="114300">
            <wp:extent cx="316230" cy="113665"/>
            <wp:effectExtent l="0" t="0" r="7620" b="635"/>
            <wp:docPr id="77" name="image61.png" descr="wps"/>
            <wp:cNvGraphicFramePr/>
            <a:graphic xmlns:a="http://schemas.openxmlformats.org/drawingml/2006/main">
              <a:graphicData uri="http://schemas.openxmlformats.org/drawingml/2006/picture">
                <pic:pic xmlns:pic="http://schemas.openxmlformats.org/drawingml/2006/picture">
                  <pic:nvPicPr>
                    <pic:cNvPr id="77" name="image61.png" descr="wps"/>
                    <pic:cNvPicPr preferRelativeResize="0"/>
                  </pic:nvPicPr>
                  <pic:blipFill>
                    <a:blip r:embed="rId55"/>
                    <a:srcRect/>
                    <a:stretch>
                      <a:fillRect/>
                    </a:stretch>
                  </pic:blipFill>
                  <pic:spPr>
                    <a:xfrm>
                      <a:off x="0" y="0"/>
                      <a:ext cx="316230" cy="11366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time point.</w:t>
      </w:r>
      <w:r>
        <w:rPr>
          <w:rFonts w:hint="default" w:ascii="Times New Roman" w:hAnsi="Times New Roman" w:eastAsia="Cambria" w:cs="Times New Roman"/>
          <w:i w:val="0"/>
          <w:iCs w:val="0"/>
          <w:sz w:val="28"/>
          <w:szCs w:val="28"/>
          <w:lang w:val="vi-VN"/>
        </w:rPr>
        <w:t xml:space="preserve"> </w:t>
      </w:r>
      <w:r>
        <w:rPr>
          <w:rFonts w:hint="default" w:ascii="Times New Roman" w:hAnsi="Times New Roman" w:eastAsia="Cambria" w:cs="Times New Roman"/>
          <w:i w:val="0"/>
          <w:iCs w:val="0"/>
          <w:sz w:val="28"/>
          <w:szCs w:val="28"/>
        </w:rPr>
        <w:t>After shifting the label by one row, we assign the label value '</w:t>
      </w:r>
      <w:r>
        <w:rPr>
          <w:rFonts w:hint="default" w:ascii="Times New Roman" w:hAnsi="Times New Roman" w:eastAsia="Cambria" w:cs="Times New Roman"/>
          <w:b/>
          <w:bCs/>
          <w:i w:val="0"/>
          <w:iCs w:val="0"/>
          <w:sz w:val="28"/>
          <w:szCs w:val="28"/>
        </w:rPr>
        <w:t>0</w:t>
      </w:r>
      <w:r>
        <w:rPr>
          <w:rFonts w:hint="default" w:ascii="Times New Roman" w:hAnsi="Times New Roman" w:eastAsia="Cambria" w:cs="Times New Roman"/>
          <w:i w:val="0"/>
          <w:iCs w:val="0"/>
          <w:sz w:val="28"/>
          <w:szCs w:val="28"/>
        </w:rPr>
        <w:t>' to the data row with the most recent date.</w:t>
      </w:r>
    </w:p>
    <w:p w14:paraId="290C365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19CA46D5">
      <w:pPr>
        <w:spacing w:after="0" w:line="360" w:lineRule="auto"/>
        <w:jc w:val="left"/>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BB:</w:t>
      </w:r>
    </w:p>
    <w:p w14:paraId="24AC0EA6">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48385" cy="138430"/>
            <wp:effectExtent l="0" t="0" r="18415" b="13970"/>
            <wp:docPr id="270"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2384804F-3998-4D57-9195-F3826E402611-8" descr="wps"/>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1048385" cy="138430"/>
                    </a:xfrm>
                    <a:prstGeom prst="rect">
                      <a:avLst/>
                    </a:prstGeom>
                  </pic:spPr>
                </pic:pic>
              </a:graphicData>
            </a:graphic>
          </wp:inline>
        </w:drawing>
      </w:r>
    </w:p>
    <w:p w14:paraId="088ABCA2">
      <w:pPr>
        <w:spacing w:after="0" w:line="360" w:lineRule="auto"/>
        <w:jc w:val="left"/>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UD:</w:t>
      </w:r>
    </w:p>
    <w:p w14:paraId="5A922389">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22350" cy="132080"/>
            <wp:effectExtent l="0" t="0" r="6350" b="1270"/>
            <wp:docPr id="271" name="2384804F-3998-4D57-9195-F3826E402611-9" descr="C:/Users/A-Q-HNB/AppData/Local/Temp/wps.rNNFW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2384804F-3998-4D57-9195-F3826E402611-9" descr="C:/Users/A-Q-HNB/AppData/Local/Temp/wps.rNNFWMwps"/>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1022350" cy="132080"/>
                    </a:xfrm>
                    <a:prstGeom prst="rect">
                      <a:avLst/>
                    </a:prstGeom>
                  </pic:spPr>
                </pic:pic>
              </a:graphicData>
            </a:graphic>
          </wp:inline>
        </w:drawing>
      </w:r>
    </w:p>
    <w:p w14:paraId="5490A4C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To create data that allows prediction one week in advance for “Up or Down” labels, and one month in advance for “Bubble” labels.</w:t>
      </w:r>
    </w:p>
    <w:p w14:paraId="6969AD8B">
      <w:pPr>
        <w:pStyle w:val="6"/>
        <w:spacing w:line="360" w:lineRule="auto"/>
        <w:jc w:val="both"/>
        <w:rPr>
          <w:rFonts w:hint="default" w:ascii="Times New Roman" w:hAnsi="Times New Roman" w:cs="Times New Roman"/>
          <w:i w:val="0"/>
          <w:iCs w:val="0"/>
          <w:sz w:val="28"/>
          <w:szCs w:val="28"/>
        </w:rPr>
      </w:pPr>
      <w:bookmarkStart w:id="79" w:name="_Toc13588"/>
      <w:r>
        <w:rPr>
          <w:rFonts w:hint="default" w:ascii="Times New Roman" w:hAnsi="Times New Roman" w:cs="Times New Roman"/>
          <w:i w:val="0"/>
          <w:iCs w:val="0"/>
          <w:sz w:val="28"/>
          <w:szCs w:val="28"/>
        </w:rPr>
        <w:t>1.1.3. Feature Selection</w:t>
      </w:r>
      <w:bookmarkEnd w:id="79"/>
    </w:p>
    <w:p w14:paraId="61FDC844">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80" w:name="_Toc13914"/>
      <w:r>
        <w:rPr>
          <w:rFonts w:hint="default" w:ascii="Times New Roman" w:hAnsi="Times New Roman" w:cs="Times New Roman"/>
          <w:i w:val="0"/>
          <w:iCs w:val="0"/>
          <w:color w:val="4F81BD" w:themeColor="accent1"/>
          <w:sz w:val="28"/>
          <w:szCs w:val="28"/>
          <w14:textFill>
            <w14:solidFill>
              <w14:schemeClr w14:val="accent1"/>
            </w14:solidFill>
          </w14:textFill>
        </w:rPr>
        <w:t>1.1.3.1. Outlier Clipping</w:t>
      </w:r>
      <w:bookmarkEnd w:id="80"/>
    </w:p>
    <w:p w14:paraId="00158A30">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 each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122555"/>
            <wp:effectExtent l="0" t="0" r="0" b="10795"/>
            <wp:docPr id="274"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2384804F-3998-4D57-9195-F3826E402611-10"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76200" cy="122555"/>
                    </a:xfrm>
                    <a:prstGeom prst="rect">
                      <a:avLst/>
                    </a:prstGeom>
                  </pic:spPr>
                </pic:pic>
              </a:graphicData>
            </a:graphic>
          </wp:inline>
        </w:drawing>
      </w:r>
      <w:r>
        <w:rPr>
          <w:rFonts w:hint="default" w:ascii="Times New Roman" w:hAnsi="Times New Roman" w:eastAsia="Cambria" w:cs="Times New Roman"/>
          <w:i w:val="0"/>
          <w:iCs w:val="0"/>
          <w:sz w:val="28"/>
          <w:szCs w:val="28"/>
        </w:rPr>
        <w:t>” feature, the values are limited to the range:</w:t>
      </w:r>
    </w:p>
    <w:p w14:paraId="3F22838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1304F3C">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217420" cy="169545"/>
            <wp:effectExtent l="0" t="0" r="11430" b="1905"/>
            <wp:docPr id="272"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2384804F-3998-4D57-9195-F3826E402611-11" descr="wps"/>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2217420" cy="169545"/>
                    </a:xfrm>
                    <a:prstGeom prst="rect">
                      <a:avLst/>
                    </a:prstGeom>
                  </pic:spPr>
                </pic:pic>
              </a:graphicData>
            </a:graphic>
          </wp:inline>
        </w:drawing>
      </w:r>
    </w:p>
    <w:p w14:paraId="76A4624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Where: </w:t>
      </w:r>
    </w:p>
    <w:p w14:paraId="6A0FE87E">
      <w:pPr>
        <w:numPr>
          <w:ilvl w:val="0"/>
          <w:numId w:val="28"/>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66700" cy="76835"/>
            <wp:effectExtent l="0" t="0" r="0" b="18415"/>
            <wp:docPr id="275"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2384804F-3998-4D57-9195-F3826E402611-12" descr="wps"/>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266700" cy="76835"/>
                    </a:xfrm>
                    <a:prstGeom prst="rect">
                      <a:avLst/>
                    </a:prstGeom>
                  </pic:spPr>
                </pic:pic>
              </a:graphicData>
            </a:graphic>
          </wp:inline>
        </w:drawing>
      </w:r>
      <w:r>
        <w:rPr>
          <w:rFonts w:hint="default" w:ascii="Times New Roman" w:hAnsi="Times New Roman" w:eastAsia="Cambria" w:cs="Times New Roman"/>
          <w:i w:val="0"/>
          <w:iCs w:val="0"/>
          <w:sz w:val="28"/>
          <w:szCs w:val="28"/>
        </w:rPr>
        <w:t>”: are the mean and standard deviation of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111125"/>
            <wp:effectExtent l="0" t="0" r="0" b="3175"/>
            <wp:docPr id="276"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2384804F-3998-4D57-9195-F3826E402611-13"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76200" cy="111125"/>
                    </a:xfrm>
                    <a:prstGeom prst="rect">
                      <a:avLst/>
                    </a:prstGeom>
                  </pic:spPr>
                </pic:pic>
              </a:graphicData>
            </a:graphic>
          </wp:inline>
        </w:drawing>
      </w:r>
      <w:r>
        <w:rPr>
          <w:rFonts w:hint="default" w:ascii="Times New Roman" w:hAnsi="Times New Roman" w:eastAsia="Cambria" w:cs="Times New Roman"/>
          <w:i w:val="0"/>
          <w:iCs w:val="0"/>
          <w:sz w:val="28"/>
          <w:szCs w:val="28"/>
        </w:rPr>
        <w:t>” feature for each Ticker, respectively.</w:t>
      </w:r>
    </w:p>
    <w:p w14:paraId="32DE97E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To cover approximately 99.99994% of the data values and eliminate outliers or abnormal computations.</w:t>
      </w:r>
    </w:p>
    <w:p w14:paraId="4C00990B">
      <w:pPr>
        <w:pStyle w:val="7"/>
        <w:spacing w:line="360" w:lineRule="auto"/>
        <w:jc w:val="both"/>
        <w:rPr>
          <w:rFonts w:hint="default" w:ascii="Times New Roman" w:hAnsi="Times New Roman" w:cs="Times New Roman"/>
          <w:b w:val="0"/>
          <w:bCs/>
          <w:i w:val="0"/>
          <w:iCs w:val="0"/>
          <w:color w:val="4F81BD" w:themeColor="accent1"/>
          <w:sz w:val="28"/>
          <w:szCs w:val="28"/>
          <w:lang w:val="en-US"/>
          <w14:textFill>
            <w14:solidFill>
              <w14:schemeClr w14:val="accent1"/>
            </w14:solidFill>
          </w14:textFill>
        </w:rPr>
      </w:pPr>
      <w:bookmarkStart w:id="81" w:name="_Toc29224"/>
      <w:r>
        <w:rPr>
          <w:rFonts w:hint="default" w:ascii="Times New Roman" w:hAnsi="Times New Roman" w:cs="Times New Roman"/>
          <w:b w:val="0"/>
          <w:bCs/>
          <w:i w:val="0"/>
          <w:iCs w:val="0"/>
          <w:color w:val="4F81BD" w:themeColor="accent1"/>
          <w:sz w:val="28"/>
          <w:szCs w:val="28"/>
          <w14:textFill>
            <w14:solidFill>
              <w14:schemeClr w14:val="accent1"/>
            </w14:solidFill>
          </w14:textFill>
        </w:rPr>
        <w:t>1.1.3.2. Feature importance</w:t>
      </w:r>
      <w:bookmarkEnd w:id="81"/>
    </w:p>
    <w:p w14:paraId="1C47DED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1915" cy="106045"/>
            <wp:effectExtent l="0" t="0" r="13335" b="8255"/>
            <wp:docPr id="294" name="2384804F-3998-4D57-9195-F3826E40261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2384804F-3998-4D57-9195-F3826E402611-14"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81915" cy="106045"/>
                    </a:xfrm>
                    <a:prstGeom prst="rect">
                      <a:avLst/>
                    </a:prstGeom>
                  </pic:spPr>
                </pic:pic>
              </a:graphicData>
            </a:graphic>
          </wp:inline>
        </w:drawing>
      </w:r>
      <w:r>
        <w:rPr>
          <w:rFonts w:hint="default" w:ascii="Times New Roman" w:hAnsi="Times New Roman" w:eastAsia="Cambria" w:cs="Times New Roman"/>
          <w:i w:val="0"/>
          <w:iCs w:val="0"/>
          <w:sz w:val="28"/>
          <w:szCs w:val="28"/>
        </w:rPr>
        <w:t>” feature importance is calculated through a Random Forest using the training set:</w:t>
      </w:r>
    </w:p>
    <w:p w14:paraId="673D2C55">
      <w:pPr>
        <w:spacing w:after="0" w:line="360" w:lineRule="auto"/>
        <w:jc w:val="both"/>
        <w:rPr>
          <w:rFonts w:hint="default" w:ascii="Times New Roman" w:hAnsi="Times New Roman" w:eastAsia="Cambria" w:cs="Times New Roman"/>
          <w:i w:val="0"/>
          <w:iCs w:val="0"/>
          <w:sz w:val="28"/>
          <w:szCs w:val="28"/>
        </w:rPr>
      </w:pPr>
    </w:p>
    <w:p w14:paraId="46FC7BC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30C8C56">
      <w:pPr>
        <w:spacing w:after="0" w:line="360" w:lineRule="auto"/>
        <w:jc w:val="both"/>
        <w:rPr>
          <w:rFonts w:hint="default" w:ascii="Times New Roman" w:hAnsi="Times New Roman" w:eastAsia="Cambria" w:cs="Times New Roman"/>
          <w:i w:val="0"/>
          <w:iCs w:val="0"/>
          <w:sz w:val="28"/>
          <w:szCs w:val="28"/>
        </w:rPr>
      </w:pPr>
    </w:p>
    <w:p w14:paraId="21ACCE1E">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64310" cy="434340"/>
            <wp:effectExtent l="0" t="0" r="2540" b="3810"/>
            <wp:docPr id="278" name="2384804F-3998-4D57-9195-F3826E4026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2384804F-3998-4D57-9195-F3826E402611-15" descr="wps"/>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1464310" cy="434340"/>
                    </a:xfrm>
                    <a:prstGeom prst="rect">
                      <a:avLst/>
                    </a:prstGeom>
                  </pic:spPr>
                </pic:pic>
              </a:graphicData>
            </a:graphic>
          </wp:inline>
        </w:drawing>
      </w:r>
    </w:p>
    <w:p w14:paraId="4A47CAC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054EEEE5">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42595" cy="123825"/>
            <wp:effectExtent l="0" t="0" r="14605" b="9525"/>
            <wp:docPr id="279" name="2384804F-3998-4D57-9195-F3826E4026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2384804F-3998-4D57-9195-F3826E402611-16" descr="wps"/>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442595" cy="123825"/>
                    </a:xfrm>
                    <a:prstGeom prst="rect">
                      <a:avLst/>
                    </a:prstGeom>
                  </pic:spPr>
                </pic:pic>
              </a:graphicData>
            </a:graphic>
          </wp:inline>
        </w:drawing>
      </w:r>
      <w:r>
        <w:rPr>
          <w:rFonts w:hint="default" w:ascii="Times New Roman" w:hAnsi="Times New Roman" w:eastAsia="Cambria" w:cs="Times New Roman"/>
          <w:i w:val="0"/>
          <w:iCs w:val="0"/>
          <w:sz w:val="28"/>
          <w:szCs w:val="28"/>
        </w:rPr>
        <w:t>is the total number of decision trees in the Random Forest model (n_estimators=100).</w:t>
      </w:r>
    </w:p>
    <w:p w14:paraId="003C4583">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50825" cy="124460"/>
            <wp:effectExtent l="0" t="0" r="15875" b="8890"/>
            <wp:docPr id="280" name="2384804F-3998-4D57-9195-F3826E40261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2384804F-3998-4D57-9195-F3826E402611-17" descr="wps"/>
                    <pic:cNvPicPr>
                      <a:picLocks noChangeAspect="1"/>
                    </pic:cNvPicPr>
                  </pic:nvPicPr>
                  <pic:blipFill>
                    <a:blip r:embed="rId68">
                      <a:extLst>
                        <a:ext uri="{96DAC541-7B7A-43D3-8B79-37D633B846F1}">
                          <asvg:svgBlip xmlns:asvg="http://schemas.microsoft.com/office/drawing/2016/SVG/main" r:embed="rId69"/>
                        </a:ext>
                      </a:extLst>
                    </a:blip>
                    <a:stretch>
                      <a:fillRect/>
                    </a:stretch>
                  </pic:blipFill>
                  <pic:spPr>
                    <a:xfrm>
                      <a:off x="0" y="0"/>
                      <a:ext cx="250825" cy="124460"/>
                    </a:xfrm>
                    <a:prstGeom prst="rect">
                      <a:avLst/>
                    </a:prstGeom>
                  </pic:spPr>
                </pic:pic>
              </a:graphicData>
            </a:graphic>
          </wp:inline>
        </w:drawing>
      </w:r>
      <w:r>
        <w:rPr>
          <w:rFonts w:hint="default" w:ascii="Times New Roman" w:hAnsi="Times New Roman" w:eastAsia="Cambria" w:cs="Times New Roman"/>
          <w:i w:val="0"/>
          <w:iCs w:val="0"/>
          <w:sz w:val="28"/>
          <w:szCs w:val="28"/>
        </w:rPr>
        <w:t>: is the contribution of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120650"/>
            <wp:effectExtent l="0" t="0" r="0" b="12700"/>
            <wp:docPr id="281" name="2384804F-3998-4D57-9195-F3826E4026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2384804F-3998-4D57-9195-F3826E402611-18" descr="wps"/>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76200" cy="120650"/>
                    </a:xfrm>
                    <a:prstGeom prst="rect">
                      <a:avLst/>
                    </a:prstGeom>
                  </pic:spPr>
                </pic:pic>
              </a:graphicData>
            </a:graphic>
          </wp:inline>
        </w:drawing>
      </w:r>
      <w:r>
        <w:rPr>
          <w:rFonts w:hint="default" w:ascii="Times New Roman" w:hAnsi="Times New Roman" w:eastAsia="Cambria" w:cs="Times New Roman"/>
          <w:i w:val="0"/>
          <w:iCs w:val="0"/>
          <w:sz w:val="28"/>
          <w:szCs w:val="28"/>
        </w:rPr>
        <w:t>” feature in “</w:t>
      </w:r>
      <w:r>
        <w:rPr>
          <w:rFonts w:hint="default" w:ascii="Times New Roman" w:hAnsi="Times New Roman" w:eastAsia="Cambria" w:cs="Times New Roman"/>
          <w:i w:val="0"/>
          <w:iCs w:val="0"/>
          <w:sz w:val="28"/>
          <w:szCs w:val="28"/>
        </w:rPr>
        <w:drawing>
          <wp:inline distT="0" distB="0" distL="114300" distR="114300">
            <wp:extent cx="76200" cy="115570"/>
            <wp:effectExtent l="0" t="0" r="0" b="17780"/>
            <wp:docPr id="283" name="2384804F-3998-4D57-9195-F3826E4026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2384804F-3998-4D57-9195-F3826E402611-19" descr="wps"/>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76200" cy="115570"/>
                    </a:xfrm>
                    <a:prstGeom prst="rect">
                      <a:avLst/>
                    </a:prstGeom>
                  </pic:spPr>
                </pic:pic>
              </a:graphicData>
            </a:graphic>
          </wp:inline>
        </w:drawing>
      </w:r>
      <w:r>
        <w:rPr>
          <w:rFonts w:hint="default" w:ascii="Times New Roman" w:hAnsi="Times New Roman" w:eastAsia="Cambria" w:cs="Times New Roman"/>
          <w:i w:val="0"/>
          <w:iCs w:val="0"/>
          <w:sz w:val="28"/>
          <w:szCs w:val="28"/>
        </w:rPr>
        <w:t>” tree at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86995"/>
            <wp:effectExtent l="0" t="0" r="0" b="8255"/>
            <wp:docPr id="282" name="2384804F-3998-4D57-9195-F3826E402611-2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2384804F-3998-4D57-9195-F3826E402611-20" descr="wps"/>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76200" cy="8699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r>
        <w:rPr>
          <w:rFonts w:hint="default" w:ascii="Times New Roman" w:hAnsi="Times New Roman" w:eastAsia="Cambria" w:cs="Times New Roman"/>
          <w:i w:val="0"/>
          <w:iCs w:val="0"/>
          <w:sz w:val="28"/>
          <w:szCs w:val="28"/>
        </w:rPr>
        <w:t>data point.</w:t>
      </w:r>
    </w:p>
    <w:p w14:paraId="61429A89">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-Select a subset of important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81330" cy="123825"/>
            <wp:effectExtent l="0" t="0" r="13970" b="9525"/>
            <wp:docPr id="284" name="2384804F-3998-4D57-9195-F3826E402611-2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2384804F-3998-4D57-9195-F3826E402611-21" descr="wps"/>
                    <pic:cNvPicPr>
                      <a:picLocks noChangeAspect="1"/>
                    </pic:cNvPicPr>
                  </pic:nvPicPr>
                  <pic:blipFill>
                    <a:blip r:embed="rId74">
                      <a:extLst>
                        <a:ext uri="{96DAC541-7B7A-43D3-8B79-37D633B846F1}">
                          <asvg:svgBlip xmlns:asvg="http://schemas.microsoft.com/office/drawing/2016/SVG/main" r:embed="rId75"/>
                        </a:ext>
                      </a:extLst>
                    </a:blip>
                    <a:stretch>
                      <a:fillRect/>
                    </a:stretch>
                  </pic:blipFill>
                  <pic:spPr>
                    <a:xfrm>
                      <a:off x="0" y="0"/>
                      <a:ext cx="481330" cy="12382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features with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4615" cy="117475"/>
            <wp:effectExtent l="0" t="0" r="635" b="15875"/>
            <wp:docPr id="285" name="2384804F-3998-4D57-9195-F3826E4026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2384804F-3998-4D57-9195-F3826E402611-22" descr="wps"/>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94615" cy="11747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top feature to avoid using too many features when there are fewer data rows.</w:t>
      </w:r>
    </w:p>
    <w:p w14:paraId="185C690F">
      <w:pPr>
        <w:spacing w:after="0" w:line="360" w:lineRule="auto"/>
        <w:jc w:val="both"/>
        <w:rPr>
          <w:rFonts w:hint="default" w:ascii="Times New Roman" w:hAnsi="Times New Roman" w:eastAsia="Cambria" w:cs="Times New Roman"/>
          <w:b/>
          <w:bCs/>
          <w:i w:val="0"/>
          <w:iCs w:val="0"/>
          <w:sz w:val="28"/>
          <w:szCs w:val="28"/>
        </w:rPr>
      </w:pPr>
    </w:p>
    <w:p w14:paraId="3FDF07D7">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IV.B.1.1.3.2: Feature importance.</w:t>
      </w:r>
    </w:p>
    <w:p w14:paraId="2535A308">
      <w:pPr>
        <w:spacing w:after="0" w:line="360" w:lineRule="auto"/>
        <w:jc w:val="center"/>
        <w:rPr>
          <w:rFonts w:hint="default" w:ascii="Times New Roman" w:hAnsi="Times New Roman" w:eastAsia="Cambria" w:cs="Times New Roman"/>
          <w:i w:val="0"/>
          <w:iCs w:val="0"/>
          <w:sz w:val="28"/>
          <w:szCs w:val="28"/>
        </w:rPr>
      </w:pPr>
    </w:p>
    <w:tbl>
      <w:tblPr>
        <w:tblStyle w:val="38"/>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25"/>
        <w:gridCol w:w="4525"/>
      </w:tblGrid>
      <w:tr w14:paraId="366A84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A5A5A5" w:themeFill="background1" w:themeFillShade="A6"/>
            <w:tcMar>
              <w:top w:w="100" w:type="dxa"/>
              <w:left w:w="100" w:type="dxa"/>
              <w:bottom w:w="100" w:type="dxa"/>
              <w:right w:w="100" w:type="dxa"/>
            </w:tcMar>
          </w:tcPr>
          <w:p w14:paraId="1AEBDF96">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BB</w:t>
            </w:r>
          </w:p>
        </w:tc>
        <w:tc>
          <w:tcPr>
            <w:tcW w:w="4525" w:type="dxa"/>
            <w:shd w:val="clear" w:color="auto" w:fill="A5A5A5" w:themeFill="background1" w:themeFillShade="A6"/>
            <w:tcMar>
              <w:top w:w="100" w:type="dxa"/>
              <w:left w:w="100" w:type="dxa"/>
              <w:bottom w:w="100" w:type="dxa"/>
              <w:right w:w="100" w:type="dxa"/>
            </w:tcMar>
          </w:tcPr>
          <w:p w14:paraId="5984F8E3">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UD</w:t>
            </w:r>
          </w:p>
        </w:tc>
      </w:tr>
      <w:tr w14:paraId="2BD61B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auto"/>
            <w:tcMar>
              <w:top w:w="100" w:type="dxa"/>
              <w:left w:w="100" w:type="dxa"/>
              <w:bottom w:w="100" w:type="dxa"/>
              <w:right w:w="100" w:type="dxa"/>
            </w:tcMar>
          </w:tcPr>
          <w:p w14:paraId="71D440BC">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4615" cy="117475"/>
                  <wp:effectExtent l="0" t="0" r="635" b="15875"/>
                  <wp:docPr id="287" name="2384804F-3998-4D57-9195-F3826E402611-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2384804F-3998-4D57-9195-F3826E402611-23" descr="wps"/>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94615" cy="117475"/>
                          </a:xfrm>
                          <a:prstGeom prst="rect">
                            <a:avLst/>
                          </a:prstGeom>
                        </pic:spPr>
                      </pic:pic>
                    </a:graphicData>
                  </a:graphic>
                </wp:inline>
              </w:drawing>
            </w:r>
            <w:r>
              <w:rPr>
                <w:rFonts w:hint="default" w:ascii="Times New Roman" w:hAnsi="Times New Roman" w:eastAsia="Cambria" w:cs="Times New Roman"/>
                <w:i w:val="0"/>
                <w:iCs w:val="0"/>
                <w:sz w:val="28"/>
                <w:szCs w:val="28"/>
              </w:rPr>
              <w:t>=10</w:t>
            </w:r>
          </w:p>
        </w:tc>
        <w:tc>
          <w:tcPr>
            <w:tcW w:w="4525" w:type="dxa"/>
            <w:shd w:val="clear" w:color="auto" w:fill="auto"/>
            <w:tcMar>
              <w:top w:w="100" w:type="dxa"/>
              <w:left w:w="100" w:type="dxa"/>
              <w:bottom w:w="100" w:type="dxa"/>
              <w:right w:w="100" w:type="dxa"/>
            </w:tcMar>
          </w:tcPr>
          <w:p w14:paraId="4C4BD9D8">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4615" cy="117475"/>
                  <wp:effectExtent l="0" t="0" r="635" b="15875"/>
                  <wp:docPr id="295" name="2384804F-3998-4D57-9195-F3826E4026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2384804F-3998-4D57-9195-F3826E402611-24" descr="wps"/>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94615" cy="117475"/>
                          </a:xfrm>
                          <a:prstGeom prst="rect">
                            <a:avLst/>
                          </a:prstGeom>
                        </pic:spPr>
                      </pic:pic>
                    </a:graphicData>
                  </a:graphic>
                </wp:inline>
              </w:drawing>
            </w:r>
            <w:r>
              <w:rPr>
                <w:rFonts w:hint="default" w:ascii="Times New Roman" w:hAnsi="Times New Roman" w:eastAsia="Cambria" w:cs="Times New Roman"/>
                <w:i w:val="0"/>
                <w:iCs w:val="0"/>
                <w:sz w:val="28"/>
                <w:szCs w:val="28"/>
              </w:rPr>
              <w:t>= 15</w:t>
            </w:r>
          </w:p>
        </w:tc>
      </w:tr>
    </w:tbl>
    <w:p w14:paraId="1C63C321">
      <w:pPr>
        <w:spacing w:after="0" w:line="360" w:lineRule="auto"/>
        <w:jc w:val="both"/>
        <w:rPr>
          <w:rFonts w:hint="default" w:ascii="Times New Roman" w:hAnsi="Times New Roman" w:eastAsia="Cambria" w:cs="Times New Roman"/>
          <w:i w:val="0"/>
          <w:iCs w:val="0"/>
          <w:sz w:val="28"/>
          <w:szCs w:val="28"/>
        </w:rPr>
      </w:pPr>
    </w:p>
    <w:p w14:paraId="1CE3BCE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Purpose: To ensure better convergence during training, avoid irrelevant features that may cause noise, and reduce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 xml:space="preserve"> when there are too many features and limited data rows.</w:t>
      </w:r>
    </w:p>
    <w:p w14:paraId="57677B96">
      <w:pPr>
        <w:spacing w:after="0" w:line="360" w:lineRule="auto"/>
        <w:jc w:val="both"/>
        <w:rPr>
          <w:rFonts w:hint="default" w:ascii="Times New Roman" w:hAnsi="Times New Roman" w:eastAsia="Cambria" w:cs="Times New Roman"/>
          <w:i w:val="0"/>
          <w:iCs w:val="0"/>
          <w:sz w:val="28"/>
          <w:szCs w:val="28"/>
        </w:rPr>
      </w:pPr>
    </w:p>
    <w:p w14:paraId="616B4FDC">
      <w:pPr>
        <w:pStyle w:val="6"/>
        <w:spacing w:line="360" w:lineRule="auto"/>
        <w:jc w:val="both"/>
        <w:rPr>
          <w:rFonts w:hint="default" w:ascii="Times New Roman" w:hAnsi="Times New Roman" w:cs="Times New Roman"/>
          <w:i w:val="0"/>
          <w:iCs w:val="0"/>
          <w:sz w:val="28"/>
          <w:szCs w:val="28"/>
        </w:rPr>
      </w:pPr>
      <w:bookmarkStart w:id="82" w:name="_Toc20044"/>
      <w:r>
        <w:rPr>
          <w:rFonts w:hint="default" w:ascii="Times New Roman" w:hAnsi="Times New Roman" w:cs="Times New Roman"/>
          <w:i w:val="0"/>
          <w:iCs w:val="0"/>
          <w:sz w:val="28"/>
          <w:szCs w:val="28"/>
        </w:rPr>
        <w:t>1.1.4. Data Splitting</w:t>
      </w:r>
      <w:bookmarkEnd w:id="82"/>
    </w:p>
    <w:p w14:paraId="2A1AB144">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83" w:name="_Toc24552"/>
      <w:r>
        <w:rPr>
          <w:rFonts w:hint="default" w:ascii="Times New Roman" w:hAnsi="Times New Roman" w:cs="Times New Roman"/>
          <w:i w:val="0"/>
          <w:iCs w:val="0"/>
          <w:color w:val="4F81BD" w:themeColor="accent1"/>
          <w:sz w:val="28"/>
          <w:szCs w:val="28"/>
          <w14:textFill>
            <w14:solidFill>
              <w14:schemeClr w14:val="accent1"/>
            </w14:solidFill>
          </w14:textFill>
        </w:rPr>
        <w:t>1.1.4.1. Split training, validation, testing files by timeline</w:t>
      </w:r>
      <w:bookmarkEnd w:id="83"/>
    </w:p>
    <w:p w14:paraId="44246FAE">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In order to construct a reliable and unbiased model evaluation, the original </w:t>
      </w:r>
      <w:r>
        <w:rPr>
          <w:rFonts w:hint="default" w:ascii="Times New Roman" w:hAnsi="Times New Roman" w:eastAsia="Cambria" w:cs="Times New Roman"/>
          <w:i w:val="0"/>
          <w:iCs w:val="0"/>
          <w:sz w:val="28"/>
          <w:szCs w:val="28"/>
          <w:lang w:val="vi-VN"/>
        </w:rPr>
        <w:t>data-set</w:t>
      </w:r>
      <w:r>
        <w:rPr>
          <w:rFonts w:hint="default" w:ascii="Times New Roman" w:hAnsi="Times New Roman" w:eastAsia="Cambria" w:cs="Times New Roman"/>
          <w:i w:val="0"/>
          <w:iCs w:val="0"/>
          <w:sz w:val="28"/>
          <w:szCs w:val="28"/>
        </w:rPr>
        <w:t xml:space="preserve"> is partitioned into three subsets training, validation, and testing  based on the timeline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81280"/>
            <wp:effectExtent l="0" t="0" r="0" b="13970"/>
            <wp:docPr id="296" name="2384804F-3998-4D57-9195-F3826E4026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2384804F-3998-4D57-9195-F3826E402611-25" descr="wps"/>
                    <pic:cNvPicPr>
                      <a:picLocks noChangeAspect="1"/>
                    </pic:cNvPicPr>
                  </pic:nvPicPr>
                  <pic:blipFill>
                    <a:blip r:embed="rId72">
                      <a:extLst>
                        <a:ext uri="{96DAC541-7B7A-43D3-8B79-37D633B846F1}">
                          <asvg:svgBlip xmlns:asvg="http://schemas.microsoft.com/office/drawing/2016/SVG/main" r:embed="rId73"/>
                        </a:ext>
                      </a:extLst>
                    </a:blip>
                    <a:stretch>
                      <a:fillRect/>
                    </a:stretch>
                  </pic:blipFill>
                  <pic:spPr>
                    <a:xfrm>
                      <a:off x="0" y="0"/>
                      <a:ext cx="76200" cy="8128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r>
        <w:rPr>
          <w:rFonts w:hint="default" w:ascii="Times New Roman" w:hAnsi="Times New Roman" w:eastAsia="Cambria" w:cs="Times New Roman"/>
          <w:i w:val="0"/>
          <w:iCs w:val="0"/>
          <w:sz w:val="28"/>
          <w:szCs w:val="28"/>
        </w:rPr>
        <w:t>.</w:t>
      </w:r>
    </w:p>
    <w:p w14:paraId="0DD9DB6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78A03C1">
      <w:pPr>
        <w:spacing w:after="0" w:line="360" w:lineRule="auto"/>
        <w:jc w:val="both"/>
        <w:rPr>
          <w:rFonts w:hint="default" w:ascii="Times New Roman" w:hAnsi="Times New Roman" w:eastAsia="Cambria" w:cs="Times New Roman"/>
          <w:i w:val="0"/>
          <w:iCs w:val="0"/>
          <w:sz w:val="28"/>
          <w:szCs w:val="28"/>
        </w:rPr>
      </w:pPr>
    </w:p>
    <w:p w14:paraId="697B2A1D">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605280" cy="156210"/>
            <wp:effectExtent l="0" t="0" r="13970" b="15240"/>
            <wp:docPr id="297" name="2384804F-3998-4D57-9195-F3826E402611-26" descr="C:/Users/A-Q-HNB/AppData/Local/Temp/wps.vtzXX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2384804F-3998-4D57-9195-F3826E402611-26" descr="C:/Users/A-Q-HNB/AppData/Local/Temp/wps.vtzXXCwps"/>
                    <pic:cNvPicPr>
                      <a:picLocks noChangeAspect="1"/>
                    </pic:cNvPicPr>
                  </pic:nvPicPr>
                  <pic:blipFill>
                    <a:blip r:embed="rId78">
                      <a:extLst>
                        <a:ext uri="{96DAC541-7B7A-43D3-8B79-37D633B846F1}">
                          <asvg:svgBlip xmlns:asvg="http://schemas.microsoft.com/office/drawing/2016/SVG/main" r:embed="rId79"/>
                        </a:ext>
                      </a:extLst>
                    </a:blip>
                    <a:stretch>
                      <a:fillRect/>
                    </a:stretch>
                  </pic:blipFill>
                  <pic:spPr>
                    <a:xfrm>
                      <a:off x="0" y="0"/>
                      <a:ext cx="1605280" cy="156210"/>
                    </a:xfrm>
                    <a:prstGeom prst="rect">
                      <a:avLst/>
                    </a:prstGeom>
                  </pic:spPr>
                </pic:pic>
              </a:graphicData>
            </a:graphic>
          </wp:inline>
        </w:drawing>
      </w:r>
    </w:p>
    <w:p w14:paraId="0D70021B">
      <w:pPr>
        <w:spacing w:after="0" w:line="360" w:lineRule="auto"/>
        <w:jc w:val="center"/>
        <w:rPr>
          <w:rFonts w:hint="default" w:ascii="Times New Roman" w:hAnsi="Times New Roman" w:eastAsia="Cambria" w:cs="Times New Roman"/>
          <w:i w:val="0"/>
          <w:iCs w:val="0"/>
          <w:sz w:val="28"/>
          <w:szCs w:val="28"/>
        </w:rPr>
      </w:pPr>
    </w:p>
    <w:p w14:paraId="55CB7F44">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919730" cy="139065"/>
            <wp:effectExtent l="0" t="0" r="13970" b="13335"/>
            <wp:docPr id="298" name="2384804F-3998-4D57-9195-F3826E402611-27" descr="C:/Users/A-Q-HNB/AppData/Local/Temp/wps.xbDzv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2384804F-3998-4D57-9195-F3826E402611-27" descr="C:/Users/A-Q-HNB/AppData/Local/Temp/wps.xbDzvcwps"/>
                    <pic:cNvPicPr>
                      <a:picLocks noChangeAspect="1"/>
                    </pic:cNvPicPr>
                  </pic:nvPicPr>
                  <pic:blipFill>
                    <a:blip r:embed="rId80">
                      <a:extLst>
                        <a:ext uri="{96DAC541-7B7A-43D3-8B79-37D633B846F1}">
                          <asvg:svgBlip xmlns:asvg="http://schemas.microsoft.com/office/drawing/2016/SVG/main" r:embed="rId81"/>
                        </a:ext>
                      </a:extLst>
                    </a:blip>
                    <a:stretch>
                      <a:fillRect/>
                    </a:stretch>
                  </pic:blipFill>
                  <pic:spPr>
                    <a:xfrm>
                      <a:off x="0" y="0"/>
                      <a:ext cx="2919730" cy="139065"/>
                    </a:xfrm>
                    <a:prstGeom prst="rect">
                      <a:avLst/>
                    </a:prstGeom>
                  </pic:spPr>
                </pic:pic>
              </a:graphicData>
            </a:graphic>
          </wp:inline>
        </w:drawing>
      </w:r>
    </w:p>
    <w:p w14:paraId="7F46B7B0">
      <w:pPr>
        <w:spacing w:after="0" w:line="360" w:lineRule="auto"/>
        <w:jc w:val="center"/>
        <w:rPr>
          <w:rFonts w:hint="default" w:ascii="Times New Roman" w:hAnsi="Times New Roman" w:eastAsia="Cambria" w:cs="Times New Roman"/>
          <w:i w:val="0"/>
          <w:iCs w:val="0"/>
          <w:sz w:val="28"/>
          <w:szCs w:val="28"/>
        </w:rPr>
      </w:pPr>
    </w:p>
    <w:p w14:paraId="2694888D">
      <w:pPr>
        <w:spacing w:after="0"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545080" cy="141605"/>
            <wp:effectExtent l="0" t="0" r="7620" b="10795"/>
            <wp:docPr id="299" name="2384804F-3998-4D57-9195-F3826E402611-28" descr="C:/Users/A-Q-HNB/AppData/Local/Temp/wps.esuFA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2384804F-3998-4D57-9195-F3826E402611-28" descr="C:/Users/A-Q-HNB/AppData/Local/Temp/wps.esuFApwps"/>
                    <pic:cNvPicPr>
                      <a:picLocks noChangeAspect="1"/>
                    </pic:cNvPicPr>
                  </pic:nvPicPr>
                  <pic:blipFill>
                    <a:blip r:embed="rId82">
                      <a:extLst>
                        <a:ext uri="{96DAC541-7B7A-43D3-8B79-37D633B846F1}">
                          <asvg:svgBlip xmlns:asvg="http://schemas.microsoft.com/office/drawing/2016/SVG/main" r:embed="rId83"/>
                        </a:ext>
                      </a:extLst>
                    </a:blip>
                    <a:stretch>
                      <a:fillRect/>
                    </a:stretch>
                  </pic:blipFill>
                  <pic:spPr>
                    <a:xfrm>
                      <a:off x="0" y="0"/>
                      <a:ext cx="2545080" cy="141605"/>
                    </a:xfrm>
                    <a:prstGeom prst="rect">
                      <a:avLst/>
                    </a:prstGeom>
                  </pic:spPr>
                </pic:pic>
              </a:graphicData>
            </a:graphic>
          </wp:inline>
        </w:drawing>
      </w:r>
    </w:p>
    <w:p w14:paraId="500B1955">
      <w:pPr>
        <w:spacing w:after="0" w:line="360" w:lineRule="auto"/>
        <w:jc w:val="both"/>
        <w:rPr>
          <w:rFonts w:hint="default" w:ascii="Times New Roman" w:hAnsi="Times New Roman" w:cs="Times New Roman"/>
          <w:i w:val="0"/>
          <w:iCs w:val="0"/>
          <w:color w:val="000000" w:themeColor="text1"/>
          <w:sz w:val="28"/>
          <w:szCs w:val="28"/>
          <w14:textFill>
            <w14:solidFill>
              <w14:schemeClr w14:val="tx1"/>
            </w14:solidFill>
          </w14:textFill>
        </w:rPr>
      </w:pPr>
    </w:p>
    <w:p w14:paraId="113B9EBD">
      <w:pPr>
        <w:spacing w:after="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IV.B.1.1.4.1: Split training, validation, testing files by timeline.</w:t>
      </w:r>
    </w:p>
    <w:tbl>
      <w:tblPr>
        <w:tblStyle w:val="39"/>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25"/>
        <w:gridCol w:w="4525"/>
      </w:tblGrid>
      <w:tr w14:paraId="791A62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999999"/>
            <w:tcMar>
              <w:top w:w="100" w:type="dxa"/>
              <w:left w:w="100" w:type="dxa"/>
              <w:bottom w:w="100" w:type="dxa"/>
              <w:right w:w="100" w:type="dxa"/>
            </w:tcMar>
          </w:tcPr>
          <w:p w14:paraId="76B1AF71">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BB</w:t>
            </w:r>
          </w:p>
        </w:tc>
        <w:tc>
          <w:tcPr>
            <w:tcW w:w="4525" w:type="dxa"/>
            <w:shd w:val="clear" w:color="auto" w:fill="999999"/>
            <w:tcMar>
              <w:top w:w="100" w:type="dxa"/>
              <w:left w:w="100" w:type="dxa"/>
              <w:bottom w:w="100" w:type="dxa"/>
              <w:right w:w="100" w:type="dxa"/>
            </w:tcMar>
          </w:tcPr>
          <w:p w14:paraId="5225244A">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UD</w:t>
            </w:r>
          </w:p>
        </w:tc>
      </w:tr>
      <w:tr w14:paraId="253CF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auto"/>
            <w:tcMar>
              <w:top w:w="100" w:type="dxa"/>
              <w:left w:w="100" w:type="dxa"/>
              <w:bottom w:w="100" w:type="dxa"/>
              <w:right w:w="100" w:type="dxa"/>
            </w:tcMar>
          </w:tcPr>
          <w:p w14:paraId="1E40C78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TRAIN_END_DATE = '2019-01-01'</w:t>
            </w:r>
          </w:p>
        </w:tc>
        <w:tc>
          <w:tcPr>
            <w:tcW w:w="4525" w:type="dxa"/>
            <w:shd w:val="clear" w:color="auto" w:fill="auto"/>
            <w:tcMar>
              <w:top w:w="100" w:type="dxa"/>
              <w:left w:w="100" w:type="dxa"/>
              <w:bottom w:w="100" w:type="dxa"/>
              <w:right w:w="100" w:type="dxa"/>
            </w:tcMar>
          </w:tcPr>
          <w:p w14:paraId="55BDEA9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TRAIN_END_DATE = '2022-03-30'</w:t>
            </w:r>
          </w:p>
        </w:tc>
      </w:tr>
      <w:tr w14:paraId="5F5021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auto"/>
            <w:tcMar>
              <w:top w:w="100" w:type="dxa"/>
              <w:left w:w="100" w:type="dxa"/>
              <w:bottom w:w="100" w:type="dxa"/>
              <w:right w:w="100" w:type="dxa"/>
            </w:tcMar>
          </w:tcPr>
          <w:p w14:paraId="1411601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VALID_END_DATE = '2022-06-01'</w:t>
            </w:r>
          </w:p>
        </w:tc>
        <w:tc>
          <w:tcPr>
            <w:tcW w:w="4525" w:type="dxa"/>
            <w:shd w:val="clear" w:color="auto" w:fill="auto"/>
            <w:tcMar>
              <w:top w:w="100" w:type="dxa"/>
              <w:left w:w="100" w:type="dxa"/>
              <w:bottom w:w="100" w:type="dxa"/>
              <w:right w:w="100" w:type="dxa"/>
            </w:tcMar>
          </w:tcPr>
          <w:p w14:paraId="242B5F2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VALID_END_DATE = '2024-03-30'</w:t>
            </w:r>
          </w:p>
        </w:tc>
      </w:tr>
      <w:tr w14:paraId="237070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auto"/>
            <w:tcMar>
              <w:top w:w="100" w:type="dxa"/>
              <w:left w:w="100" w:type="dxa"/>
              <w:bottom w:w="100" w:type="dxa"/>
              <w:right w:w="100" w:type="dxa"/>
            </w:tcMar>
          </w:tcPr>
          <w:p w14:paraId="771853E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WINDOW_SIZE = 4</w:t>
            </w:r>
          </w:p>
        </w:tc>
        <w:tc>
          <w:tcPr>
            <w:tcW w:w="4525" w:type="dxa"/>
            <w:shd w:val="clear" w:color="auto" w:fill="auto"/>
            <w:tcMar>
              <w:top w:w="100" w:type="dxa"/>
              <w:left w:w="100" w:type="dxa"/>
              <w:bottom w:w="100" w:type="dxa"/>
              <w:right w:w="100" w:type="dxa"/>
            </w:tcMar>
          </w:tcPr>
          <w:p w14:paraId="05B9EF6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WINDOW_SIZE = 13</w:t>
            </w:r>
          </w:p>
        </w:tc>
      </w:tr>
      <w:tr w14:paraId="1B4C24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5" w:type="dxa"/>
            <w:shd w:val="clear" w:color="auto" w:fill="auto"/>
            <w:tcMar>
              <w:top w:w="100" w:type="dxa"/>
              <w:left w:w="100" w:type="dxa"/>
              <w:bottom w:w="100" w:type="dxa"/>
              <w:right w:w="100" w:type="dxa"/>
            </w:tcMar>
          </w:tcPr>
          <w:p w14:paraId="600FF94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60:30:10 ratio approximately and take the previous 4 months observation data in short term and remove window_size between files to avoid leak data.</w:t>
            </w:r>
          </w:p>
        </w:tc>
        <w:tc>
          <w:tcPr>
            <w:tcW w:w="4525" w:type="dxa"/>
            <w:shd w:val="clear" w:color="auto" w:fill="auto"/>
            <w:tcMar>
              <w:top w:w="100" w:type="dxa"/>
              <w:left w:w="100" w:type="dxa"/>
              <w:bottom w:w="100" w:type="dxa"/>
              <w:right w:w="100" w:type="dxa"/>
            </w:tcMar>
          </w:tcPr>
          <w:p w14:paraId="67022F9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80:15:5 ratio approximately and take the previous 13 weeks observation data in short term as observation and remove window_size between files to avoid leak data.</w:t>
            </w:r>
          </w:p>
        </w:tc>
      </w:tr>
    </w:tbl>
    <w:p w14:paraId="16880B8D">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split 3 files to evaluate fairness during prediction generation.</w:t>
      </w:r>
    </w:p>
    <w:p w14:paraId="02CC2007">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84" w:name="_Toc31469"/>
      <w:r>
        <w:rPr>
          <w:rFonts w:hint="default" w:ascii="Times New Roman" w:hAnsi="Times New Roman" w:cs="Times New Roman"/>
          <w:i w:val="0"/>
          <w:iCs w:val="0"/>
          <w:color w:val="4F81BD" w:themeColor="accent1"/>
          <w:sz w:val="28"/>
          <w:szCs w:val="28"/>
          <w14:textFill>
            <w14:solidFill>
              <w14:schemeClr w14:val="accent1"/>
            </w14:solidFill>
          </w14:textFill>
        </w:rPr>
        <w:t>1.1.4.2. Time Window Transformation</w:t>
      </w:r>
      <w:bookmarkEnd w:id="84"/>
    </w:p>
    <w:p w14:paraId="07CE7B8C">
      <w:pPr>
        <w:spacing w:before="240" w:after="240" w:line="360" w:lineRule="auto"/>
        <w:ind w:firstLine="720"/>
        <w:jc w:val="both"/>
        <w:rPr>
          <w:rFonts w:hint="default" w:ascii="Times New Roman" w:hAnsi="Times New Roman" w:cs="Times New Roman"/>
          <w:i w:val="0"/>
          <w:iCs w:val="0"/>
          <w:sz w:val="28"/>
          <w:szCs w:val="28"/>
          <w:lang w:val="vi-VN"/>
        </w:rPr>
      </w:pPr>
      <w:r>
        <w:rPr>
          <w:rFonts w:hint="default" w:ascii="Times New Roman" w:hAnsi="Times New Roman" w:eastAsia="Cambria" w:cs="Times New Roman"/>
          <w:i w:val="0"/>
          <w:iCs w:val="0"/>
          <w:sz w:val="28"/>
          <w:szCs w:val="28"/>
        </w:rPr>
        <w:t>In order to model temporal dependencies in time-series data, raw input data are transformed into two possible structures: 2D (flattened) or 3D (time-series) representations</w:t>
      </w:r>
      <w:r>
        <w:rPr>
          <w:rFonts w:hint="default" w:ascii="Times New Roman" w:hAnsi="Times New Roman" w:eastAsia="Cambria" w:cs="Times New Roman"/>
          <w:i w:val="0"/>
          <w:iCs w:val="0"/>
          <w:sz w:val="28"/>
          <w:szCs w:val="28"/>
          <w:lang w:val="vi-VN"/>
        </w:rPr>
        <w:t xml:space="preserve"> g</w:t>
      </w:r>
      <w:r>
        <w:rPr>
          <w:rFonts w:hint="default" w:ascii="Times New Roman" w:hAnsi="Times New Roman" w:cs="Times New Roman"/>
          <w:i w:val="0"/>
          <w:iCs w:val="0"/>
          <w:sz w:val="28"/>
          <w:szCs w:val="28"/>
          <w:lang w:val="vi-VN"/>
        </w:rPr>
        <w:t>iven 3 files: train, valid, test.</w:t>
      </w:r>
    </w:p>
    <w:p w14:paraId="1C519B53">
      <w:pPr>
        <w:spacing w:before="240" w:after="24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b/>
          <w:i w:val="0"/>
          <w:iCs w:val="0"/>
          <w:sz w:val="28"/>
          <w:szCs w:val="28"/>
        </w:rPr>
        <w:t>2D Data (Flattened Representation):</w:t>
      </w:r>
    </w:p>
    <w:p w14:paraId="6D7D9DC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61734701">
      <w:pPr>
        <w:spacing w:after="0" w:line="360" w:lineRule="auto"/>
        <w:jc w:val="center"/>
        <w:rPr>
          <w:rFonts w:hint="default" w:ascii="Times New Roman" w:hAnsi="Times New Roman" w:eastAsia="Cambria" w:cs="Times New Roman"/>
          <w:b/>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87425" cy="191770"/>
            <wp:effectExtent l="0" t="0" r="3175" b="17780"/>
            <wp:docPr id="300" name="2384804F-3998-4D57-9195-F3826E402611-29" descr="C:/Users/A-Q-HNB/AppData/Local/Temp/wps.ARQPm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2384804F-3998-4D57-9195-F3826E402611-29" descr="C:/Users/A-Q-HNB/AppData/Local/Temp/wps.ARQPmowps"/>
                    <pic:cNvPicPr>
                      <a:picLocks noChangeAspect="1"/>
                    </pic:cNvPicPr>
                  </pic:nvPicPr>
                  <pic:blipFill>
                    <a:blip r:embed="rId84">
                      <a:extLst>
                        <a:ext uri="{96DAC541-7B7A-43D3-8B79-37D633B846F1}">
                          <asvg:svgBlip xmlns:asvg="http://schemas.microsoft.com/office/drawing/2016/SVG/main" r:embed="rId85"/>
                        </a:ext>
                      </a:extLst>
                    </a:blip>
                    <a:stretch>
                      <a:fillRect/>
                    </a:stretch>
                  </pic:blipFill>
                  <pic:spPr>
                    <a:xfrm>
                      <a:off x="0" y="0"/>
                      <a:ext cx="987425" cy="191770"/>
                    </a:xfrm>
                    <a:prstGeom prst="rect">
                      <a:avLst/>
                    </a:prstGeom>
                  </pic:spPr>
                </pic:pic>
              </a:graphicData>
            </a:graphic>
          </wp:inline>
        </w:drawing>
      </w:r>
    </w:p>
    <w:p w14:paraId="67995465">
      <w:pPr>
        <w:spacing w:before="240" w:after="24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b/>
          <w:i w:val="0"/>
          <w:iCs w:val="0"/>
          <w:sz w:val="28"/>
          <w:szCs w:val="28"/>
        </w:rPr>
        <w:t>3D Data (Time-Series Representation):</w:t>
      </w:r>
    </w:p>
    <w:p w14:paraId="0380B90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07E5E1C1">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91870" cy="198120"/>
            <wp:effectExtent l="0" t="0" r="17780" b="11430"/>
            <wp:docPr id="301" name="2384804F-3998-4D57-9195-F3826E402611-30" descr="C:/Users/A-Q-HNB/AppData/Local/Temp/wps.nIEnv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2384804F-3998-4D57-9195-F3826E402611-30" descr="C:/Users/A-Q-HNB/AppData/Local/Temp/wps.nIEnvvwps"/>
                    <pic:cNvPicPr>
                      <a:picLocks noChangeAspect="1"/>
                    </pic:cNvPicPr>
                  </pic:nvPicPr>
                  <pic:blipFill>
                    <a:blip r:embed="rId86">
                      <a:extLst>
                        <a:ext uri="{96DAC541-7B7A-43D3-8B79-37D633B846F1}">
                          <asvg:svgBlip xmlns:asvg="http://schemas.microsoft.com/office/drawing/2016/SVG/main" r:embed="rId87"/>
                        </a:ext>
                      </a:extLst>
                    </a:blip>
                    <a:stretch>
                      <a:fillRect/>
                    </a:stretch>
                  </pic:blipFill>
                  <pic:spPr>
                    <a:xfrm>
                      <a:off x="0" y="0"/>
                      <a:ext cx="991870" cy="198120"/>
                    </a:xfrm>
                    <a:prstGeom prst="rect">
                      <a:avLst/>
                    </a:prstGeom>
                  </pic:spPr>
                </pic:pic>
              </a:graphicData>
            </a:graphic>
          </wp:inline>
        </w:drawing>
      </w:r>
    </w:p>
    <w:p w14:paraId="6ACF3419">
      <w:pPr>
        <w:spacing w:after="0" w:line="360" w:lineRule="auto"/>
        <w:jc w:val="both"/>
        <w:rPr>
          <w:rFonts w:hint="default" w:ascii="Times New Roman" w:hAnsi="Times New Roman" w:eastAsia="Cambria" w:cs="Times New Roman"/>
          <w:i w:val="0"/>
          <w:iCs w:val="0"/>
          <w:sz w:val="28"/>
          <w:szCs w:val="28"/>
        </w:rPr>
      </w:pPr>
    </w:p>
    <w:p w14:paraId="74F6672A">
      <w:pPr>
        <w:spacing w:after="0" w:line="360" w:lineRule="auto"/>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Where:</w:t>
      </w:r>
    </w:p>
    <w:p w14:paraId="39BDBD82">
      <w:pPr>
        <w:spacing w:after="0" w:line="360" w:lineRule="auto"/>
        <w:ind w:left="720" w:leftChars="0"/>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R: is the number of rows in the train, test, and valid files.</w:t>
      </w:r>
    </w:p>
    <w:p w14:paraId="22BF5FF3">
      <w:pPr>
        <w:spacing w:after="0" w:line="360" w:lineRule="auto"/>
        <w:ind w:left="720" w:leftChars="0"/>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W: is the WINDOW_SIZE, which is 4 for BB and 13 for UD.</w:t>
      </w:r>
    </w:p>
    <w:p w14:paraId="4346D10D">
      <w:pPr>
        <w:spacing w:after="0" w:line="360" w:lineRule="auto"/>
        <w:ind w:left="720" w:leftChars="0"/>
        <w:jc w:val="both"/>
        <w:rPr>
          <w:rFonts w:hint="default" w:ascii="Times New Roman" w:hAnsi="Times New Roman" w:cs="Times New Roman"/>
          <w:b/>
          <w:bCs/>
          <w:i w:val="0"/>
          <w:iCs w:val="0"/>
          <w:sz w:val="28"/>
          <w:szCs w:val="28"/>
          <w:lang w:val="vi-VN"/>
        </w:rPr>
      </w:pPr>
      <w:r>
        <w:rPr>
          <w:rFonts w:hint="default" w:ascii="Times New Roman" w:hAnsi="Times New Roman" w:cs="Times New Roman"/>
          <w:i w:val="0"/>
          <w:iCs w:val="0"/>
          <w:sz w:val="28"/>
          <w:szCs w:val="28"/>
          <w:lang w:val="vi-VN"/>
        </w:rPr>
        <w:t xml:space="preserve">F: is the feature importance from the feature engineering described in </w:t>
      </w:r>
      <w:r>
        <w:rPr>
          <w:rFonts w:hint="default" w:ascii="Times New Roman" w:hAnsi="Times New Roman" w:cs="Times New Roman"/>
          <w:b/>
          <w:bCs/>
          <w:i w:val="0"/>
          <w:iCs w:val="0"/>
          <w:sz w:val="28"/>
          <w:szCs w:val="28"/>
          <w:lang w:val="vi-VN"/>
        </w:rPr>
        <w:t>Table IV.A.2.2.2 for BB and Table IV.A.2.2.1 for UD.</w:t>
      </w:r>
    </w:p>
    <w:p w14:paraId="2D33C852">
      <w:pPr>
        <w:spacing w:after="0" w:line="360" w:lineRule="auto"/>
        <w:jc w:val="both"/>
        <w:rPr>
          <w:rFonts w:hint="default" w:ascii="Times New Roman" w:hAnsi="Times New Roman" w:cs="Times New Roman"/>
          <w:i w:val="0"/>
          <w:iCs w:val="0"/>
          <w:sz w:val="28"/>
          <w:szCs w:val="28"/>
          <w:lang w:val="vi-VN"/>
        </w:rPr>
      </w:pPr>
    </w:p>
    <w:p w14:paraId="3BE4B69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w:t>
      </w:r>
    </w:p>
    <w:p w14:paraId="324FD234">
      <w:pPr>
        <w:numPr>
          <w:ilvl w:val="0"/>
          <w:numId w:val="29"/>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2D Data (Flattened): Suitable for traditional machine learning models like SVM, LR, etc.</w:t>
      </w:r>
    </w:p>
    <w:p w14:paraId="079CBD15">
      <w:pPr>
        <w:numPr>
          <w:ilvl w:val="0"/>
          <w:numId w:val="29"/>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3D Data (Time-Series): Suitable for deep learning models like LSTM, TFM, etc., and for computations with </w:t>
      </w:r>
      <w:r>
        <w:rPr>
          <w:rFonts w:hint="default" w:ascii="Times New Roman" w:hAnsi="Times New Roman" w:eastAsia="Cambria" w:cs="Times New Roman"/>
          <w:i w:val="0"/>
          <w:iCs w:val="0"/>
          <w:sz w:val="28"/>
          <w:szCs w:val="28"/>
          <w:lang w:val="vi-VN"/>
        </w:rPr>
        <w:t>GPU s</w:t>
      </w:r>
      <w:r>
        <w:rPr>
          <w:rFonts w:hint="default" w:ascii="Times New Roman" w:hAnsi="Times New Roman" w:eastAsia="Cambria" w:cs="Times New Roman"/>
          <w:i w:val="0"/>
          <w:iCs w:val="0"/>
          <w:sz w:val="28"/>
          <w:szCs w:val="28"/>
        </w:rPr>
        <w:t>.</w:t>
      </w:r>
    </w:p>
    <w:p w14:paraId="419C1937">
      <w:pPr>
        <w:spacing w:after="0" w:line="360" w:lineRule="auto"/>
        <w:jc w:val="both"/>
        <w:rPr>
          <w:rFonts w:hint="default" w:ascii="Times New Roman" w:hAnsi="Times New Roman" w:eastAsia="Cambria" w:cs="Times New Roman"/>
          <w:i w:val="0"/>
          <w:iCs w:val="0"/>
          <w:sz w:val="28"/>
          <w:szCs w:val="28"/>
        </w:rPr>
      </w:pPr>
    </w:p>
    <w:p w14:paraId="4DE91544">
      <w:pPr>
        <w:pStyle w:val="6"/>
        <w:spacing w:line="360" w:lineRule="auto"/>
        <w:jc w:val="both"/>
        <w:rPr>
          <w:rFonts w:hint="default" w:ascii="Times New Roman" w:hAnsi="Times New Roman" w:cs="Times New Roman"/>
          <w:i w:val="0"/>
          <w:iCs w:val="0"/>
          <w:sz w:val="28"/>
          <w:szCs w:val="28"/>
        </w:rPr>
      </w:pPr>
      <w:bookmarkStart w:id="85" w:name="_Toc13442"/>
      <w:r>
        <w:rPr>
          <w:rFonts w:hint="default" w:ascii="Times New Roman" w:hAnsi="Times New Roman" w:cs="Times New Roman"/>
          <w:i w:val="0"/>
          <w:iCs w:val="0"/>
          <w:sz w:val="28"/>
          <w:szCs w:val="28"/>
        </w:rPr>
        <w:t>1.1.5 Feature Scaling And Augmentation</w:t>
      </w:r>
      <w:bookmarkEnd w:id="85"/>
    </w:p>
    <w:p w14:paraId="399A475A">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86" w:name="_Toc14660"/>
      <w:r>
        <w:rPr>
          <w:rFonts w:hint="default" w:ascii="Times New Roman" w:hAnsi="Times New Roman" w:cs="Times New Roman"/>
          <w:i w:val="0"/>
          <w:iCs w:val="0"/>
          <w:color w:val="4F81BD" w:themeColor="accent1"/>
          <w:sz w:val="28"/>
          <w:szCs w:val="28"/>
          <w14:textFill>
            <w14:solidFill>
              <w14:schemeClr w14:val="accent1"/>
            </w14:solidFill>
          </w14:textFill>
        </w:rPr>
        <w:t>1.1.5.1. Standardization</w:t>
      </w:r>
      <w:bookmarkEnd w:id="86"/>
    </w:p>
    <w:p w14:paraId="42BC053E">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To ensure the model converges effectively and avoid numerical instability during training, feature values are standardized. Standardization transforms the original feature distribution into one with zero mean and unit variance.</w:t>
      </w:r>
    </w:p>
    <w:p w14:paraId="794A9D2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7BB925B">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12825" cy="433070"/>
            <wp:effectExtent l="0" t="0" r="15875" b="5080"/>
            <wp:docPr id="302" name="2384804F-3998-4D57-9195-F3826E402611-31" descr="C:/Users/A-Q-HNB/AppData/Local/Temp/wps.rhIqM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2384804F-3998-4D57-9195-F3826E402611-31" descr="C:/Users/A-Q-HNB/AppData/Local/Temp/wps.rhIqMjwps"/>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0" y="0"/>
                      <a:ext cx="1012825" cy="433070"/>
                    </a:xfrm>
                    <a:prstGeom prst="rect">
                      <a:avLst/>
                    </a:prstGeom>
                  </pic:spPr>
                </pic:pic>
              </a:graphicData>
            </a:graphic>
          </wp:inline>
        </w:drawing>
      </w:r>
    </w:p>
    <w:p w14:paraId="31CB070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Where: </w:t>
      </w:r>
    </w:p>
    <w:p w14:paraId="01BBE300">
      <w:pPr>
        <w:numPr>
          <w:ilvl w:val="0"/>
          <w:numId w:val="30"/>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80365" cy="109220"/>
            <wp:effectExtent l="0" t="0" r="635" b="5080"/>
            <wp:docPr id="303" name="2384804F-3998-4D57-9195-F3826E402611-3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2384804F-3998-4D57-9195-F3826E402611-32" descr="wps"/>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0" y="0"/>
                      <a:ext cx="380365" cy="10922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are the mean and standard deviation of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6200" cy="102235"/>
            <wp:effectExtent l="0" t="0" r="0" b="12065"/>
            <wp:docPr id="33" name="2384804F-3998-4D57-9195-F3826E4026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384804F-3998-4D57-9195-F3826E402611-33" descr="wps"/>
                    <pic:cNvPicPr>
                      <a:picLocks noChangeAspect="1"/>
                    </pic:cNvPicPr>
                  </pic:nvPicPr>
                  <pic:blipFill>
                    <a:blip r:embed="rId92">
                      <a:extLst>
                        <a:ext uri="{96DAC541-7B7A-43D3-8B79-37D633B846F1}">
                          <asvg:svgBlip xmlns:asvg="http://schemas.microsoft.com/office/drawing/2016/SVG/main" r:embed="rId93"/>
                        </a:ext>
                      </a:extLst>
                    </a:blip>
                    <a:stretch>
                      <a:fillRect/>
                    </a:stretch>
                  </pic:blipFill>
                  <pic:spPr>
                    <a:xfrm>
                      <a:off x="0" y="0"/>
                      <a:ext cx="76200" cy="102235"/>
                    </a:xfrm>
                    <a:prstGeom prst="rect">
                      <a:avLst/>
                    </a:prstGeom>
                  </pic:spPr>
                </pic:pic>
              </a:graphicData>
            </a:graphic>
          </wp:inline>
        </w:drawing>
      </w:r>
      <w:r>
        <w:rPr>
          <w:rFonts w:hint="default" w:ascii="Times New Roman" w:hAnsi="Times New Roman" w:eastAsia="Cambria" w:cs="Times New Roman"/>
          <w:i w:val="0"/>
          <w:iCs w:val="0"/>
          <w:sz w:val="28"/>
          <w:szCs w:val="28"/>
        </w:rPr>
        <w:t>” feature for each Ticker.</w:t>
      </w:r>
    </w:p>
    <w:p w14:paraId="1F624DDE">
      <w:pPr>
        <w:spacing w:before="240" w:after="240" w:line="360" w:lineRule="auto"/>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Description: At this point, the train, test, and valid data files remain in 2D; the 3D version is described by the formula</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w:t>
      </w:r>
    </w:p>
    <w:p w14:paraId="18C45E8D">
      <w:pPr>
        <w:spacing w:before="240" w:after="24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b/>
          <w:i w:val="0"/>
          <w:iCs w:val="0"/>
          <w:color w:val="000000" w:themeColor="text1"/>
          <w:sz w:val="28"/>
          <w:szCs w:val="28"/>
          <w14:textFill>
            <w14:solidFill>
              <w14:schemeClr w14:val="tx1"/>
            </w14:solidFill>
          </w14:textFill>
        </w:rPr>
        <w:t>2D Data :</w:t>
      </w:r>
    </w:p>
    <w:p w14:paraId="155AB265">
      <w:p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Formula:</w:t>
      </w:r>
    </w:p>
    <w:p w14:paraId="4744E9FA">
      <w:pPr>
        <w:spacing w:after="0" w:line="360" w:lineRule="auto"/>
        <w:jc w:val="center"/>
        <w:rPr>
          <w:rFonts w:hint="default" w:ascii="Times New Roman" w:hAnsi="Times New Roman" w:eastAsia="Cambria" w:cs="Times New Roman"/>
          <w:b/>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00785" cy="191770"/>
            <wp:effectExtent l="0" t="0" r="18415" b="17780"/>
            <wp:docPr id="3" name="2384804F-3998-4D57-9195-F3826E402611-34" descr="C:/Users/A-Q-HNB/AppData/Local/Temp/wps.sAsOB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34" descr="C:/Users/A-Q-HNB/AppData/Local/Temp/wps.sAsOBpwps"/>
                    <pic:cNvPicPr>
                      <a:picLocks noChangeAspect="1"/>
                    </pic:cNvPicPr>
                  </pic:nvPicPr>
                  <pic:blipFill>
                    <a:blip r:embed="rId94">
                      <a:extLst>
                        <a:ext uri="{96DAC541-7B7A-43D3-8B79-37D633B846F1}">
                          <asvg:svgBlip xmlns:asvg="http://schemas.microsoft.com/office/drawing/2016/SVG/main" r:embed="rId95"/>
                        </a:ext>
                      </a:extLst>
                    </a:blip>
                    <a:stretch>
                      <a:fillRect/>
                    </a:stretch>
                  </pic:blipFill>
                  <pic:spPr>
                    <a:xfrm>
                      <a:off x="0" y="0"/>
                      <a:ext cx="1200482" cy="191770"/>
                    </a:xfrm>
                    <a:prstGeom prst="rect">
                      <a:avLst/>
                    </a:prstGeom>
                  </pic:spPr>
                </pic:pic>
              </a:graphicData>
            </a:graphic>
          </wp:inline>
        </w:drawing>
      </w:r>
    </w:p>
    <w:p w14:paraId="4C35BC9E">
      <w:pPr>
        <w:spacing w:before="240" w:after="24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b/>
          <w:i w:val="0"/>
          <w:iCs w:val="0"/>
          <w:color w:val="000000" w:themeColor="text1"/>
          <w:sz w:val="28"/>
          <w:szCs w:val="28"/>
          <w14:textFill>
            <w14:solidFill>
              <w14:schemeClr w14:val="tx1"/>
            </w14:solidFill>
          </w14:textFill>
        </w:rPr>
        <w:t>3D Data:</w:t>
      </w:r>
    </w:p>
    <w:p w14:paraId="511CC4B7">
      <w:p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Formula:</w:t>
      </w:r>
    </w:p>
    <w:p w14:paraId="3D8E60B7">
      <w:pPr>
        <w:spacing w:after="0" w:line="360" w:lineRule="auto"/>
        <w:jc w:val="cente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12215" cy="198120"/>
            <wp:effectExtent l="0" t="0" r="6985" b="11430"/>
            <wp:docPr id="6" name="2384804F-3998-4D57-9195-F3826E402611-35" descr="C:/Users/A-Q-HNB/AppData/Local/Temp/wps.teyXq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35" descr="C:/Users/A-Q-HNB/AppData/Local/Temp/wps.teyXqGwps"/>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1212286" cy="198120"/>
                    </a:xfrm>
                    <a:prstGeom prst="rect">
                      <a:avLst/>
                    </a:prstGeom>
                  </pic:spPr>
                </pic:pic>
              </a:graphicData>
            </a:graphic>
          </wp:inline>
        </w:drawing>
      </w:r>
    </w:p>
    <w:p w14:paraId="6F3E6BD0">
      <w:pPr>
        <w:spacing w:after="0" w:line="360" w:lineRule="auto"/>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Where:</w:t>
      </w:r>
    </w:p>
    <w:p w14:paraId="24379B8E">
      <w:pPr>
        <w:spacing w:after="0" w:line="360" w:lineRule="auto"/>
        <w:ind w:left="720" w:leftChars="0"/>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With </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drawing>
          <wp:inline distT="0" distB="0" distL="114300" distR="114300">
            <wp:extent cx="114935" cy="114935"/>
            <wp:effectExtent l="0" t="0" r="18415" b="18415"/>
            <wp:docPr id="93" name="2384804F-3998-4D57-9195-F3826E402611-3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2384804F-3998-4D57-9195-F3826E402611-36" descr="wps"/>
                    <pic:cNvPicPr>
                      <a:picLocks noChangeAspect="1"/>
                    </pic:cNvPicPr>
                  </pic:nvPicPr>
                  <pic:blipFill>
                    <a:blip r:embed="rId98">
                      <a:extLst>
                        <a:ext uri="{96DAC541-7B7A-43D3-8B79-37D633B846F1}">
                          <asvg:svgBlip xmlns:asvg="http://schemas.microsoft.com/office/drawing/2016/SVG/main" r:embed="rId99"/>
                        </a:ext>
                      </a:extLst>
                    </a:blip>
                    <a:stretch>
                      <a:fillRect/>
                    </a:stretch>
                  </pic:blipFill>
                  <pic:spPr>
                    <a:xfrm>
                      <a:off x="0" y="0"/>
                      <a:ext cx="114935" cy="114935"/>
                    </a:xfrm>
                    <a:prstGeom prst="rect">
                      <a:avLst/>
                    </a:prstGeom>
                  </pic:spPr>
                </pic:pic>
              </a:graphicData>
            </a:graphic>
          </wp:inline>
        </w:drawing>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 being the row number.</w:t>
      </w:r>
    </w:p>
    <w:p w14:paraId="62E6517A">
      <w:pPr>
        <w:spacing w:after="0" w:line="360" w:lineRule="auto"/>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rPr>
        <w:t>Purpose: To help the model converge effectively.</w:t>
      </w:r>
    </w:p>
    <w:p w14:paraId="1A7B0172">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87" w:name="_Toc7881"/>
      <w:r>
        <w:rPr>
          <w:rFonts w:hint="default" w:ascii="Times New Roman" w:hAnsi="Times New Roman" w:cs="Times New Roman"/>
          <w:i w:val="0"/>
          <w:iCs w:val="0"/>
          <w:color w:val="4F81BD" w:themeColor="accent1"/>
          <w:sz w:val="28"/>
          <w:szCs w:val="28"/>
          <w14:textFill>
            <w14:solidFill>
              <w14:schemeClr w14:val="accent1"/>
            </w14:solidFill>
          </w14:textFill>
        </w:rPr>
        <w:t>1.1.5.2 SMOTE (Synthetic Minority Over-sampling Technique)</w:t>
      </w:r>
      <w:bookmarkEnd w:id="87"/>
    </w:p>
    <w:p w14:paraId="25B53AEE">
      <w:pPr>
        <w:spacing w:after="0" w:line="360" w:lineRule="auto"/>
        <w:ind w:firstLine="720"/>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rPr>
        <w:t>To address the problem of class imbalance particularly when the minority class is underrepresented the SMOTE algorithm is applied to generate synthetic samples by interpolating between neighboring minority class instances</w:t>
      </w:r>
      <w:r>
        <w:rPr>
          <w:rFonts w:hint="default" w:ascii="Times New Roman" w:hAnsi="Times New Roman" w:eastAsia="Cambria" w:cs="Times New Roman"/>
          <w:i w:val="0"/>
          <w:iCs w:val="0"/>
          <w:sz w:val="28"/>
          <w:szCs w:val="28"/>
          <w:lang w:val="vi-VN"/>
        </w:rPr>
        <w:t xml:space="preserve"> for train data-set.</w:t>
      </w:r>
    </w:p>
    <w:p w14:paraId="7835051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3D874201">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985010" cy="166370"/>
            <wp:effectExtent l="0" t="0" r="15240" b="5080"/>
            <wp:docPr id="304" name="2384804F-3998-4D57-9195-F3826E402611-3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2384804F-3998-4D57-9195-F3826E402611-37" descr="wps"/>
                    <pic:cNvPicPr>
                      <a:picLocks noChangeAspect="1"/>
                    </pic:cNvPicPr>
                  </pic:nvPicPr>
                  <pic:blipFill>
                    <a:blip r:embed="rId100">
                      <a:extLst>
                        <a:ext uri="{96DAC541-7B7A-43D3-8B79-37D633B846F1}">
                          <asvg:svgBlip xmlns:asvg="http://schemas.microsoft.com/office/drawing/2016/SVG/main" r:embed="rId101"/>
                        </a:ext>
                      </a:extLst>
                    </a:blip>
                    <a:stretch>
                      <a:fillRect/>
                    </a:stretch>
                  </pic:blipFill>
                  <pic:spPr>
                    <a:xfrm>
                      <a:off x="0" y="0"/>
                      <a:ext cx="1985010" cy="166370"/>
                    </a:xfrm>
                    <a:prstGeom prst="rect">
                      <a:avLst/>
                    </a:prstGeom>
                  </pic:spPr>
                </pic:pic>
              </a:graphicData>
            </a:graphic>
          </wp:inline>
        </w:drawing>
      </w:r>
    </w:p>
    <w:p w14:paraId="75B9A00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lang w:val="vi-VN"/>
        </w:rPr>
        <w:t>Where</w:t>
      </w:r>
      <w:r>
        <w:rPr>
          <w:rFonts w:hint="default" w:ascii="Times New Roman" w:hAnsi="Times New Roman" w:eastAsia="Cambria" w:cs="Times New Roman"/>
          <w:i w:val="0"/>
          <w:iCs w:val="0"/>
          <w:sz w:val="28"/>
          <w:szCs w:val="28"/>
        </w:rPr>
        <w:t>:</w:t>
      </w:r>
    </w:p>
    <w:p w14:paraId="74B27047">
      <w:pPr>
        <w:spacing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47040" cy="115570"/>
            <wp:effectExtent l="0" t="0" r="10160" b="17780"/>
            <wp:docPr id="305" name="2384804F-3998-4D57-9195-F3826E402611-3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2384804F-3998-4D57-9195-F3826E402611-38" descr="wps"/>
                    <pic:cNvPicPr>
                      <a:picLocks noChangeAspect="1"/>
                    </pic:cNvPicPr>
                  </pic:nvPicPr>
                  <pic:blipFill>
                    <a:blip r:embed="rId102">
                      <a:extLst>
                        <a:ext uri="{96DAC541-7B7A-43D3-8B79-37D633B846F1}">
                          <asvg:svgBlip xmlns:asvg="http://schemas.microsoft.com/office/drawing/2016/SVG/main" r:embed="rId103"/>
                        </a:ext>
                      </a:extLst>
                    </a:blip>
                    <a:stretch>
                      <a:fillRect/>
                    </a:stretch>
                  </pic:blipFill>
                  <pic:spPr>
                    <a:xfrm>
                      <a:off x="0" y="0"/>
                      <a:ext cx="447040" cy="115570"/>
                    </a:xfrm>
                    <a:prstGeom prst="rect">
                      <a:avLst/>
                    </a:prstGeom>
                  </pic:spPr>
                </pic:pic>
              </a:graphicData>
            </a:graphic>
          </wp:inline>
        </w:drawing>
      </w:r>
      <w:r>
        <w:rPr>
          <w:rFonts w:hint="default" w:ascii="Times New Roman" w:hAnsi="Times New Roman" w:eastAsia="Cambria" w:cs="Times New Roman"/>
          <w:i w:val="0"/>
          <w:iCs w:val="0"/>
          <w:sz w:val="28"/>
          <w:szCs w:val="28"/>
        </w:rPr>
        <w:t>: is points close to each other in the same class (minority class)</w:t>
      </w:r>
    </w:p>
    <w:p w14:paraId="3C5FA783">
      <w:pPr>
        <w:spacing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05485" cy="146685"/>
            <wp:effectExtent l="0" t="0" r="18415" b="5715"/>
            <wp:docPr id="306" name="2384804F-3998-4D57-9195-F3826E402611-3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2384804F-3998-4D57-9195-F3826E402611-39" descr="wps"/>
                    <pic:cNvPicPr>
                      <a:picLocks noChangeAspect="1"/>
                    </pic:cNvPicPr>
                  </pic:nvPicPr>
                  <pic:blipFill>
                    <a:blip r:embed="rId104">
                      <a:extLst>
                        <a:ext uri="{96DAC541-7B7A-43D3-8B79-37D633B846F1}">
                          <asvg:svgBlip xmlns:asvg="http://schemas.microsoft.com/office/drawing/2016/SVG/main" r:embed="rId105"/>
                        </a:ext>
                      </a:extLst>
                    </a:blip>
                    <a:stretch>
                      <a:fillRect/>
                    </a:stretch>
                  </pic:blipFill>
                  <pic:spPr>
                    <a:xfrm>
                      <a:off x="0" y="0"/>
                      <a:ext cx="705485" cy="146685"/>
                    </a:xfrm>
                    <a:prstGeom prst="rect">
                      <a:avLst/>
                    </a:prstGeom>
                  </pic:spPr>
                </pic:pic>
              </a:graphicData>
            </a:graphic>
          </wp:inline>
        </w:drawing>
      </w:r>
      <w:r>
        <w:rPr>
          <w:rFonts w:hint="default" w:ascii="Times New Roman" w:hAnsi="Times New Roman" w:eastAsia="Cambria" w:cs="Times New Roman"/>
          <w:i w:val="0"/>
          <w:iCs w:val="0"/>
          <w:sz w:val="28"/>
          <w:szCs w:val="28"/>
        </w:rPr>
        <w:t>: interpolation coefficient.</w:t>
      </w:r>
    </w:p>
    <w:p w14:paraId="6726717A">
      <w:pPr>
        <w:spacing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75335" cy="175895"/>
            <wp:effectExtent l="0" t="0" r="5715" b="14605"/>
            <wp:docPr id="307" name="2384804F-3998-4D57-9195-F3826E402611-4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2384804F-3998-4D57-9195-F3826E402611-40" descr="wps"/>
                    <pic:cNvPicPr>
                      <a:picLocks noChangeAspect="1"/>
                    </pic:cNvPicPr>
                  </pic:nvPicPr>
                  <pic:blipFill>
                    <a:blip r:embed="rId106">
                      <a:extLst>
                        <a:ext uri="{96DAC541-7B7A-43D3-8B79-37D633B846F1}">
                          <asvg:svgBlip xmlns:asvg="http://schemas.microsoft.com/office/drawing/2016/SVG/main" r:embed="rId107"/>
                        </a:ext>
                      </a:extLst>
                    </a:blip>
                    <a:stretch>
                      <a:fillRect/>
                    </a:stretch>
                  </pic:blipFill>
                  <pic:spPr>
                    <a:xfrm>
                      <a:off x="0" y="0"/>
                      <a:ext cx="775335" cy="175895"/>
                    </a:xfrm>
                    <a:prstGeom prst="rect">
                      <a:avLst/>
                    </a:prstGeom>
                  </pic:spPr>
                </pic:pic>
              </a:graphicData>
            </a:graphic>
          </wp:inline>
        </w:drawing>
      </w:r>
      <w:r>
        <w:rPr>
          <w:rFonts w:hint="default" w:ascii="Times New Roman" w:hAnsi="Times New Roman" w:eastAsia="Cambria" w:cs="Times New Roman"/>
          <w:i w:val="0"/>
          <w:iCs w:val="0"/>
          <w:sz w:val="28"/>
          <w:szCs w:val="28"/>
        </w:rPr>
        <w:t>: Gaussian noise.</w:t>
      </w:r>
    </w:p>
    <w:p w14:paraId="2DC9E43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New data points are generated to balance the label ratio to 1:1, ensuring stability during training and preventing the model from making biased predictions toward one label.</w:t>
      </w:r>
    </w:p>
    <w:p w14:paraId="7B63D54F">
      <w:pPr>
        <w:pStyle w:val="5"/>
        <w:spacing w:line="360" w:lineRule="auto"/>
        <w:jc w:val="both"/>
        <w:rPr>
          <w:rFonts w:hint="default" w:ascii="Times New Roman" w:hAnsi="Times New Roman" w:eastAsia="Cambria" w:cs="Times New Roman"/>
          <w:i w:val="0"/>
          <w:iCs w:val="0"/>
          <w:sz w:val="28"/>
          <w:szCs w:val="28"/>
        </w:rPr>
      </w:pPr>
      <w:bookmarkStart w:id="88" w:name="_x5r9tt4dazst" w:colFirst="0" w:colLast="0"/>
      <w:bookmarkEnd w:id="88"/>
      <w:bookmarkStart w:id="89" w:name="_Toc27680"/>
      <w:r>
        <w:rPr>
          <w:rFonts w:hint="default" w:ascii="Times New Roman" w:hAnsi="Times New Roman" w:cs="Times New Roman"/>
          <w:i w:val="0"/>
          <w:iCs w:val="0"/>
          <w:sz w:val="28"/>
          <w:szCs w:val="28"/>
        </w:rPr>
        <w:t>1.2. Model</w:t>
      </w:r>
      <w:bookmarkEnd w:id="89"/>
    </w:p>
    <w:p w14:paraId="61E20185">
      <w:pPr>
        <w:pStyle w:val="6"/>
        <w:spacing w:line="360" w:lineRule="auto"/>
        <w:jc w:val="both"/>
        <w:rPr>
          <w:rFonts w:hint="default" w:ascii="Times New Roman" w:hAnsi="Times New Roman" w:eastAsia="Cambria" w:cs="Times New Roman"/>
          <w:b/>
          <w:i w:val="0"/>
          <w:iCs w:val="0"/>
          <w:color w:val="4F81BD" w:themeColor="accent1"/>
          <w:sz w:val="28"/>
          <w:szCs w:val="28"/>
          <w14:textFill>
            <w14:solidFill>
              <w14:schemeClr w14:val="accent1"/>
            </w14:solidFill>
          </w14:textFill>
        </w:rPr>
      </w:pPr>
      <w:bookmarkStart w:id="90" w:name="_7pggbml7cws" w:colFirst="0" w:colLast="0"/>
      <w:bookmarkEnd w:id="90"/>
      <w:bookmarkStart w:id="91" w:name="_Toc16152"/>
      <w:r>
        <w:rPr>
          <w:rFonts w:hint="default" w:ascii="Times New Roman" w:hAnsi="Times New Roman" w:cs="Times New Roman"/>
          <w:i w:val="0"/>
          <w:iCs w:val="0"/>
          <w:color w:val="4F81BD" w:themeColor="accent1"/>
          <w:sz w:val="28"/>
          <w:szCs w:val="28"/>
          <w14:textFill>
            <w14:solidFill>
              <w14:schemeClr w14:val="accent1"/>
            </w14:solidFill>
          </w14:textFill>
        </w:rPr>
        <w:t>1.2.1. Logistic Regression Model</w:t>
      </w:r>
      <w:bookmarkEnd w:id="91"/>
    </w:p>
    <w:p w14:paraId="29073AA7">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92" w:name="_Toc2025"/>
      <w:r>
        <w:rPr>
          <w:rFonts w:hint="default" w:ascii="Times New Roman" w:hAnsi="Times New Roman" w:cs="Times New Roman"/>
          <w:i w:val="0"/>
          <w:iCs w:val="0"/>
          <w:color w:val="4F81BD" w:themeColor="accent1"/>
          <w:sz w:val="28"/>
          <w:szCs w:val="28"/>
          <w14:textFill>
            <w14:solidFill>
              <w14:schemeClr w14:val="accent1"/>
            </w14:solidFill>
          </w14:textFill>
        </w:rPr>
        <w:t>1.2.1.1. Input</w:t>
      </w:r>
      <w:bookmarkEnd w:id="92"/>
    </w:p>
    <w:p w14:paraId="0247CA44">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The model receives </w:t>
      </w:r>
      <w:r>
        <w:rPr>
          <w:rFonts w:hint="default" w:ascii="Times New Roman" w:hAnsi="Times New Roman" w:eastAsia="Cambria" w:cs="Times New Roman"/>
          <w:b/>
          <w:i w:val="0"/>
          <w:iCs w:val="0"/>
          <w:sz w:val="28"/>
          <w:szCs w:val="28"/>
        </w:rPr>
        <w:t>2D flattened input data</w:t>
      </w:r>
      <w:r>
        <w:rPr>
          <w:rFonts w:hint="default" w:ascii="Times New Roman" w:hAnsi="Times New Roman" w:eastAsia="Cambria" w:cs="Times New Roman"/>
          <w:i w:val="0"/>
          <w:iCs w:val="0"/>
          <w:sz w:val="28"/>
          <w:szCs w:val="28"/>
        </w:rPr>
        <w:t xml:space="preserve">, where each sample is represented as a vector of concatenated features across the time window </w:t>
      </w:r>
      <w:r>
        <w:rPr>
          <w:rFonts w:hint="default" w:ascii="Times New Roman" w:hAnsi="Times New Roman" w:eastAsia="Cambria" w:cs="Times New Roman"/>
          <w:i w:val="0"/>
          <w:iCs w:val="0"/>
          <w:sz w:val="28"/>
          <w:szCs w:val="28"/>
        </w:rPr>
        <w:fldChar w:fldCharType="begin"/>
      </w:r>
      <w:r>
        <w:rPr>
          <w:rFonts w:hint="default" w:ascii="Times New Roman" w:hAnsi="Times New Roman" w:eastAsia="Cambria" w:cs="Times New Roman"/>
          <w:i w:val="0"/>
          <w:iCs w:val="0"/>
          <w:sz w:val="28"/>
          <w:szCs w:val="28"/>
        </w:rPr>
        <w:instrText xml:space="preserve"> ADDIN EN.CITE &lt;EndNote&gt;&lt;Cite&gt;&lt;Author&gt;Bailly&lt;/Author&gt;&lt;Year&gt;2022&lt;/Year&gt;&lt;RecNum&gt;245&lt;/RecNum&gt;&lt;DisplayText&gt;(Bailly et al., 2022)&lt;/DisplayText&gt;&lt;record&gt;&lt;rec-number&gt;245&lt;/rec-number&gt;&lt;foreign-keys&gt;&lt;key app="EN" db-id="x9wttp2d79vaz5espvav2evyxfrteretwd25" timestamp="1745758908"&gt;245&lt;/key&gt;&lt;/foreign-keys&gt;&lt;ref-type name="Journal Article"&gt;17&lt;/ref-type&gt;&lt;contributors&gt;&lt;authors&gt;&lt;author&gt;Bailly, Alexandre&lt;/author&gt;&lt;author&gt;Blanc, Corentin&lt;/author&gt;&lt;author&gt;Francis, Élie&lt;/author&gt;&lt;author&gt;Guillotin, Thierry&lt;/author&gt;&lt;author&gt;Jamal, Fadi&lt;/author&gt;&lt;author&gt;Wakim, Béchara&lt;/author&gt;&lt;author&gt;Roy, Pascal&lt;/author&gt;&lt;/authors&gt;&lt;/contributors&gt;&lt;titles&gt;&lt;title&gt;Effects of dataset size and interactions on the prediction performance of logistic regression and deep learning models&lt;/title&gt;&lt;secondary-title&gt;Computer Methods and Programs in Biomedicine&lt;/secondary-title&gt;&lt;/titles&gt;&lt;periodical&gt;&lt;full-title&gt;Computer Methods and Programs in Biomedicine&lt;/full-title&gt;&lt;/periodical&gt;&lt;pages&gt;106504&lt;/pages&gt;&lt;volume&gt;213&lt;/volume&gt;&lt;dates&gt;&lt;year&gt;2022&lt;/year&gt;&lt;/dates&gt;&lt;isbn&gt;0169-2607&lt;/isbn&gt;&lt;urls&gt;&lt;/urls&gt;&lt;/record&gt;&lt;/Cite&gt;&lt;/EndNote&gt;</w:instrText>
      </w:r>
      <w:r>
        <w:rPr>
          <w:rFonts w:hint="default" w:ascii="Times New Roman" w:hAnsi="Times New Roman" w:eastAsia="Cambria" w:cs="Times New Roman"/>
          <w:i w:val="0"/>
          <w:iCs w:val="0"/>
          <w:sz w:val="28"/>
          <w:szCs w:val="28"/>
        </w:rPr>
        <w:fldChar w:fldCharType="separate"/>
      </w:r>
      <w:r>
        <w:rPr>
          <w:rFonts w:hint="default" w:ascii="Times New Roman" w:hAnsi="Times New Roman" w:eastAsia="Cambria" w:cs="Times New Roman"/>
          <w:i w:val="0"/>
          <w:iCs w:val="0"/>
          <w:sz w:val="28"/>
          <w:szCs w:val="28"/>
        </w:rPr>
        <w:t>(Bailly et al., 2022)</w:t>
      </w:r>
      <w:r>
        <w:rPr>
          <w:rFonts w:hint="default" w:ascii="Times New Roman" w:hAnsi="Times New Roman" w:eastAsia="Cambria" w:cs="Times New Roman"/>
          <w:i w:val="0"/>
          <w:iCs w:val="0"/>
          <w:sz w:val="28"/>
          <w:szCs w:val="28"/>
        </w:rPr>
        <w:fldChar w:fldCharType="end"/>
      </w:r>
      <w:r>
        <w:rPr>
          <w:rFonts w:hint="default" w:ascii="Times New Roman" w:hAnsi="Times New Roman" w:eastAsia="Cambria" w:cs="Times New Roman"/>
          <w:i w:val="0"/>
          <w:iCs w:val="0"/>
          <w:sz w:val="28"/>
          <w:szCs w:val="28"/>
        </w:rPr>
        <w:t>.</w:t>
      </w:r>
    </w:p>
    <w:p w14:paraId="7350235E">
      <w:pPr>
        <w:spacing w:after="0" w:line="360" w:lineRule="auto"/>
        <w:jc w:val="both"/>
        <w:rPr>
          <w:rFonts w:hint="default" w:ascii="Times New Roman" w:hAnsi="Times New Roman" w:eastAsia="Cambria" w:cs="Times New Roman"/>
          <w:i w:val="0"/>
          <w:iCs w:val="0"/>
          <w:sz w:val="28"/>
          <w:szCs w:val="28"/>
        </w:rPr>
      </w:pPr>
    </w:p>
    <w:p w14:paraId="73EEB6B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4A57EB92">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00785" cy="191770"/>
            <wp:effectExtent l="0" t="0" r="18415" b="17780"/>
            <wp:docPr id="308" name="2384804F-3998-4D57-9195-F3826E402611-41" descr="C:/Users/A-Q-HNB/AppData/Local/Temp/wps.ObozP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2384804F-3998-4D57-9195-F3826E402611-41" descr="C:/Users/A-Q-HNB/AppData/Local/Temp/wps.ObozPFwps"/>
                    <pic:cNvPicPr>
                      <a:picLocks noChangeAspect="1"/>
                    </pic:cNvPicPr>
                  </pic:nvPicPr>
                  <pic:blipFill>
                    <a:blip r:embed="rId108">
                      <a:extLst>
                        <a:ext uri="{96DAC541-7B7A-43D3-8B79-37D633B846F1}">
                          <asvg:svgBlip xmlns:asvg="http://schemas.microsoft.com/office/drawing/2016/SVG/main" r:embed="rId109"/>
                        </a:ext>
                      </a:extLst>
                    </a:blip>
                    <a:stretch>
                      <a:fillRect/>
                    </a:stretch>
                  </pic:blipFill>
                  <pic:spPr>
                    <a:xfrm>
                      <a:off x="0" y="0"/>
                      <a:ext cx="1200785" cy="191770"/>
                    </a:xfrm>
                    <a:prstGeom prst="rect">
                      <a:avLst/>
                    </a:prstGeom>
                  </pic:spPr>
                </pic:pic>
              </a:graphicData>
            </a:graphic>
          </wp:inline>
        </w:drawing>
      </w:r>
    </w:p>
    <w:p w14:paraId="707B0369">
      <w:pPr>
        <w:pStyle w:val="7"/>
        <w:spacing w:line="360" w:lineRule="auto"/>
        <w:jc w:val="both"/>
        <w:rPr>
          <w:rFonts w:hint="default" w:ascii="Times New Roman" w:hAnsi="Times New Roman" w:cs="Times New Roman"/>
          <w:i w:val="0"/>
          <w:iCs w:val="0"/>
          <w:sz w:val="28"/>
          <w:szCs w:val="28"/>
        </w:rPr>
      </w:pPr>
      <w:bookmarkStart w:id="93" w:name="_Toc20540"/>
      <w:r>
        <w:rPr>
          <w:rFonts w:hint="default" w:ascii="Times New Roman" w:hAnsi="Times New Roman" w:cs="Times New Roman"/>
          <w:i w:val="0"/>
          <w:iCs w:val="0"/>
          <w:sz w:val="28"/>
          <w:szCs w:val="28"/>
        </w:rPr>
        <w:t>1.2.1.2. Hypothesis Function:</w:t>
      </w:r>
      <w:bookmarkEnd w:id="93"/>
    </w:p>
    <w:p w14:paraId="596D1D3F">
      <w:pPr>
        <w:spacing w:after="60" w:line="360" w:lineRule="auto"/>
        <w:ind w:firstLine="72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The hypothesis function of Logistic Regression is defined as:</w:t>
      </w:r>
    </w:p>
    <w:p w14:paraId="3B80BF82">
      <w:pPr>
        <w:spacing w:after="6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Formula:</w:t>
      </w:r>
      <w:r>
        <w:rPr>
          <w:rFonts w:hint="default" w:ascii="Times New Roman" w:hAnsi="Times New Roman" w:eastAsia="Cambria" w:cs="Times New Roman"/>
          <w:i w:val="0"/>
          <w:iCs w:val="0"/>
          <w:color w:val="000000" w:themeColor="text1"/>
          <w:sz w:val="28"/>
          <w:szCs w:val="28"/>
          <w14:textFill>
            <w14:solidFill>
              <w14:schemeClr w14:val="tx1"/>
            </w14:solidFill>
          </w14:textFill>
        </w:rPr>
        <w:tab/>
      </w:r>
    </w:p>
    <w:p w14:paraId="285D3724">
      <w:pPr>
        <w:spacing w:after="60" w:line="360" w:lineRule="auto"/>
        <w:jc w:val="center"/>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506855" cy="201295"/>
            <wp:effectExtent l="0" t="0" r="17145" b="8255"/>
            <wp:docPr id="40" name="2384804F-3998-4D57-9195-F3826E40261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384804F-3998-4D57-9195-F3826E402611-42" descr="wps"/>
                    <pic:cNvPicPr>
                      <a:picLocks noChangeAspect="1"/>
                    </pic:cNvPicPr>
                  </pic:nvPicPr>
                  <pic:blipFill>
                    <a:blip r:embed="rId110">
                      <a:extLst>
                        <a:ext uri="{96DAC541-7B7A-43D3-8B79-37D633B846F1}">
                          <asvg:svgBlip xmlns:asvg="http://schemas.microsoft.com/office/drawing/2016/SVG/main" r:embed="rId111"/>
                        </a:ext>
                      </a:extLst>
                    </a:blip>
                    <a:stretch>
                      <a:fillRect/>
                    </a:stretch>
                  </pic:blipFill>
                  <pic:spPr>
                    <a:xfrm>
                      <a:off x="0" y="0"/>
                      <a:ext cx="1506855" cy="20129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eastAsia="Cambria" w:cs="Times New Roman"/>
          <w:i w:val="0"/>
          <w:iCs w:val="0"/>
          <w:color w:val="000000" w:themeColor="text1"/>
          <w:sz w:val="28"/>
          <w:szCs w:val="28"/>
          <w14:textFill>
            <w14:solidFill>
              <w14:schemeClr w14:val="tx1"/>
            </w14:solidFill>
          </w14:textFill>
        </w:rPr>
        <w:drawing>
          <wp:inline distT="0" distB="0" distL="114300" distR="114300">
            <wp:extent cx="772160" cy="180975"/>
            <wp:effectExtent l="0" t="0" r="8890" b="9525"/>
            <wp:docPr id="309" name="2384804F-3998-4D57-9195-F3826E402611-43" descr="C:/Users/A-Q-HNB/AppData/Local/Temp/wps.YgYcU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2384804F-3998-4D57-9195-F3826E402611-43" descr="C:/Users/A-Q-HNB/AppData/Local/Temp/wps.YgYcUWwps"/>
                    <pic:cNvPicPr>
                      <a:picLocks noChangeAspect="1"/>
                    </pic:cNvPicPr>
                  </pic:nvPicPr>
                  <pic:blipFill>
                    <a:blip r:embed="rId112">
                      <a:extLst>
                        <a:ext uri="{96DAC541-7B7A-43D3-8B79-37D633B846F1}">
                          <asvg:svgBlip xmlns:asvg="http://schemas.microsoft.com/office/drawing/2016/SVG/main" r:embed="rId113"/>
                        </a:ext>
                      </a:extLst>
                    </a:blip>
                    <a:stretch>
                      <a:fillRect/>
                    </a:stretch>
                  </pic:blipFill>
                  <pic:spPr>
                    <a:xfrm>
                      <a:off x="0" y="0"/>
                      <a:ext cx="772193" cy="180940"/>
                    </a:xfrm>
                    <a:prstGeom prst="rect">
                      <a:avLst/>
                    </a:prstGeom>
                  </pic:spPr>
                </pic:pic>
              </a:graphicData>
            </a:graphic>
          </wp:inline>
        </w:drawing>
      </w:r>
    </w:p>
    <w:p w14:paraId="7D6348B3">
      <w:pPr>
        <w:spacing w:after="0" w:line="360" w:lineRule="auto"/>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Where:</w:t>
      </w:r>
    </w:p>
    <w:p w14:paraId="5A5B4BE4">
      <w:pPr>
        <w:numPr>
          <w:ilvl w:val="0"/>
          <w:numId w:val="31"/>
        </w:numPr>
        <w:spacing w:after="0" w:line="360" w:lineRule="auto"/>
        <w:ind w:left="840" w:leftChars="0" w:hanging="420" w:firstLineChars="0"/>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885190" cy="154305"/>
            <wp:effectExtent l="0" t="0" r="10160" b="17145"/>
            <wp:docPr id="310" name="2384804F-3998-4D57-9195-F3826E402611-44" descr="C:/Users/A-Q-HNB/AppData/Local/Temp/wps.DViKB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2384804F-3998-4D57-9195-F3826E402611-44" descr="C:/Users/A-Q-HNB/AppData/Local/Temp/wps.DViKBhwps"/>
                    <pic:cNvPicPr>
                      <a:picLocks noChangeAspect="1"/>
                    </pic:cNvPicPr>
                  </pic:nvPicPr>
                  <pic:blipFill>
                    <a:blip r:embed="rId114">
                      <a:extLst>
                        <a:ext uri="{96DAC541-7B7A-43D3-8B79-37D633B846F1}">
                          <asvg:svgBlip xmlns:asvg="http://schemas.microsoft.com/office/drawing/2016/SVG/main" r:embed="rId115"/>
                        </a:ext>
                      </a:extLst>
                    </a:blip>
                    <a:stretch>
                      <a:fillRect/>
                    </a:stretch>
                  </pic:blipFill>
                  <pic:spPr>
                    <a:xfrm>
                      <a:off x="0" y="0"/>
                      <a:ext cx="885394" cy="154405"/>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is the weight vector.</w:t>
      </w:r>
    </w:p>
    <w:p w14:paraId="46CBBE2B">
      <w:pPr>
        <w:numPr>
          <w:ilvl w:val="0"/>
          <w:numId w:val="31"/>
        </w:numPr>
        <w:spacing w:after="0" w:line="360" w:lineRule="auto"/>
        <w:ind w:left="840" w:leftChars="0" w:hanging="420" w:firstLineChars="0"/>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344170" cy="98425"/>
            <wp:effectExtent l="0" t="0" r="17780" b="15875"/>
            <wp:docPr id="53" name="2384804F-3998-4D57-9195-F3826E402611-45" descr="C:/Users/A-Q-HNB/AppData/Local/Temp/wps.Rwgop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2384804F-3998-4D57-9195-F3826E402611-45" descr="C:/Users/A-Q-HNB/AppData/Local/Temp/wps.RwgopKwps"/>
                    <pic:cNvPicPr>
                      <a:picLocks noChangeAspect="1"/>
                    </pic:cNvPicPr>
                  </pic:nvPicPr>
                  <pic:blipFill>
                    <a:blip r:embed="rId116">
                      <a:extLst>
                        <a:ext uri="{96DAC541-7B7A-43D3-8B79-37D633B846F1}">
                          <asvg:svgBlip xmlns:asvg="http://schemas.microsoft.com/office/drawing/2016/SVG/main" r:embed="rId117"/>
                        </a:ext>
                      </a:extLst>
                    </a:blip>
                    <a:stretch>
                      <a:fillRect/>
                    </a:stretch>
                  </pic:blipFill>
                  <pic:spPr>
                    <a:xfrm>
                      <a:off x="0" y="0"/>
                      <a:ext cx="344405" cy="98194"/>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is the bias term.</w:t>
      </w:r>
    </w:p>
    <w:p w14:paraId="5212ACF3">
      <w:pPr>
        <w:numPr>
          <w:ilvl w:val="0"/>
          <w:numId w:val="31"/>
        </w:numPr>
        <w:spacing w:after="0" w:line="360" w:lineRule="auto"/>
        <w:ind w:left="840" w:leftChars="0" w:hanging="420" w:firstLineChars="0"/>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81075" cy="309880"/>
            <wp:effectExtent l="0" t="0" r="9525" b="13970"/>
            <wp:docPr id="55" name="2384804F-3998-4D57-9195-F3826E402611-46" descr="C:/Users/A-Q-HNB/AppData/Local/Temp/wps.Fivic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384804F-3998-4D57-9195-F3826E402611-46" descr="C:/Users/A-Q-HNB/AppData/Local/Temp/wps.FivicKwps"/>
                    <pic:cNvPicPr>
                      <a:picLocks noChangeAspect="1"/>
                    </pic:cNvPicPr>
                  </pic:nvPicPr>
                  <pic:blipFill>
                    <a:blip r:embed="rId118">
                      <a:extLst>
                        <a:ext uri="{96DAC541-7B7A-43D3-8B79-37D633B846F1}">
                          <asvg:svgBlip xmlns:asvg="http://schemas.microsoft.com/office/drawing/2016/SVG/main" r:embed="rId119"/>
                        </a:ext>
                      </a:extLst>
                    </a:blip>
                    <a:stretch>
                      <a:fillRect/>
                    </a:stretch>
                  </pic:blipFill>
                  <pic:spPr>
                    <a:xfrm>
                      <a:off x="0" y="0"/>
                      <a:ext cx="980977" cy="30988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t>is the sigmoid function.</w:t>
      </w:r>
    </w:p>
    <w:p w14:paraId="14363028">
      <w:pPr>
        <w:numPr>
          <w:ilvl w:val="0"/>
          <w:numId w:val="0"/>
        </w:numPr>
        <w:spacing w:after="0" w:line="360" w:lineRule="auto"/>
        <w:ind w:left="420" w:leftChars="0"/>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p>
    <w:p w14:paraId="48041A30">
      <w:pPr>
        <w:spacing w:after="0" w:line="360" w:lineRule="auto"/>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Input </w:t>
      </w: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124460" cy="98425"/>
            <wp:effectExtent l="0" t="0" r="8890" b="15875"/>
            <wp:docPr id="56" name="2384804F-3998-4D57-9195-F3826E402611-4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384804F-3998-4D57-9195-F3826E402611-47" descr="wps"/>
                    <pic:cNvPicPr>
                      <a:picLocks noChangeAspect="1"/>
                    </pic:cNvPicPr>
                  </pic:nvPicPr>
                  <pic:blipFill>
                    <a:blip r:embed="rId120">
                      <a:extLst>
                        <a:ext uri="{96DAC541-7B7A-43D3-8B79-37D633B846F1}">
                          <asvg:svgBlip xmlns:asvg="http://schemas.microsoft.com/office/drawing/2016/SVG/main" r:embed="rId121"/>
                        </a:ext>
                      </a:extLst>
                    </a:blip>
                    <a:stretch>
                      <a:fillRect/>
                    </a:stretch>
                  </pic:blipFill>
                  <pic:spPr>
                    <a:xfrm>
                      <a:off x="0" y="0"/>
                      <a:ext cx="124460" cy="98425"/>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is the standardized data taken from the output of Figure IV.B.1.1, computed using the formula:</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19200" cy="194945"/>
            <wp:effectExtent l="0" t="0" r="0" b="14605"/>
            <wp:docPr id="311" name="2384804F-3998-4D57-9195-F3826E402611-48" descr="C:/Users/A-Q-HNB/AppData/Local/Temp/wps.ObozP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2384804F-3998-4D57-9195-F3826E402611-48" descr="C:/Users/A-Q-HNB/AppData/Local/Temp/wps.ObozPFwps"/>
                    <pic:cNvPicPr>
                      <a:picLocks noChangeAspect="1"/>
                    </pic:cNvPicPr>
                  </pic:nvPicPr>
                  <pic:blipFill>
                    <a:blip r:embed="rId108">
                      <a:extLst>
                        <a:ext uri="{96DAC541-7B7A-43D3-8B79-37D633B846F1}">
                          <asvg:svgBlip xmlns:asvg="http://schemas.microsoft.com/office/drawing/2016/SVG/main" r:embed="rId109"/>
                        </a:ext>
                      </a:extLst>
                    </a:blip>
                    <a:stretch>
                      <a:fillRect/>
                    </a:stretch>
                  </pic:blipFill>
                  <pic:spPr>
                    <a:xfrm>
                      <a:off x="0" y="0"/>
                      <a:ext cx="1219200" cy="194945"/>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w:t>
      </w:r>
    </w:p>
    <w:p w14:paraId="7DEBDB43">
      <w:pPr>
        <w:spacing w:after="0" w:line="360" w:lineRule="auto"/>
        <w:jc w:val="left"/>
        <w:rPr>
          <w:rFonts w:hint="default" w:ascii="Times New Roman" w:hAnsi="Times New Roman" w:cs="Times New Roman"/>
          <w:i w:val="0"/>
          <w:iCs w:val="0"/>
          <w:color w:val="000000" w:themeColor="text1"/>
          <w:sz w:val="28"/>
          <w:szCs w:val="28"/>
          <w:lang w:val="vi-VN"/>
          <w14:textFill>
            <w14:solidFill>
              <w14:schemeClr w14:val="tx1"/>
            </w14:solidFill>
          </w14:textFill>
        </w:rPr>
      </w:pPr>
    </w:p>
    <w:p w14:paraId="4CA16E03">
      <w:pPr>
        <w:spacing w:after="6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The o</w:t>
      </w: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utput </w:t>
      </w:r>
      <w:r>
        <w:rPr>
          <w:rFonts w:hint="default" w:ascii="Times New Roman" w:hAnsi="Times New Roman" w:eastAsia="Cambria" w:cs="Times New Roman"/>
          <w:i w:val="0"/>
          <w:iCs w:val="0"/>
          <w:color w:val="000000" w:themeColor="text1"/>
          <w:sz w:val="28"/>
          <w:szCs w:val="28"/>
          <w14:textFill>
            <w14:solidFill>
              <w14:schemeClr w14:val="tx1"/>
            </w14:solidFill>
          </w14:textFill>
        </w:rPr>
        <w:drawing>
          <wp:inline distT="0" distB="0" distL="114300" distR="114300">
            <wp:extent cx="772160" cy="180975"/>
            <wp:effectExtent l="0" t="0" r="8890" b="9525"/>
            <wp:docPr id="11" name="2384804F-3998-4D57-9195-F3826E402611-49" descr="C:/Users/A-Q-HNB/AppData/Local/Temp/wps.YgYcU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49" descr="C:/Users/A-Q-HNB/AppData/Local/Temp/wps.YgYcUWwps"/>
                    <pic:cNvPicPr>
                      <a:picLocks noChangeAspect="1"/>
                    </pic:cNvPicPr>
                  </pic:nvPicPr>
                  <pic:blipFill>
                    <a:blip r:embed="rId112">
                      <a:extLst>
                        <a:ext uri="{96DAC541-7B7A-43D3-8B79-37D633B846F1}">
                          <asvg:svgBlip xmlns:asvg="http://schemas.microsoft.com/office/drawing/2016/SVG/main" r:embed="rId113"/>
                        </a:ext>
                      </a:extLst>
                    </a:blip>
                    <a:stretch>
                      <a:fillRect/>
                    </a:stretch>
                  </pic:blipFill>
                  <pic:spPr>
                    <a:xfrm>
                      <a:off x="0" y="0"/>
                      <a:ext cx="772193" cy="180940"/>
                    </a:xfrm>
                    <a:prstGeom prst="rect">
                      <a:avLst/>
                    </a:prstGeom>
                  </pic:spPr>
                </pic:pic>
              </a:graphicData>
            </a:graphic>
          </wp:inline>
        </w:drawing>
      </w: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 </w:t>
      </w:r>
      <w:r>
        <w:rPr>
          <w:rFonts w:hint="default" w:ascii="Times New Roman" w:hAnsi="Times New Roman" w:eastAsia="Cambria" w:cs="Times New Roman"/>
          <w:i w:val="0"/>
          <w:iCs w:val="0"/>
          <w:color w:val="000000" w:themeColor="text1"/>
          <w:sz w:val="28"/>
          <w:szCs w:val="28"/>
          <w14:textFill>
            <w14:solidFill>
              <w14:schemeClr w14:val="tx1"/>
            </w14:solidFill>
          </w14:textFill>
        </w:rPr>
        <w:t>represents the probability of class 1 for each instance (binary classification: 0 or 1).</w:t>
      </w:r>
    </w:p>
    <w:p w14:paraId="607B0B4A">
      <w:pPr>
        <w:spacing w:after="60" w:line="360" w:lineRule="auto"/>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If needed, the final decision can be made using a threshold</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w:t>
      </w:r>
    </w:p>
    <w:p w14:paraId="742A0D54">
      <w:pPr>
        <w:spacing w:after="60" w:line="360" w:lineRule="auto"/>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Formula:</w:t>
      </w:r>
    </w:p>
    <w:p w14:paraId="308E50F8">
      <w:pPr>
        <w:spacing w:after="60" w:line="360" w:lineRule="auto"/>
        <w:jc w:val="center"/>
        <w:rPr>
          <w:rFonts w:hint="default" w:ascii="Times New Roman" w:hAnsi="Times New Roman" w:eastAsia="Cambria" w:cs="Times New Roman"/>
          <w:i w:val="0"/>
          <w:iCs w:val="0"/>
          <w:color w:val="C00000"/>
          <w:sz w:val="28"/>
          <w:szCs w:val="28"/>
          <w:lang w:val="vi-VN"/>
        </w:rPr>
      </w:pPr>
      <w:r>
        <w:rPr>
          <w:rFonts w:hint="default" w:ascii="Times New Roman" w:hAnsi="Times New Roman" w:eastAsia="Cambria" w:cs="Times New Roman"/>
          <w:i w:val="0"/>
          <w:iCs w:val="0"/>
          <w:color w:val="C00000"/>
          <w:sz w:val="28"/>
          <w:szCs w:val="28"/>
          <w:lang w:val="vi-VN"/>
        </w:rPr>
        <w:drawing>
          <wp:inline distT="0" distB="0" distL="114300" distR="114300">
            <wp:extent cx="1543685" cy="398145"/>
            <wp:effectExtent l="0" t="0" r="18415" b="1905"/>
            <wp:docPr id="312" name="2384804F-3998-4D57-9195-F3826E402611-5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2384804F-3998-4D57-9195-F3826E402611-50" descr="wps"/>
                    <pic:cNvPicPr>
                      <a:picLocks noChangeAspect="1"/>
                    </pic:cNvPicPr>
                  </pic:nvPicPr>
                  <pic:blipFill>
                    <a:blip r:embed="rId122">
                      <a:extLst>
                        <a:ext uri="{96DAC541-7B7A-43D3-8B79-37D633B846F1}">
                          <asvg:svgBlip xmlns:asvg="http://schemas.microsoft.com/office/drawing/2016/SVG/main" r:embed="rId123"/>
                        </a:ext>
                      </a:extLst>
                    </a:blip>
                    <a:stretch>
                      <a:fillRect/>
                    </a:stretch>
                  </pic:blipFill>
                  <pic:spPr>
                    <a:xfrm>
                      <a:off x="0" y="0"/>
                      <a:ext cx="1543685" cy="398145"/>
                    </a:xfrm>
                    <a:prstGeom prst="rect">
                      <a:avLst/>
                    </a:prstGeom>
                  </pic:spPr>
                </pic:pic>
              </a:graphicData>
            </a:graphic>
          </wp:inline>
        </w:drawing>
      </w:r>
    </w:p>
    <w:p w14:paraId="35BCBE0E">
      <w:pPr>
        <w:spacing w:after="60" w:line="360" w:lineRule="auto"/>
        <w:jc w:val="both"/>
        <w:rPr>
          <w:rFonts w:hint="default" w:ascii="Times New Roman" w:hAnsi="Times New Roman" w:eastAsia="Cambria" w:cs="Times New Roman"/>
          <w:i w:val="0"/>
          <w:iCs w:val="0"/>
          <w:sz w:val="28"/>
          <w:szCs w:val="28"/>
          <w:lang w:val="vi-VN"/>
        </w:rPr>
      </w:pPr>
    </w:p>
    <w:p w14:paraId="434B9473">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94" w:name="_Toc5926"/>
      <w:r>
        <w:rPr>
          <w:rFonts w:hint="default" w:ascii="Times New Roman" w:hAnsi="Times New Roman" w:cs="Times New Roman"/>
          <w:i w:val="0"/>
          <w:iCs w:val="0"/>
          <w:color w:val="4F81BD" w:themeColor="accent1"/>
          <w:sz w:val="28"/>
          <w:szCs w:val="28"/>
          <w14:textFill>
            <w14:solidFill>
              <w14:schemeClr w14:val="accent1"/>
            </w14:solidFill>
          </w14:textFill>
        </w:rPr>
        <w:t>1.2.1.3. Cost Function</w:t>
      </w:r>
      <w:bookmarkEnd w:id="94"/>
    </w:p>
    <w:p w14:paraId="178A13E1">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objective of Logistic Regression is to minimize the discrepancy between the predicted probabilities and the actual labels. This is achieved by optimizing the Binary Cross-Entropy loss function, extended with L2 regularization for better generalization.</w:t>
      </w:r>
    </w:p>
    <w:p w14:paraId="16AD03F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96A7CD9">
      <w:pPr>
        <w:spacing w:after="0" w:line="360" w:lineRule="auto"/>
        <w:jc w:val="center"/>
        <w:rPr>
          <w:rFonts w:hint="default" w:ascii="Times New Roman" w:hAnsi="Times New Roman" w:eastAsia="Cambria" w:cs="Times New Roman"/>
          <w:i w:val="0"/>
          <w:iCs w:val="0"/>
          <w:sz w:val="28"/>
          <w:szCs w:val="28"/>
        </w:rPr>
      </w:pPr>
      <w:bookmarkStart w:id="95" w:name="_4c8wwd8vmuib" w:colFirst="0" w:colLast="0"/>
      <w:bookmarkEnd w:id="95"/>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622675" cy="391160"/>
            <wp:effectExtent l="0" t="0" r="15875" b="8890"/>
            <wp:docPr id="313" name="2384804F-3998-4D57-9195-F3826E402611-51" descr="C:/Users/A-Q-HNB/AppData/Local/Temp/wps.zsVEL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2384804F-3998-4D57-9195-F3826E402611-51" descr="C:/Users/A-Q-HNB/AppData/Local/Temp/wps.zsVELJwps"/>
                    <pic:cNvPicPr>
                      <a:picLocks noChangeAspect="1"/>
                    </pic:cNvPicPr>
                  </pic:nvPicPr>
                  <pic:blipFill>
                    <a:blip r:embed="rId124">
                      <a:extLst>
                        <a:ext uri="{96DAC541-7B7A-43D3-8B79-37D633B846F1}">
                          <asvg:svgBlip xmlns:asvg="http://schemas.microsoft.com/office/drawing/2016/SVG/main" r:embed="rId125"/>
                        </a:ext>
                      </a:extLst>
                    </a:blip>
                    <a:stretch>
                      <a:fillRect/>
                    </a:stretch>
                  </pic:blipFill>
                  <pic:spPr>
                    <a:xfrm>
                      <a:off x="0" y="0"/>
                      <a:ext cx="3622675" cy="391345"/>
                    </a:xfrm>
                    <a:prstGeom prst="rect">
                      <a:avLst/>
                    </a:prstGeom>
                  </pic:spPr>
                </pic:pic>
              </a:graphicData>
            </a:graphic>
          </wp:inline>
        </w:drawing>
      </w:r>
      <w:bookmarkStart w:id="96" w:name="_980jqdhoqtfp" w:colFirst="0" w:colLast="0"/>
      <w:bookmarkEnd w:id="96"/>
    </w:p>
    <w:p w14:paraId="24C1D1C8">
      <w:pPr>
        <w:pStyle w:val="7"/>
        <w:spacing w:line="360" w:lineRule="auto"/>
        <w:jc w:val="both"/>
        <w:rPr>
          <w:rFonts w:hint="default" w:ascii="Times New Roman" w:hAnsi="Times New Roman" w:cs="Times New Roman"/>
          <w:b/>
          <w:bCs w:val="0"/>
          <w:i w:val="0"/>
          <w:iCs w:val="0"/>
          <w:color w:val="4F81BD" w:themeColor="accent1"/>
          <w:sz w:val="28"/>
          <w:szCs w:val="28"/>
          <w14:textFill>
            <w14:solidFill>
              <w14:schemeClr w14:val="accent1"/>
            </w14:solidFill>
          </w14:textFill>
        </w:rPr>
      </w:pPr>
      <w:bookmarkStart w:id="97" w:name="_Toc2606"/>
      <w:r>
        <w:rPr>
          <w:rFonts w:hint="default" w:ascii="Times New Roman" w:hAnsi="Times New Roman" w:cs="Times New Roman"/>
          <w:b/>
          <w:bCs w:val="0"/>
          <w:i w:val="0"/>
          <w:iCs w:val="0"/>
          <w:color w:val="4F81BD" w:themeColor="accent1"/>
          <w:sz w:val="28"/>
          <w:szCs w:val="28"/>
          <w14:textFill>
            <w14:solidFill>
              <w14:schemeClr w14:val="accent1"/>
            </w14:solidFill>
          </w14:textFill>
        </w:rPr>
        <w:t xml:space="preserve">1.2.1.4. Optimization </w:t>
      </w:r>
      <w:r>
        <w:rPr>
          <w:rFonts w:hint="default" w:ascii="Times New Roman" w:hAnsi="Times New Roman" w:cs="Times New Roman"/>
          <w:b/>
          <w:bCs w:val="0"/>
          <w:i w:val="0"/>
          <w:iCs w:val="0"/>
          <w:color w:val="4F81BD" w:themeColor="accent1"/>
          <w:sz w:val="28"/>
          <w:szCs w:val="28"/>
          <w:lang w:val="vi-VN"/>
          <w14:textFill>
            <w14:solidFill>
              <w14:schemeClr w14:val="accent1"/>
            </w14:solidFill>
          </w14:textFill>
        </w:rPr>
        <w:t xml:space="preserve">with </w:t>
      </w:r>
      <w:r>
        <w:rPr>
          <w:rFonts w:hint="default" w:ascii="Times New Roman" w:hAnsi="Times New Roman" w:cs="Times New Roman"/>
          <w:b/>
          <w:bCs w:val="0"/>
          <w:i w:val="0"/>
          <w:iCs w:val="0"/>
          <w:color w:val="4F81BD" w:themeColor="accent1"/>
          <w:sz w:val="28"/>
          <w:szCs w:val="28"/>
          <w14:textFill>
            <w14:solidFill>
              <w14:schemeClr w14:val="accent1"/>
            </w14:solidFill>
          </w14:textFill>
        </w:rPr>
        <w:t>L2 Regularization:</w:t>
      </w:r>
      <w:bookmarkEnd w:id="97"/>
    </w:p>
    <w:p w14:paraId="2DC4C91D">
      <w:pPr>
        <w:spacing w:before="240" w:after="24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To prevent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 xml:space="preserve"> and promote generalization, L2 regularization is incorporated into the loss function during the training of the Logistic Regression model.</w:t>
      </w:r>
    </w:p>
    <w:p w14:paraId="6C5C1F1D">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1A2EAA7C">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637665" cy="274955"/>
            <wp:effectExtent l="0" t="0" r="635" b="10795"/>
            <wp:docPr id="314" name="2384804F-3998-4D57-9195-F3826E402611-52" descr="C:/Users/A-Q-HNB/AppData/Local/Temp/wps.yoxbm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2384804F-3998-4D57-9195-F3826E402611-52" descr="C:/Users/A-Q-HNB/AppData/Local/Temp/wps.yoxbmZwps"/>
                    <pic:cNvPicPr>
                      <a:picLocks noChangeAspect="1"/>
                    </pic:cNvPicPr>
                  </pic:nvPicPr>
                  <pic:blipFill>
                    <a:blip r:embed="rId126">
                      <a:extLst>
                        <a:ext uri="{96DAC541-7B7A-43D3-8B79-37D633B846F1}">
                          <asvg:svgBlip xmlns:asvg="http://schemas.microsoft.com/office/drawing/2016/SVG/main" r:embed="rId127"/>
                        </a:ext>
                      </a:extLst>
                    </a:blip>
                    <a:stretch>
                      <a:fillRect/>
                    </a:stretch>
                  </pic:blipFill>
                  <pic:spPr>
                    <a:xfrm>
                      <a:off x="0" y="0"/>
                      <a:ext cx="1637737" cy="274955"/>
                    </a:xfrm>
                    <a:prstGeom prst="rect">
                      <a:avLst/>
                    </a:prstGeom>
                  </pic:spPr>
                </pic:pic>
              </a:graphicData>
            </a:graphic>
          </wp:inline>
        </w:drawing>
      </w:r>
    </w:p>
    <w:p w14:paraId="70443850">
      <w:pPr>
        <w:spacing w:after="0" w:line="360" w:lineRule="auto"/>
        <w:jc w:val="center"/>
        <w:rPr>
          <w:rFonts w:hint="default" w:ascii="Times New Roman" w:hAnsi="Times New Roman" w:eastAsia="Cambria" w:cs="Times New Roman"/>
          <w:i w:val="0"/>
          <w:iCs w:val="0"/>
          <w:sz w:val="28"/>
          <w:szCs w:val="28"/>
        </w:rPr>
      </w:pPr>
    </w:p>
    <w:p w14:paraId="4928D067">
      <w:pPr>
        <w:widowControl w:val="0"/>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64160" cy="173990"/>
            <wp:effectExtent l="0" t="0" r="2540" b="16510"/>
            <wp:docPr id="315" name="2384804F-3998-4D57-9195-F3826E402611-5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2384804F-3998-4D57-9195-F3826E402611-53" descr="wps"/>
                    <pic:cNvPicPr>
                      <a:picLocks noChangeAspect="1"/>
                    </pic:cNvPicPr>
                  </pic:nvPicPr>
                  <pic:blipFill>
                    <a:blip r:embed="rId128">
                      <a:extLst>
                        <a:ext uri="{96DAC541-7B7A-43D3-8B79-37D633B846F1}">
                          <asvg:svgBlip xmlns:asvg="http://schemas.microsoft.com/office/drawing/2016/SVG/main" r:embed="rId129"/>
                        </a:ext>
                      </a:extLst>
                    </a:blip>
                    <a:stretch>
                      <a:fillRect/>
                    </a:stretch>
                  </pic:blipFill>
                  <pic:spPr>
                    <a:xfrm>
                      <a:off x="0" y="0"/>
                      <a:ext cx="264160" cy="173990"/>
                    </a:xfrm>
                    <a:prstGeom prst="rect">
                      <a:avLst/>
                    </a:prstGeom>
                  </pic:spPr>
                </pic:pic>
              </a:graphicData>
            </a:graphic>
          </wp:inline>
        </w:drawing>
      </w:r>
    </w:p>
    <w:p w14:paraId="32A66F1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Use L2 regularization to gradually shrink the weights, though rarely to zero thus retaining all features.</w:t>
      </w:r>
    </w:p>
    <w:p w14:paraId="353B71A2">
      <w:pPr>
        <w:pStyle w:val="7"/>
        <w:spacing w:line="360" w:lineRule="auto"/>
        <w:jc w:val="both"/>
        <w:rPr>
          <w:rFonts w:hint="default" w:ascii="Times New Roman" w:hAnsi="Times New Roman" w:cs="Times New Roman"/>
          <w:i w:val="0"/>
          <w:iCs w:val="0"/>
          <w:sz w:val="28"/>
          <w:szCs w:val="28"/>
        </w:rPr>
      </w:pPr>
      <w:bookmarkStart w:id="98" w:name="_Toc9072"/>
      <w:r>
        <w:rPr>
          <w:rFonts w:hint="default" w:ascii="Times New Roman" w:hAnsi="Times New Roman" w:cs="Times New Roman"/>
          <w:i w:val="0"/>
          <w:iCs w:val="0"/>
          <w:sz w:val="28"/>
          <w:szCs w:val="28"/>
        </w:rPr>
        <w:t>1.2.1.4. In scikit-learn:</w:t>
      </w:r>
      <w:bookmarkEnd w:id="98"/>
    </w:p>
    <w:p w14:paraId="0A8489E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6FACE72">
      <w:pPr>
        <w:widowControl w:val="0"/>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64160" cy="173990"/>
            <wp:effectExtent l="0" t="0" r="2540" b="16510"/>
            <wp:docPr id="316" name="2384804F-3998-4D57-9195-F3826E402611-5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2384804F-3998-4D57-9195-F3826E402611-54" descr="wps"/>
                    <pic:cNvPicPr>
                      <a:picLocks noChangeAspect="1"/>
                    </pic:cNvPicPr>
                  </pic:nvPicPr>
                  <pic:blipFill>
                    <a:blip r:embed="rId128">
                      <a:extLst>
                        <a:ext uri="{96DAC541-7B7A-43D3-8B79-37D633B846F1}">
                          <asvg:svgBlip xmlns:asvg="http://schemas.microsoft.com/office/drawing/2016/SVG/main" r:embed="rId129"/>
                        </a:ext>
                      </a:extLst>
                    </a:blip>
                    <a:stretch>
                      <a:fillRect/>
                    </a:stretch>
                  </pic:blipFill>
                  <pic:spPr>
                    <a:xfrm>
                      <a:off x="0" y="0"/>
                      <a:ext cx="264160" cy="173990"/>
                    </a:xfrm>
                    <a:prstGeom prst="rect">
                      <a:avLst/>
                    </a:prstGeom>
                  </pic:spPr>
                </pic:pic>
              </a:graphicData>
            </a:graphic>
          </wp:inline>
        </w:drawing>
      </w:r>
    </w:p>
    <w:p w14:paraId="4B1EDB4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7BF88DC0">
      <w:pPr>
        <w:numPr>
          <w:ilvl w:val="0"/>
          <w:numId w:val="32"/>
        </w:numPr>
        <w:spacing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C: Taken from LR_PARAM_RANGES['C'] – controls the regularization strength</w:t>
      </w:r>
    </w:p>
    <w:p w14:paraId="051C0947">
      <w:pPr>
        <w:numPr>
          <w:ilvl w:val="0"/>
          <w:numId w:val="33"/>
        </w:numPr>
        <w:spacing w:line="360" w:lineRule="auto"/>
        <w:ind w:left="114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Smaller C → stronger regularization (helps prevent overfitting)</w:t>
      </w:r>
    </w:p>
    <w:p w14:paraId="012420DE">
      <w:pPr>
        <w:numPr>
          <w:ilvl w:val="0"/>
          <w:numId w:val="34"/>
        </w:numPr>
        <w:spacing w:line="360" w:lineRule="auto"/>
        <w:ind w:left="114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Larger C → weaker regularization (model may overfit)</w:t>
      </w:r>
    </w:p>
    <w:p w14:paraId="45D222A4">
      <w:pPr>
        <w:spacing w:after="0" w:line="360" w:lineRule="auto"/>
        <w:ind w:left="360"/>
        <w:jc w:val="both"/>
        <w:rPr>
          <w:rFonts w:hint="default" w:ascii="Times New Roman" w:hAnsi="Times New Roman" w:eastAsia="Cambria" w:cs="Times New Roman"/>
          <w:i w:val="0"/>
          <w:iCs w:val="0"/>
          <w:sz w:val="28"/>
          <w:szCs w:val="28"/>
        </w:rPr>
      </w:pPr>
    </w:p>
    <w:p w14:paraId="346F0A43">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IV.B.1.2.1.4: Meaning of parameters in LR_PARAM_RANGES.</w:t>
      </w:r>
    </w:p>
    <w:tbl>
      <w:tblPr>
        <w:tblStyle w:val="40"/>
        <w:tblW w:w="916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1"/>
        <w:gridCol w:w="2679"/>
        <w:gridCol w:w="4965"/>
      </w:tblGrid>
      <w:tr w14:paraId="41DA4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1" w:type="dxa"/>
            <w:tcBorders>
              <w:top w:val="single" w:color="000000" w:sz="4" w:space="0"/>
              <w:left w:val="single" w:color="000000" w:sz="4" w:space="0"/>
              <w:bottom w:val="single" w:color="000000" w:sz="4" w:space="0"/>
              <w:right w:val="single" w:color="000000" w:sz="4" w:space="0"/>
            </w:tcBorders>
            <w:shd w:val="clear" w:color="auto" w:fill="A5A5A5" w:themeFill="background1" w:themeFillShade="A6"/>
          </w:tcPr>
          <w:p w14:paraId="41EABD6A">
            <w:pPr>
              <w:widowControl w:val="0"/>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Parameter</w:t>
            </w:r>
          </w:p>
        </w:tc>
        <w:tc>
          <w:tcPr>
            <w:tcW w:w="2679" w:type="dxa"/>
            <w:tcBorders>
              <w:top w:val="single" w:color="000000" w:sz="4" w:space="0"/>
              <w:left w:val="single" w:color="000000" w:sz="4" w:space="0"/>
              <w:bottom w:val="single" w:color="000000" w:sz="4" w:space="0"/>
              <w:right w:val="single" w:color="000000" w:sz="4" w:space="0"/>
            </w:tcBorders>
            <w:shd w:val="clear" w:color="auto" w:fill="A5A5A5" w:themeFill="background1" w:themeFillShade="A6"/>
          </w:tcPr>
          <w:p w14:paraId="4ECA9B11">
            <w:pPr>
              <w:widowControl w:val="0"/>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Description</w:t>
            </w:r>
          </w:p>
        </w:tc>
        <w:tc>
          <w:tcPr>
            <w:tcW w:w="4965" w:type="dxa"/>
            <w:tcBorders>
              <w:top w:val="single" w:color="000000" w:sz="4" w:space="0"/>
              <w:left w:val="single" w:color="000000" w:sz="4" w:space="0"/>
              <w:bottom w:val="single" w:color="000000" w:sz="4" w:space="0"/>
              <w:right w:val="single" w:color="000000" w:sz="4" w:space="0"/>
            </w:tcBorders>
            <w:shd w:val="clear" w:color="auto" w:fill="A5A5A5" w:themeFill="background1" w:themeFillShade="A6"/>
          </w:tcPr>
          <w:p w14:paraId="3702B2BA">
            <w:pPr>
              <w:widowControl w:val="0"/>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Explanation</w:t>
            </w:r>
          </w:p>
        </w:tc>
      </w:tr>
      <w:tr w14:paraId="6F9EC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1"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E53274A">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drawing>
                <wp:inline distT="0" distB="0" distL="114300" distR="114300">
                  <wp:extent cx="102235" cy="97790"/>
                  <wp:effectExtent l="0" t="0" r="12065" b="16510"/>
                  <wp:docPr id="219" name="image183.png" descr="wps"/>
                  <wp:cNvGraphicFramePr/>
                  <a:graphic xmlns:a="http://schemas.openxmlformats.org/drawingml/2006/main">
                    <a:graphicData uri="http://schemas.openxmlformats.org/drawingml/2006/picture">
                      <pic:pic xmlns:pic="http://schemas.openxmlformats.org/drawingml/2006/picture">
                        <pic:nvPicPr>
                          <pic:cNvPr id="219" name="image183.png" descr="wps"/>
                          <pic:cNvPicPr preferRelativeResize="0"/>
                        </pic:nvPicPr>
                        <pic:blipFill>
                          <a:blip r:embed="rId130"/>
                          <a:srcRect/>
                          <a:stretch>
                            <a:fillRect/>
                          </a:stretch>
                        </pic:blipFill>
                        <pic:spPr>
                          <a:xfrm>
                            <a:off x="0" y="0"/>
                            <a:ext cx="102235" cy="97790"/>
                          </a:xfrm>
                          <a:prstGeom prst="rect">
                            <a:avLst/>
                          </a:prstGeom>
                        </pic:spPr>
                      </pic:pic>
                    </a:graphicData>
                  </a:graphic>
                </wp:inline>
              </w:drawing>
            </w:r>
          </w:p>
        </w:tc>
        <w:tc>
          <w:tcPr>
            <w:tcW w:w="2679"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2D813A0">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64160" cy="173990"/>
                  <wp:effectExtent l="0" t="0" r="2540" b="16510"/>
                  <wp:docPr id="317" name="2384804F-3998-4D57-9195-F3826E402611-5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2384804F-3998-4D57-9195-F3826E402611-55" descr="wps"/>
                          <pic:cNvPicPr>
                            <a:picLocks noChangeAspect="1"/>
                          </pic:cNvPicPr>
                        </pic:nvPicPr>
                        <pic:blipFill>
                          <a:blip r:embed="rId128">
                            <a:extLst>
                              <a:ext uri="{96DAC541-7B7A-43D3-8B79-37D633B846F1}">
                                <asvg:svgBlip xmlns:asvg="http://schemas.microsoft.com/office/drawing/2016/SVG/main" r:embed="rId129"/>
                              </a:ext>
                            </a:extLst>
                          </a:blip>
                          <a:stretch>
                            <a:fillRect/>
                          </a:stretch>
                        </pic:blipFill>
                        <pic:spPr>
                          <a:xfrm>
                            <a:off x="0" y="0"/>
                            <a:ext cx="264160" cy="173990"/>
                          </a:xfrm>
                          <a:prstGeom prst="rect">
                            <a:avLst/>
                          </a:prstGeom>
                        </pic:spPr>
                      </pic:pic>
                    </a:graphicData>
                  </a:graphic>
                </wp:inline>
              </w:drawing>
            </w:r>
          </w:p>
        </w:tc>
        <w:tc>
          <w:tcPr>
            <w:tcW w:w="496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4E4FEC3">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Regularization L2. Controls model complexity.</w:t>
            </w:r>
          </w:p>
        </w:tc>
      </w:tr>
      <w:tr w14:paraId="76877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1"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55312B5">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Solver</w:t>
            </w:r>
          </w:p>
        </w:tc>
        <w:tc>
          <w:tcPr>
            <w:tcW w:w="2679"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5C106063">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Doesn't change the formula, but affects the optimization approach</w:t>
            </w:r>
          </w:p>
        </w:tc>
        <w:tc>
          <w:tcPr>
            <w:tcW w:w="496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7AF9E0A">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Solvers like newton-cg, lbfgs, sag, and saga use gradient-based methods to optimize the loss function.</w:t>
            </w:r>
          </w:p>
        </w:tc>
      </w:tr>
      <w:tr w14:paraId="7810A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1"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FADDF45">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max_iter</w:t>
            </w:r>
          </w:p>
        </w:tc>
        <w:tc>
          <w:tcPr>
            <w:tcW w:w="2679"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5932286">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Limits the number of optimization iterations</w:t>
            </w:r>
          </w:p>
        </w:tc>
        <w:tc>
          <w:tcPr>
            <w:tcW w:w="496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7C15B3AF">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Stops when either the iteration limit is reached or the algorithm converges.</w:t>
            </w:r>
          </w:p>
        </w:tc>
      </w:tr>
      <w:tr w14:paraId="43CD9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1"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E4F246B">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tol</w:t>
            </w:r>
          </w:p>
        </w:tc>
        <w:tc>
          <w:tcPr>
            <w:tcW w:w="2679"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1174B118">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Convergence criterion: stops when </w:t>
            </w:r>
            <w:r>
              <w:rPr>
                <w:rFonts w:hint="default" w:ascii="Times New Roman" w:hAnsi="Times New Roman" w:eastAsia="Cambria" w:cs="Times New Roman"/>
                <w:i w:val="0"/>
                <w:iCs w:val="0"/>
                <w:sz w:val="28"/>
                <w:szCs w:val="28"/>
              </w:rPr>
              <w:drawing>
                <wp:inline distT="0" distB="0" distL="114300" distR="114300">
                  <wp:extent cx="467360" cy="88265"/>
                  <wp:effectExtent l="0" t="0" r="8890" b="6985"/>
                  <wp:docPr id="175" name="image158.png" descr="wps"/>
                  <wp:cNvGraphicFramePr/>
                  <a:graphic xmlns:a="http://schemas.openxmlformats.org/drawingml/2006/main">
                    <a:graphicData uri="http://schemas.openxmlformats.org/drawingml/2006/picture">
                      <pic:pic xmlns:pic="http://schemas.openxmlformats.org/drawingml/2006/picture">
                        <pic:nvPicPr>
                          <pic:cNvPr id="175" name="image158.png" descr="wps"/>
                          <pic:cNvPicPr preferRelativeResize="0"/>
                        </pic:nvPicPr>
                        <pic:blipFill>
                          <a:blip r:embed="rId131"/>
                          <a:srcRect/>
                          <a:stretch>
                            <a:fillRect/>
                          </a:stretch>
                        </pic:blipFill>
                        <pic:spPr>
                          <a:xfrm>
                            <a:off x="0" y="0"/>
                            <a:ext cx="467360" cy="88265"/>
                          </a:xfrm>
                          <a:prstGeom prst="rect">
                            <a:avLst/>
                          </a:prstGeom>
                        </pic:spPr>
                      </pic:pic>
                    </a:graphicData>
                  </a:graphic>
                </wp:inline>
              </w:drawing>
            </w:r>
          </w:p>
        </w:tc>
        <w:tc>
          <w:tcPr>
            <w:tcW w:w="4965"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E381920">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Smaller values require more precise convergence but take longer to compute.</w:t>
            </w:r>
          </w:p>
        </w:tc>
      </w:tr>
    </w:tbl>
    <w:p w14:paraId="50762710">
      <w:pPr>
        <w:spacing w:after="0" w:line="360" w:lineRule="auto"/>
        <w:jc w:val="both"/>
        <w:rPr>
          <w:rFonts w:hint="default" w:ascii="Times New Roman" w:hAnsi="Times New Roman" w:eastAsia="Cambria" w:cs="Times New Roman"/>
          <w:i w:val="0"/>
          <w:iCs w:val="0"/>
          <w:sz w:val="28"/>
          <w:szCs w:val="28"/>
        </w:rPr>
      </w:pPr>
      <w:bookmarkStart w:id="99" w:name="_4otsywaib1vx" w:colFirst="0" w:colLast="0"/>
      <w:bookmarkEnd w:id="99"/>
      <w:bookmarkStart w:id="100" w:name="_jyeg39vw4azq" w:colFirst="0" w:colLast="0"/>
      <w:bookmarkEnd w:id="100"/>
    </w:p>
    <w:p w14:paraId="061A2E6D">
      <w:pPr>
        <w:pStyle w:val="6"/>
        <w:spacing w:line="360" w:lineRule="auto"/>
        <w:jc w:val="both"/>
        <w:rPr>
          <w:rFonts w:hint="default" w:ascii="Times New Roman" w:hAnsi="Times New Roman" w:eastAsia="Cambria" w:cs="Times New Roman"/>
          <w:i w:val="0"/>
          <w:iCs w:val="0"/>
          <w:sz w:val="28"/>
          <w:szCs w:val="28"/>
        </w:rPr>
      </w:pPr>
      <w:bookmarkStart w:id="101" w:name="_33lzir3z1kr6" w:colFirst="0" w:colLast="0"/>
      <w:bookmarkEnd w:id="101"/>
      <w:bookmarkStart w:id="102" w:name="_Toc25478"/>
      <w:r>
        <w:rPr>
          <w:rFonts w:hint="default" w:ascii="Times New Roman" w:hAnsi="Times New Roman" w:cs="Times New Roman"/>
          <w:i w:val="0"/>
          <w:iCs w:val="0"/>
          <w:sz w:val="28"/>
          <w:szCs w:val="28"/>
        </w:rPr>
        <w:t>1.2.2. SVM Model</w:t>
      </w:r>
      <w:bookmarkEnd w:id="102"/>
    </w:p>
    <w:p w14:paraId="4C2272FD">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03" w:name="_Toc5858"/>
      <w:r>
        <w:rPr>
          <w:rFonts w:hint="default" w:ascii="Times New Roman" w:hAnsi="Times New Roman" w:cs="Times New Roman"/>
          <w:i w:val="0"/>
          <w:iCs w:val="0"/>
          <w:color w:val="4F81BD" w:themeColor="accent1"/>
          <w:sz w:val="28"/>
          <w:szCs w:val="28"/>
          <w14:textFill>
            <w14:solidFill>
              <w14:schemeClr w14:val="accent1"/>
            </w14:solidFill>
          </w14:textFill>
        </w:rPr>
        <w:t xml:space="preserve">1.2.2.1. </w:t>
      </w:r>
      <w:r>
        <w:rPr>
          <w:rFonts w:hint="default" w:ascii="Times New Roman" w:hAnsi="Times New Roman" w:cs="Times New Roman"/>
          <w:i w:val="0"/>
          <w:iCs w:val="0"/>
          <w:color w:val="4F81BD" w:themeColor="accent1"/>
          <w:sz w:val="28"/>
          <w:szCs w:val="28"/>
          <w:lang w:val="vi-VN"/>
          <w14:textFill>
            <w14:solidFill>
              <w14:schemeClr w14:val="accent1"/>
            </w14:solidFill>
          </w14:textFill>
        </w:rPr>
        <w:t>I</w:t>
      </w:r>
      <w:r>
        <w:rPr>
          <w:rFonts w:hint="default" w:ascii="Times New Roman" w:hAnsi="Times New Roman" w:cs="Times New Roman"/>
          <w:i w:val="0"/>
          <w:iCs w:val="0"/>
          <w:color w:val="4F81BD" w:themeColor="accent1"/>
          <w:sz w:val="28"/>
          <w:szCs w:val="28"/>
          <w14:textFill>
            <w14:solidFill>
              <w14:schemeClr w14:val="accent1"/>
            </w14:solidFill>
          </w14:textFill>
        </w:rPr>
        <w:t>nput</w:t>
      </w:r>
      <w:bookmarkEnd w:id="103"/>
    </w:p>
    <w:p w14:paraId="004228F5">
      <w:pPr>
        <w:rPr>
          <w:rFonts w:hint="default" w:ascii="Times New Roman" w:hAnsi="Times New Roman" w:cs="Times New Roman"/>
          <w:i w:val="0"/>
          <w:iCs w:val="0"/>
          <w:sz w:val="28"/>
          <w:szCs w:val="28"/>
          <w:lang w:val="vi-VN"/>
        </w:rPr>
      </w:pPr>
    </w:p>
    <w:p w14:paraId="06571642">
      <w:pPr>
        <w:spacing w:line="360" w:lineRule="auto"/>
        <w:ind w:firstLine="280" w:firstLineChars="100"/>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T</w:t>
      </w:r>
      <w:r>
        <w:rPr>
          <w:rFonts w:hint="default" w:ascii="Times New Roman" w:hAnsi="Times New Roman" w:cs="Times New Roman"/>
          <w:i w:val="0"/>
          <w:iCs w:val="0"/>
          <w:sz w:val="28"/>
          <w:szCs w:val="28"/>
        </w:rPr>
        <w:t xml:space="preserve">he input for the SVM model is a set of labeled training example </w:t>
      </w:r>
      <w:r>
        <w:rPr>
          <w:rFonts w:hint="default" w:ascii="Times New Roman" w:hAnsi="Times New Roman" w:cs="Times New Roman"/>
          <w:i w:val="0"/>
          <w:iCs w:val="0"/>
          <w:sz w:val="28"/>
          <w:szCs w:val="28"/>
        </w:rPr>
        <w:drawing>
          <wp:inline distT="0" distB="0" distL="114300" distR="114300">
            <wp:extent cx="408305" cy="129540"/>
            <wp:effectExtent l="0" t="0" r="10795" b="3810"/>
            <wp:docPr id="318" name="2384804F-3998-4D57-9195-F3826E402611-5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2384804F-3998-4D57-9195-F3826E402611-56" descr="wps"/>
                    <pic:cNvPicPr>
                      <a:picLocks noChangeAspect="1"/>
                    </pic:cNvPicPr>
                  </pic:nvPicPr>
                  <pic:blipFill>
                    <a:blip r:embed="rId132">
                      <a:extLst>
                        <a:ext uri="{96DAC541-7B7A-43D3-8B79-37D633B846F1}">
                          <asvg:svgBlip xmlns:asvg="http://schemas.microsoft.com/office/drawing/2016/SVG/main" r:embed="rId133"/>
                        </a:ext>
                      </a:extLst>
                    </a:blip>
                    <a:stretch>
                      <a:fillRect/>
                    </a:stretch>
                  </pic:blipFill>
                  <pic:spPr>
                    <a:xfrm>
                      <a:off x="0" y="0"/>
                      <a:ext cx="408305" cy="129540"/>
                    </a:xfrm>
                    <a:prstGeom prst="rect">
                      <a:avLst/>
                    </a:prstGeom>
                  </pic:spPr>
                </pic:pic>
              </a:graphicData>
            </a:graphic>
          </wp:inline>
        </w:drawing>
      </w:r>
      <w:r>
        <w:rPr>
          <w:rFonts w:hint="default" w:ascii="Times New Roman" w:hAnsi="Times New Roman" w:cs="Times New Roman"/>
          <w:i w:val="0"/>
          <w:iCs w:val="0"/>
          <w:sz w:val="28"/>
          <w:szCs w:val="28"/>
          <w:lang w:val="vi-VN"/>
        </w:rPr>
        <w:t>.</w:t>
      </w:r>
    </w:p>
    <w:p w14:paraId="33CC9D83">
      <w:pPr>
        <w:spacing w:line="360" w:lineRule="auto"/>
        <w:jc w:val="both"/>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t>Where</w:t>
      </w:r>
      <w:r>
        <w:rPr>
          <w:rFonts w:hint="default" w:ascii="Times New Roman" w:hAnsi="Times New Roman" w:cs="Times New Roman"/>
          <w:i w:val="0"/>
          <w:iCs w:val="0"/>
          <w:color w:val="000000" w:themeColor="text1"/>
          <w:sz w:val="28"/>
          <w:szCs w:val="28"/>
          <w:lang w:val="vi-VN"/>
          <w14:textFill>
            <w14:solidFill>
              <w14:schemeClr w14:val="tx1"/>
            </w14:solidFill>
          </w14:textFill>
        </w:rPr>
        <w:t>:</w:t>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p>
    <w:p w14:paraId="7CA43B0D">
      <w:pPr>
        <w:spacing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21005" cy="109855"/>
            <wp:effectExtent l="0" t="0" r="17145" b="4445"/>
            <wp:docPr id="218" name="2384804F-3998-4D57-9195-F3826E402611-5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2384804F-3998-4D57-9195-F3826E402611-57" descr="wps"/>
                    <pic:cNvPicPr>
                      <a:picLocks noChangeAspect="1"/>
                    </pic:cNvPicPr>
                  </pic:nvPicPr>
                  <pic:blipFill>
                    <a:blip r:embed="rId134">
                      <a:extLst>
                        <a:ext uri="{96DAC541-7B7A-43D3-8B79-37D633B846F1}">
                          <asvg:svgBlip xmlns:asvg="http://schemas.microsoft.com/office/drawing/2016/SVG/main" r:embed="rId135"/>
                        </a:ext>
                      </a:extLst>
                    </a:blip>
                    <a:stretch>
                      <a:fillRect/>
                    </a:stretch>
                  </pic:blipFill>
                  <pic:spPr>
                    <a:xfrm>
                      <a:off x="0" y="0"/>
                      <a:ext cx="421005" cy="10985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the feature vector of the </w:t>
      </w: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173990" cy="145415"/>
            <wp:effectExtent l="0" t="0" r="16510" b="6985"/>
            <wp:docPr id="73" name="2384804F-3998-4D57-9195-F3826E402611-5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384804F-3998-4D57-9195-F3826E402611-58" descr="wps"/>
                    <pic:cNvPicPr>
                      <a:picLocks noChangeAspect="1"/>
                    </pic:cNvPicPr>
                  </pic:nvPicPr>
                  <pic:blipFill>
                    <a:blip r:embed="rId136">
                      <a:extLst>
                        <a:ext uri="{96DAC541-7B7A-43D3-8B79-37D633B846F1}">
                          <asvg:svgBlip xmlns:asvg="http://schemas.microsoft.com/office/drawing/2016/SVG/main" r:embed="rId137"/>
                        </a:ext>
                      </a:extLst>
                    </a:blip>
                    <a:stretch>
                      <a:fillRect/>
                    </a:stretch>
                  </pic:blipFill>
                  <pic:spPr>
                    <a:xfrm>
                      <a:off x="0" y="0"/>
                      <a:ext cx="173990" cy="145415"/>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sample, where</w:t>
      </w: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721995" cy="124460"/>
            <wp:effectExtent l="0" t="0" r="1905" b="8890"/>
            <wp:docPr id="319" name="2384804F-3998-4D57-9195-F3826E402611-5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2384804F-3998-4D57-9195-F3826E402611-59" descr="wps"/>
                    <pic:cNvPicPr>
                      <a:picLocks noChangeAspect="1"/>
                    </pic:cNvPicPr>
                  </pic:nvPicPr>
                  <pic:blipFill>
                    <a:blip r:embed="rId138">
                      <a:extLst>
                        <a:ext uri="{96DAC541-7B7A-43D3-8B79-37D633B846F1}">
                          <asvg:svgBlip xmlns:asvg="http://schemas.microsoft.com/office/drawing/2016/SVG/main" r:embed="rId139"/>
                        </a:ext>
                      </a:extLst>
                    </a:blip>
                    <a:stretch>
                      <a:fillRect/>
                    </a:stretch>
                  </pic:blipFill>
                  <pic:spPr>
                    <a:xfrm>
                      <a:off x="0" y="0"/>
                      <a:ext cx="721995" cy="12446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is the product of time steps and features per step.</w:t>
      </w:r>
    </w:p>
    <w:p w14:paraId="5054D67E">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614045" cy="101600"/>
            <wp:effectExtent l="0" t="0" r="14605" b="12700"/>
            <wp:docPr id="320" name="2384804F-3998-4D57-9195-F3826E402611-6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2384804F-3998-4D57-9195-F3826E402611-60" descr="wps"/>
                    <pic:cNvPicPr>
                      <a:picLocks noChangeAspect="1"/>
                    </pic:cNvPicPr>
                  </pic:nvPicPr>
                  <pic:blipFill>
                    <a:blip r:embed="rId140">
                      <a:extLst>
                        <a:ext uri="{96DAC541-7B7A-43D3-8B79-37D633B846F1}">
                          <asvg:svgBlip xmlns:asvg="http://schemas.microsoft.com/office/drawing/2016/SVG/main" r:embed="rId141"/>
                        </a:ext>
                      </a:extLst>
                    </a:blip>
                    <a:stretch>
                      <a:fillRect/>
                    </a:stretch>
                  </pic:blipFill>
                  <pic:spPr>
                    <a:xfrm>
                      <a:off x="0" y="0"/>
                      <a:ext cx="614045" cy="101600"/>
                    </a:xfrm>
                    <a:prstGeom prst="rect">
                      <a:avLst/>
                    </a:prstGeom>
                  </pic:spPr>
                </pic:pic>
              </a:graphicData>
            </a:graphic>
          </wp:inline>
        </w:drawing>
      </w:r>
      <w:r>
        <w:rPr>
          <w:rFonts w:hint="default" w:ascii="Times New Roman" w:hAnsi="Times New Roman" w:cs="Times New Roman"/>
          <w:i w:val="0"/>
          <w:iCs w:val="0"/>
          <w:sz w:val="28"/>
          <w:szCs w:val="28"/>
        </w:rPr>
        <w:t xml:space="preserve"> is the corresponding class label. </w:t>
      </w:r>
    </w:p>
    <w:p w14:paraId="32C88E85">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The data is often flattened into 2D matrices to be compatible with standard machine learning libraries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ADDIN EN.CITE &lt;EndNote&gt;&lt;Cite&gt;&lt;Author&gt;Valero-Carreras&lt;/Author&gt;&lt;Year&gt;2023&lt;/Year&gt;&lt;RecNum&gt;246&lt;/RecNum&gt;&lt;DisplayText&gt;(Valero-Carreras et al., 2023)&lt;/DisplayText&gt;&lt;record&gt;&lt;rec-number&gt;246&lt;/rec-number&gt;&lt;foreign-keys&gt;&lt;key app="EN" db-id="x9wttp2d79vaz5espvav2evyxfrteretwd25" timestamp="1745759157"&gt;246&lt;/key&gt;&lt;/foreign-keys&gt;&lt;ref-type name="Journal Article"&gt;17&lt;/ref-type&gt;&lt;contributors&gt;&lt;authors&gt;&lt;author&gt;Valero-Carreras, Daniel&lt;/author&gt;&lt;author&gt;Alcaraz, Javier&lt;/author&gt;&lt;author&gt;Landete, Mercedes&lt;/author&gt;&lt;/authors&gt;&lt;/contributors&gt;&lt;titles&gt;&lt;title&gt;Comparing two SVM models through different metrics based on the confusion matrix&lt;/title&gt;&lt;secondary-title&gt;Computers &amp;amp; Operations Research&lt;/secondary-title&gt;&lt;/titles&gt;&lt;periodical&gt;&lt;full-title&gt;Computers &amp;amp; Operations Research&lt;/full-title&gt;&lt;/periodical&gt;&lt;pages&gt;106131&lt;/pages&gt;&lt;volume&gt;152&lt;/volume&gt;&lt;dates&gt;&lt;year&gt;2023&lt;/year&gt;&lt;/dates&gt;&lt;isbn&gt;0305-0548&lt;/isbn&gt;&lt;urls&gt;&lt;/urls&gt;&lt;/record&gt;&lt;/Cite&gt;&lt;/EndNote&gt;</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 w:val="28"/>
          <w:szCs w:val="28"/>
        </w:rPr>
        <w:t>(Valero-Carreras et al., 2023)</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rPr>
        <w:t>.</w:t>
      </w:r>
    </w:p>
    <w:p w14:paraId="09E40B5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0C46E155">
      <w:pPr>
        <w:spacing w:after="0"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00785" cy="191770"/>
            <wp:effectExtent l="0" t="0" r="18415" b="17780"/>
            <wp:docPr id="9" name="2384804F-3998-4D57-9195-F3826E402611-61" descr="C:/Users/A-Q-HNB/AppData/Local/Temp/wps.ObozP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61" descr="C:/Users/A-Q-HNB/AppData/Local/Temp/wps.ObozPFwps"/>
                    <pic:cNvPicPr>
                      <a:picLocks noChangeAspect="1"/>
                    </pic:cNvPicPr>
                  </pic:nvPicPr>
                  <pic:blipFill>
                    <a:blip r:embed="rId108">
                      <a:extLst>
                        <a:ext uri="{96DAC541-7B7A-43D3-8B79-37D633B846F1}">
                          <asvg:svgBlip xmlns:asvg="http://schemas.microsoft.com/office/drawing/2016/SVG/main" r:embed="rId109"/>
                        </a:ext>
                      </a:extLst>
                    </a:blip>
                    <a:stretch>
                      <a:fillRect/>
                    </a:stretch>
                  </pic:blipFill>
                  <pic:spPr>
                    <a:xfrm>
                      <a:off x="0" y="0"/>
                      <a:ext cx="1200785" cy="191770"/>
                    </a:xfrm>
                    <a:prstGeom prst="rect">
                      <a:avLst/>
                    </a:prstGeom>
                  </pic:spPr>
                </pic:pic>
              </a:graphicData>
            </a:graphic>
          </wp:inline>
        </w:drawing>
      </w:r>
    </w:p>
    <w:p w14:paraId="6D62D3C8">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04" w:name="_Toc7273"/>
      <w:r>
        <w:rPr>
          <w:rFonts w:hint="default" w:ascii="Times New Roman" w:hAnsi="Times New Roman" w:cs="Times New Roman"/>
          <w:i w:val="0"/>
          <w:iCs w:val="0"/>
          <w:color w:val="4F81BD" w:themeColor="accent1"/>
          <w:sz w:val="28"/>
          <w:szCs w:val="28"/>
          <w14:textFill>
            <w14:solidFill>
              <w14:schemeClr w14:val="accent1"/>
            </w14:solidFill>
          </w14:textFill>
        </w:rPr>
        <w:t>1.2.2.2. Hypothesis  Function</w:t>
      </w:r>
      <w:bookmarkEnd w:id="104"/>
    </w:p>
    <w:p w14:paraId="62F8F438">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SVM defines a decision function based on a separating hyperplane:</w:t>
      </w:r>
    </w:p>
    <w:p w14:paraId="357DC97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EFECEDE">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866140" cy="162560"/>
            <wp:effectExtent l="0" t="0" r="10160" b="8890"/>
            <wp:docPr id="321" name="2384804F-3998-4D57-9195-F3826E402611-6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2384804F-3998-4D57-9195-F3826E402611-62" descr="wps"/>
                    <pic:cNvPicPr>
                      <a:picLocks noChangeAspect="1"/>
                    </pic:cNvPicPr>
                  </pic:nvPicPr>
                  <pic:blipFill>
                    <a:blip r:embed="rId142">
                      <a:extLst>
                        <a:ext uri="{96DAC541-7B7A-43D3-8B79-37D633B846F1}">
                          <asvg:svgBlip xmlns:asvg="http://schemas.microsoft.com/office/drawing/2016/SVG/main" r:embed="rId143"/>
                        </a:ext>
                      </a:extLst>
                    </a:blip>
                    <a:stretch>
                      <a:fillRect/>
                    </a:stretch>
                  </pic:blipFill>
                  <pic:spPr>
                    <a:xfrm>
                      <a:off x="0" y="0"/>
                      <a:ext cx="866140" cy="162560"/>
                    </a:xfrm>
                    <a:prstGeom prst="rect">
                      <a:avLst/>
                    </a:prstGeom>
                  </pic:spPr>
                </pic:pic>
              </a:graphicData>
            </a:graphic>
          </wp:inline>
        </w:drawing>
      </w:r>
    </w:p>
    <w:p w14:paraId="7328846E">
      <w:pPr>
        <w:spacing w:line="360" w:lineRule="auto"/>
        <w:jc w:val="left"/>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Where:</w:t>
      </w:r>
    </w:p>
    <w:p w14:paraId="34EE3697">
      <w:pPr>
        <w:spacing w:line="360" w:lineRule="auto"/>
        <w:jc w:val="left"/>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 </w:t>
      </w:r>
      <w:r>
        <w:rPr>
          <w:rFonts w:hint="default" w:ascii="Times New Roman" w:hAnsi="Times New Roman" w:cs="Times New Roman"/>
          <w:i w:val="0"/>
          <w:iCs w:val="0"/>
          <w:sz w:val="28"/>
          <w:szCs w:val="28"/>
          <w:lang w:val="vi-VN"/>
        </w:rPr>
        <w:drawing>
          <wp:inline distT="0" distB="0" distL="114300" distR="114300">
            <wp:extent cx="621665" cy="153035"/>
            <wp:effectExtent l="0" t="0" r="6985" b="18415"/>
            <wp:docPr id="58" name="2384804F-3998-4D57-9195-F3826E402611-6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384804F-3998-4D57-9195-F3826E402611-63" descr="wps"/>
                    <pic:cNvPicPr>
                      <a:picLocks noChangeAspect="1"/>
                    </pic:cNvPicPr>
                  </pic:nvPicPr>
                  <pic:blipFill>
                    <a:blip r:embed="rId144">
                      <a:extLst>
                        <a:ext uri="{96DAC541-7B7A-43D3-8B79-37D633B846F1}">
                          <asvg:svgBlip xmlns:asvg="http://schemas.microsoft.com/office/drawing/2016/SVG/main" r:embed="rId145"/>
                        </a:ext>
                      </a:extLst>
                    </a:blip>
                    <a:stretch>
                      <a:fillRect/>
                    </a:stretch>
                  </pic:blipFill>
                  <pic:spPr>
                    <a:xfrm>
                      <a:off x="0" y="0"/>
                      <a:ext cx="621665" cy="153035"/>
                    </a:xfrm>
                    <a:prstGeom prst="rect">
                      <a:avLst/>
                    </a:prstGeom>
                  </pic:spPr>
                </pic:pic>
              </a:graphicData>
            </a:graphic>
          </wp:inline>
        </w:drawing>
      </w:r>
      <w:r>
        <w:rPr>
          <w:rFonts w:hint="default" w:ascii="Times New Roman" w:hAnsi="Times New Roman" w:cs="Times New Roman"/>
          <w:i w:val="0"/>
          <w:iCs w:val="0"/>
          <w:sz w:val="28"/>
          <w:szCs w:val="28"/>
          <w:lang w:val="vi-VN"/>
        </w:rPr>
        <w:t xml:space="preserve"> </w:t>
      </w:r>
      <w:r>
        <w:rPr>
          <w:rFonts w:hint="default" w:ascii="Times New Roman" w:hAnsi="Times New Roman" w:cs="Times New Roman"/>
          <w:i w:val="0"/>
          <w:iCs w:val="0"/>
          <w:sz w:val="28"/>
          <w:szCs w:val="28"/>
          <w:lang w:val="vi-VN"/>
        </w:rPr>
        <w:t>is the weight vector, which defines the orientation of the hyperplane.</w:t>
      </w:r>
    </w:p>
    <w:p w14:paraId="6E72ADBB">
      <w:pPr>
        <w:spacing w:line="360" w:lineRule="auto"/>
        <w:jc w:val="left"/>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w:t>
      </w:r>
      <w:r>
        <w:rPr>
          <w:rFonts w:hint="default" w:ascii="Times New Roman" w:hAnsi="Times New Roman" w:cs="Times New Roman"/>
          <w:i w:val="0"/>
          <w:iCs w:val="0"/>
          <w:sz w:val="28"/>
          <w:szCs w:val="28"/>
          <w:lang w:val="vi-VN"/>
        </w:rPr>
        <w:drawing>
          <wp:inline distT="0" distB="0" distL="114300" distR="114300">
            <wp:extent cx="448945" cy="136525"/>
            <wp:effectExtent l="0" t="0" r="8255" b="15875"/>
            <wp:docPr id="75" name="2384804F-3998-4D57-9195-F3826E402611-6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2384804F-3998-4D57-9195-F3826E402611-64" descr="wps"/>
                    <pic:cNvPicPr>
                      <a:picLocks noChangeAspect="1"/>
                    </pic:cNvPicPr>
                  </pic:nvPicPr>
                  <pic:blipFill>
                    <a:blip r:embed="rId146">
                      <a:extLst>
                        <a:ext uri="{96DAC541-7B7A-43D3-8B79-37D633B846F1}">
                          <asvg:svgBlip xmlns:asvg="http://schemas.microsoft.com/office/drawing/2016/SVG/main" r:embed="rId147"/>
                        </a:ext>
                      </a:extLst>
                    </a:blip>
                    <a:stretch>
                      <a:fillRect/>
                    </a:stretch>
                  </pic:blipFill>
                  <pic:spPr>
                    <a:xfrm>
                      <a:off x="0" y="0"/>
                      <a:ext cx="448945" cy="136525"/>
                    </a:xfrm>
                    <a:prstGeom prst="rect">
                      <a:avLst/>
                    </a:prstGeom>
                  </pic:spPr>
                </pic:pic>
              </a:graphicData>
            </a:graphic>
          </wp:inline>
        </w:drawing>
      </w:r>
      <w:r>
        <w:rPr>
          <w:rFonts w:hint="default" w:ascii="Times New Roman" w:hAnsi="Times New Roman" w:cs="Times New Roman"/>
          <w:i w:val="0"/>
          <w:iCs w:val="0"/>
          <w:sz w:val="28"/>
          <w:szCs w:val="28"/>
          <w:lang w:val="vi-VN"/>
        </w:rPr>
        <w:t xml:space="preserve"> </w:t>
      </w:r>
      <w:r>
        <w:rPr>
          <w:rFonts w:hint="default" w:ascii="Times New Roman" w:hAnsi="Times New Roman" w:cs="Times New Roman"/>
          <w:i w:val="0"/>
          <w:iCs w:val="0"/>
          <w:sz w:val="28"/>
          <w:szCs w:val="28"/>
          <w:lang w:val="vi-VN"/>
        </w:rPr>
        <w:t>is the bias term, which shifts the hyperplane.</w:t>
      </w:r>
    </w:p>
    <w:p w14:paraId="440C785B">
      <w:pPr>
        <w:spacing w:line="360" w:lineRule="auto"/>
        <w:jc w:val="center"/>
        <w:rPr>
          <w:rFonts w:hint="default" w:ascii="Times New Roman" w:hAnsi="Times New Roman" w:cs="Times New Roman"/>
          <w:i w:val="0"/>
          <w:iCs w:val="0"/>
          <w:sz w:val="28"/>
          <w:szCs w:val="28"/>
          <w:lang w:val="vi-VN"/>
        </w:rPr>
      </w:pPr>
    </w:p>
    <w:p w14:paraId="73059D2E">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prediction is determined by the sign of the output:</w:t>
      </w:r>
    </w:p>
    <w:p w14:paraId="6D4C91E8">
      <w:pPr>
        <w:spacing w:line="360" w:lineRule="auto"/>
        <w:jc w:val="both"/>
        <w:rPr>
          <w:rFonts w:hint="default" w:ascii="Times New Roman" w:hAnsi="Times New Roman" w:cs="Times New Roman"/>
          <w:i w:val="0"/>
          <w:iCs w:val="0"/>
          <w:sz w:val="28"/>
          <w:szCs w:val="28"/>
        </w:rPr>
      </w:pPr>
    </w:p>
    <w:p w14:paraId="12B5F41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6BF0E5F9">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733550" cy="311785"/>
            <wp:effectExtent l="0" t="0" r="0" b="12065"/>
            <wp:docPr id="221" name="2384804F-3998-4D57-9195-F3826E402611-6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2384804F-3998-4D57-9195-F3826E402611-65" descr="wps"/>
                    <pic:cNvPicPr>
                      <a:picLocks noChangeAspect="1"/>
                    </pic:cNvPicPr>
                  </pic:nvPicPr>
                  <pic:blipFill>
                    <a:blip r:embed="rId148">
                      <a:extLst>
                        <a:ext uri="{96DAC541-7B7A-43D3-8B79-37D633B846F1}">
                          <asvg:svgBlip xmlns:asvg="http://schemas.microsoft.com/office/drawing/2016/SVG/main" r:embed="rId149"/>
                        </a:ext>
                      </a:extLst>
                    </a:blip>
                    <a:stretch>
                      <a:fillRect/>
                    </a:stretch>
                  </pic:blipFill>
                  <pic:spPr>
                    <a:xfrm>
                      <a:off x="0" y="0"/>
                      <a:ext cx="1733550" cy="311785"/>
                    </a:xfrm>
                    <a:prstGeom prst="rect">
                      <a:avLst/>
                    </a:prstGeom>
                  </pic:spPr>
                </pic:pic>
              </a:graphicData>
            </a:graphic>
          </wp:inline>
        </w:drawing>
      </w:r>
    </w:p>
    <w:p w14:paraId="319FDC9B">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05" w:name="_Toc32175"/>
      <w:r>
        <w:rPr>
          <w:rFonts w:hint="default" w:ascii="Times New Roman" w:hAnsi="Times New Roman" w:cs="Times New Roman"/>
          <w:i w:val="0"/>
          <w:iCs w:val="0"/>
          <w:color w:val="4F81BD" w:themeColor="accent1"/>
          <w:sz w:val="28"/>
          <w:szCs w:val="28"/>
          <w14:textFill>
            <w14:solidFill>
              <w14:schemeClr w14:val="accent1"/>
            </w14:solidFill>
          </w14:textFill>
        </w:rPr>
        <w:t>1.2.2.3. Cost Function (Objective with Soft Margin and L2 Regularization)</w:t>
      </w:r>
      <w:bookmarkEnd w:id="105"/>
    </w:p>
    <w:p w14:paraId="722EDF3B">
      <w:pPr>
        <w:spacing w:line="360" w:lineRule="auto"/>
        <w:ind w:firstLine="72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To address non-separable data, SVM introduces slack variables </w:t>
      </w:r>
      <w:r>
        <w:rPr>
          <w:rFonts w:hint="default" w:ascii="Times New Roman" w:hAnsi="Times New Roman" w:cs="Times New Roman"/>
          <w:i w:val="0"/>
          <w:iCs w:val="0"/>
          <w:sz w:val="28"/>
          <w:szCs w:val="28"/>
        </w:rPr>
        <w:drawing>
          <wp:inline distT="0" distB="0" distL="114300" distR="114300">
            <wp:extent cx="91440" cy="108585"/>
            <wp:effectExtent l="0" t="0" r="3810" b="5715"/>
            <wp:docPr id="178" name="image154.png" descr="wps"/>
            <wp:cNvGraphicFramePr/>
            <a:graphic xmlns:a="http://schemas.openxmlformats.org/drawingml/2006/main">
              <a:graphicData uri="http://schemas.openxmlformats.org/drawingml/2006/picture">
                <pic:pic xmlns:pic="http://schemas.openxmlformats.org/drawingml/2006/picture">
                  <pic:nvPicPr>
                    <pic:cNvPr id="178" name="image154.png" descr="wps"/>
                    <pic:cNvPicPr preferRelativeResize="0"/>
                  </pic:nvPicPr>
                  <pic:blipFill>
                    <a:blip r:embed="rId150"/>
                    <a:srcRect/>
                    <a:stretch>
                      <a:fillRect/>
                    </a:stretch>
                  </pic:blipFill>
                  <pic:spPr>
                    <a:xfrm>
                      <a:off x="0" y="0"/>
                      <a:ext cx="91440" cy="108585"/>
                    </a:xfrm>
                    <a:prstGeom prst="rect">
                      <a:avLst/>
                    </a:prstGeom>
                  </pic:spPr>
                </pic:pic>
              </a:graphicData>
            </a:graphic>
          </wp:inline>
        </w:drawing>
      </w:r>
      <w:r>
        <w:rPr>
          <w:rFonts w:hint="default" w:ascii="Times New Roman" w:hAnsi="Times New Roman" w:cs="Times New Roman"/>
          <w:i w:val="0"/>
          <w:iCs w:val="0"/>
          <w:sz w:val="28"/>
          <w:szCs w:val="28"/>
        </w:rPr>
        <w:t xml:space="preserve"> and optimizes the following objective function:</w:t>
      </w:r>
    </w:p>
    <w:p w14:paraId="6D95EBA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0547858C">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880110" cy="247015"/>
            <wp:effectExtent l="0" t="0" r="15240" b="635"/>
            <wp:docPr id="322" name="2384804F-3998-4D57-9195-F3826E402611-6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2384804F-3998-4D57-9195-F3826E402611-66" descr="wps"/>
                    <pic:cNvPicPr>
                      <a:picLocks noChangeAspect="1"/>
                    </pic:cNvPicPr>
                  </pic:nvPicPr>
                  <pic:blipFill>
                    <a:blip r:embed="rId151">
                      <a:extLst>
                        <a:ext uri="{96DAC541-7B7A-43D3-8B79-37D633B846F1}">
                          <asvg:svgBlip xmlns:asvg="http://schemas.microsoft.com/office/drawing/2016/SVG/main" r:embed="rId152"/>
                        </a:ext>
                      </a:extLst>
                    </a:blip>
                    <a:stretch>
                      <a:fillRect/>
                    </a:stretch>
                  </pic:blipFill>
                  <pic:spPr>
                    <a:xfrm>
                      <a:off x="0" y="0"/>
                      <a:ext cx="880110" cy="247015"/>
                    </a:xfrm>
                    <a:prstGeom prst="rect">
                      <a:avLst/>
                    </a:prstGeom>
                  </pic:spPr>
                </pic:pic>
              </a:graphicData>
            </a:graphic>
          </wp:inline>
        </w:drawing>
      </w:r>
    </w:p>
    <w:p w14:paraId="2BE719E7">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subject to the constraints:</w:t>
      </w:r>
    </w:p>
    <w:p w14:paraId="5A84A2D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6F493FBE">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515745" cy="140335"/>
            <wp:effectExtent l="0" t="0" r="8255" b="12065"/>
            <wp:docPr id="323" name="2384804F-3998-4D57-9195-F3826E402611-6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2384804F-3998-4D57-9195-F3826E402611-67" descr="wps"/>
                    <pic:cNvPicPr>
                      <a:picLocks noChangeAspect="1"/>
                    </pic:cNvPicPr>
                  </pic:nvPicPr>
                  <pic:blipFill>
                    <a:blip r:embed="rId153">
                      <a:extLst>
                        <a:ext uri="{96DAC541-7B7A-43D3-8B79-37D633B846F1}">
                          <asvg:svgBlip xmlns:asvg="http://schemas.microsoft.com/office/drawing/2016/SVG/main" r:embed="rId154"/>
                        </a:ext>
                      </a:extLst>
                    </a:blip>
                    <a:stretch>
                      <a:fillRect/>
                    </a:stretch>
                  </pic:blipFill>
                  <pic:spPr>
                    <a:xfrm>
                      <a:off x="0" y="0"/>
                      <a:ext cx="1515745" cy="140335"/>
                    </a:xfrm>
                    <a:prstGeom prst="rect">
                      <a:avLst/>
                    </a:prstGeom>
                  </pic:spPr>
                </pic:pic>
              </a:graphicData>
            </a:graphic>
          </wp:inline>
        </w:drawing>
      </w:r>
    </w:p>
    <w:p w14:paraId="5E7471C6">
      <w:pPr>
        <w:spacing w:line="360" w:lineRule="auto"/>
        <w:ind w:firstLine="72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Here, </w:t>
      </w:r>
      <w:r>
        <w:rPr>
          <w:rFonts w:hint="default" w:ascii="Times New Roman" w:hAnsi="Times New Roman" w:cs="Times New Roman"/>
          <w:i w:val="0"/>
          <w:iCs w:val="0"/>
          <w:sz w:val="28"/>
          <w:szCs w:val="28"/>
        </w:rPr>
        <w:drawing>
          <wp:inline distT="0" distB="0" distL="114300" distR="114300">
            <wp:extent cx="91440" cy="87630"/>
            <wp:effectExtent l="0" t="0" r="3810" b="7620"/>
            <wp:docPr id="324" name="image32.png" descr="wps"/>
            <wp:cNvGraphicFramePr/>
            <a:graphic xmlns:a="http://schemas.openxmlformats.org/drawingml/2006/main">
              <a:graphicData uri="http://schemas.openxmlformats.org/drawingml/2006/picture">
                <pic:pic xmlns:pic="http://schemas.openxmlformats.org/drawingml/2006/picture">
                  <pic:nvPicPr>
                    <pic:cNvPr id="324" name="image32.png" descr="wps"/>
                    <pic:cNvPicPr preferRelativeResize="0"/>
                  </pic:nvPicPr>
                  <pic:blipFill>
                    <a:blip r:embed="rId155"/>
                    <a:srcRect/>
                    <a:stretch>
                      <a:fillRect/>
                    </a:stretch>
                  </pic:blipFill>
                  <pic:spPr>
                    <a:xfrm>
                      <a:off x="0" y="0"/>
                      <a:ext cx="91440" cy="87630"/>
                    </a:xfrm>
                    <a:prstGeom prst="rect">
                      <a:avLst/>
                    </a:prstGeom>
                  </pic:spPr>
                </pic:pic>
              </a:graphicData>
            </a:graphic>
          </wp:inline>
        </w:drawing>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 xml:space="preserve"> is the regularization parameter controlling the trade-off between maximizing the margin and minimizing classification error.</w:t>
      </w:r>
      <w:r>
        <w:rPr>
          <w:rFonts w:hint="default" w:ascii="Times New Roman" w:hAnsi="Times New Roman" w:cs="Times New Roman"/>
          <w:i w:val="0"/>
          <w:iCs w:val="0"/>
          <w:sz w:val="28"/>
          <w:szCs w:val="28"/>
        </w:rPr>
        <w:t>.</w:t>
      </w:r>
    </w:p>
    <w:p w14:paraId="03898F57">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06" w:name="_Toc21053"/>
      <w:r>
        <w:rPr>
          <w:rFonts w:hint="default" w:ascii="Times New Roman" w:hAnsi="Times New Roman" w:cs="Times New Roman"/>
          <w:i w:val="0"/>
          <w:iCs w:val="0"/>
          <w:color w:val="4F81BD" w:themeColor="accent1"/>
          <w:sz w:val="28"/>
          <w:szCs w:val="28"/>
          <w14:textFill>
            <w14:solidFill>
              <w14:schemeClr w14:val="accent1"/>
            </w14:solidFill>
          </w14:textFill>
        </w:rPr>
        <w:t>1.2.2.4. Kernel Trick (for Non-linear Separation)</w:t>
      </w:r>
      <w:bookmarkEnd w:id="106"/>
    </w:p>
    <w:p w14:paraId="2183D0E1">
      <w:pPr>
        <w:spacing w:line="360" w:lineRule="auto"/>
        <w:ind w:firstLine="72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When the data is not linearly separable, a kernel function is used to map the input features into a higher-dimensional space, enabling linear separation:</w:t>
      </w:r>
    </w:p>
    <w:p w14:paraId="4241B09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EC672BD">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344930" cy="127635"/>
            <wp:effectExtent l="0" t="0" r="7620" b="5715"/>
            <wp:docPr id="325" name="2384804F-3998-4D57-9195-F3826E402611-6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2384804F-3998-4D57-9195-F3826E402611-68" descr="wps"/>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1344930" cy="127635"/>
                    </a:xfrm>
                    <a:prstGeom prst="rect">
                      <a:avLst/>
                    </a:prstGeom>
                  </pic:spPr>
                </pic:pic>
              </a:graphicData>
            </a:graphic>
          </wp:inline>
        </w:drawing>
      </w:r>
    </w:p>
    <w:p w14:paraId="2FADD203">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Some commonly used kernel functions include:</w:t>
      </w:r>
    </w:p>
    <w:p w14:paraId="32E154C3">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Linear Kernel:Linear Separation</w:t>
      </w:r>
    </w:p>
    <w:p w14:paraId="5D46B92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5C93C153">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765810" cy="133350"/>
            <wp:effectExtent l="0" t="0" r="15240" b="0"/>
            <wp:docPr id="326" name="2384804F-3998-4D57-9195-F3826E402611-6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2384804F-3998-4D57-9195-F3826E402611-69" descr="wps"/>
                    <pic:cNvPicPr>
                      <a:picLocks noChangeAspect="1"/>
                    </pic:cNvPicPr>
                  </pic:nvPicPr>
                  <pic:blipFill>
                    <a:blip r:embed="rId158">
                      <a:extLst>
                        <a:ext uri="{96DAC541-7B7A-43D3-8B79-37D633B846F1}">
                          <asvg:svgBlip xmlns:asvg="http://schemas.microsoft.com/office/drawing/2016/SVG/main" r:embed="rId159"/>
                        </a:ext>
                      </a:extLst>
                    </a:blip>
                    <a:stretch>
                      <a:fillRect/>
                    </a:stretch>
                  </pic:blipFill>
                  <pic:spPr>
                    <a:xfrm>
                      <a:off x="0" y="0"/>
                      <a:ext cx="765810" cy="133350"/>
                    </a:xfrm>
                    <a:prstGeom prst="rect">
                      <a:avLst/>
                    </a:prstGeom>
                  </pic:spPr>
                </pic:pic>
              </a:graphicData>
            </a:graphic>
          </wp:inline>
        </w:drawing>
      </w:r>
    </w:p>
    <w:p w14:paraId="206DECE3">
      <w:pPr>
        <w:spacing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Polynomial Kernel:Nonlinear, distance based</w:t>
      </w:r>
    </w:p>
    <w:p w14:paraId="7921C98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01BAA8CE">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148715" cy="134620"/>
            <wp:effectExtent l="0" t="0" r="13335" b="17780"/>
            <wp:docPr id="327" name="2384804F-3998-4D57-9195-F3826E402611-70" descr="C:/Users/A-Q-HNB/AppData/Local/Temp/wps.ouHHB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2384804F-3998-4D57-9195-F3826E402611-70" descr="C:/Users/A-Q-HNB/AppData/Local/Temp/wps.ouHHBRwps"/>
                    <pic:cNvPicPr>
                      <a:picLocks noChangeAspect="1"/>
                    </pic:cNvPicPr>
                  </pic:nvPicPr>
                  <pic:blipFill>
                    <a:blip r:embed="rId160">
                      <a:extLst>
                        <a:ext uri="{96DAC541-7B7A-43D3-8B79-37D633B846F1}">
                          <asvg:svgBlip xmlns:asvg="http://schemas.microsoft.com/office/drawing/2016/SVG/main" r:embed="rId161"/>
                        </a:ext>
                      </a:extLst>
                    </a:blip>
                    <a:stretch>
                      <a:fillRect/>
                    </a:stretch>
                  </pic:blipFill>
                  <pic:spPr>
                    <a:xfrm>
                      <a:off x="0" y="0"/>
                      <a:ext cx="1148512" cy="134788"/>
                    </a:xfrm>
                    <a:prstGeom prst="rect">
                      <a:avLst/>
                    </a:prstGeom>
                  </pic:spPr>
                </pic:pic>
              </a:graphicData>
            </a:graphic>
          </wp:inline>
        </w:drawing>
      </w:r>
    </w:p>
    <w:p w14:paraId="173E59F6">
      <w:pPr>
        <w:spacing w:line="360" w:lineRule="auto"/>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sz w:val="28"/>
          <w:szCs w:val="28"/>
        </w:rPr>
        <w:t>RBF (Gaussian) Kernel: Nonlinear, infinite-dimensional feature space</w:t>
      </w:r>
      <w:r>
        <w:rPr>
          <w:rFonts w:hint="default" w:ascii="Times New Roman" w:hAnsi="Times New Roman" w:cs="Times New Roman"/>
          <w:i w:val="0"/>
          <w:iCs w:val="0"/>
          <w:sz w:val="28"/>
          <w:szCs w:val="28"/>
          <w:lang w:val="vi-VN"/>
        </w:rPr>
        <w:t>.</w:t>
      </w:r>
    </w:p>
    <w:p w14:paraId="4EC0F80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B456059">
      <w:pPr>
        <w:spacing w:line="360" w:lineRule="auto"/>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492250" cy="134620"/>
            <wp:effectExtent l="0" t="0" r="12700" b="17780"/>
            <wp:docPr id="229" name="2384804F-3998-4D57-9195-F3826E402611-71" descr="C:/Users/A-Q-HNB/AppData/Local/Temp/wps.mFmFh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2384804F-3998-4D57-9195-F3826E402611-71" descr="C:/Users/A-Q-HNB/AppData/Local/Temp/wps.mFmFhZwps"/>
                    <pic:cNvPicPr>
                      <a:picLocks noChangeAspect="1"/>
                    </pic:cNvPicPr>
                  </pic:nvPicPr>
                  <pic:blipFill>
                    <a:blip r:embed="rId162">
                      <a:extLst>
                        <a:ext uri="{96DAC541-7B7A-43D3-8B79-37D633B846F1}">
                          <asvg:svgBlip xmlns:asvg="http://schemas.microsoft.com/office/drawing/2016/SVG/main" r:embed="rId163"/>
                        </a:ext>
                      </a:extLst>
                    </a:blip>
                    <a:stretch>
                      <a:fillRect/>
                    </a:stretch>
                  </pic:blipFill>
                  <pic:spPr>
                    <a:xfrm>
                      <a:off x="0" y="0"/>
                      <a:ext cx="1491940" cy="134788"/>
                    </a:xfrm>
                    <a:prstGeom prst="rect">
                      <a:avLst/>
                    </a:prstGeom>
                  </pic:spPr>
                </pic:pic>
              </a:graphicData>
            </a:graphic>
          </wp:inline>
        </w:drawing>
      </w:r>
    </w:p>
    <w:p w14:paraId="076ED0F9">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07" w:name="_Toc16805"/>
      <w:r>
        <w:rPr>
          <w:rFonts w:hint="default" w:ascii="Times New Roman" w:hAnsi="Times New Roman" w:cs="Times New Roman"/>
          <w:i w:val="0"/>
          <w:iCs w:val="0"/>
          <w:color w:val="4F81BD" w:themeColor="accent1"/>
          <w:sz w:val="28"/>
          <w:szCs w:val="28"/>
          <w14:textFill>
            <w14:solidFill>
              <w14:schemeClr w14:val="accent1"/>
            </w14:solidFill>
          </w14:textFill>
        </w:rPr>
        <w:t>1.2.2.5. In scikit-learn:</w:t>
      </w:r>
      <w:bookmarkEnd w:id="107"/>
    </w:p>
    <w:p w14:paraId="39AF1F8A">
      <w:pPr>
        <w:rPr>
          <w:rFonts w:hint="default" w:ascii="Times New Roman" w:hAnsi="Times New Roman" w:cs="Times New Roman"/>
          <w:i w:val="0"/>
          <w:iCs w:val="0"/>
          <w:sz w:val="28"/>
          <w:szCs w:val="28"/>
        </w:rPr>
      </w:pPr>
    </w:p>
    <w:p w14:paraId="0BA7C4D2">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IV.B.1.2.2.5: Meaning of parameters in SVM_PARAM_RANGES.</w:t>
      </w:r>
    </w:p>
    <w:tbl>
      <w:tblPr>
        <w:tblStyle w:val="41"/>
        <w:tblW w:w="92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3"/>
        <w:gridCol w:w="1797"/>
        <w:gridCol w:w="6060"/>
      </w:tblGrid>
      <w:tr w14:paraId="2C5E0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Borders>
              <w:top w:val="single" w:color="000000" w:sz="4" w:space="0"/>
              <w:left w:val="single" w:color="000000" w:sz="4" w:space="0"/>
              <w:bottom w:val="single" w:color="000000" w:sz="4" w:space="0"/>
              <w:right w:val="single" w:color="000000" w:sz="4" w:space="0"/>
            </w:tcBorders>
            <w:shd w:val="clear" w:color="auto" w:fill="A5A5A5" w:themeFill="background1" w:themeFillShade="A6"/>
            <w:tcMar>
              <w:left w:w="108" w:type="dxa"/>
              <w:right w:w="108" w:type="dxa"/>
            </w:tcMar>
          </w:tcPr>
          <w:p w14:paraId="2065AF7A">
            <w:pPr>
              <w:widowControl w:val="0"/>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Parameter</w:t>
            </w:r>
          </w:p>
        </w:tc>
        <w:tc>
          <w:tcPr>
            <w:tcW w:w="1797" w:type="dxa"/>
            <w:tcBorders>
              <w:top w:val="single" w:color="000000" w:sz="4" w:space="0"/>
              <w:left w:val="single" w:color="000000" w:sz="4" w:space="0"/>
              <w:bottom w:val="single" w:color="000000" w:sz="4" w:space="0"/>
              <w:right w:val="single" w:color="000000" w:sz="4" w:space="0"/>
            </w:tcBorders>
            <w:shd w:val="clear" w:color="auto" w:fill="A5A5A5" w:themeFill="background1" w:themeFillShade="A6"/>
            <w:tcMar>
              <w:left w:w="108" w:type="dxa"/>
              <w:right w:w="108" w:type="dxa"/>
            </w:tcMar>
          </w:tcPr>
          <w:p w14:paraId="25839C60">
            <w:pPr>
              <w:widowControl w:val="0"/>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Description</w:t>
            </w:r>
          </w:p>
        </w:tc>
        <w:tc>
          <w:tcPr>
            <w:tcW w:w="6060" w:type="dxa"/>
            <w:tcBorders>
              <w:top w:val="single" w:color="000000" w:sz="4" w:space="0"/>
              <w:left w:val="single" w:color="000000" w:sz="4" w:space="0"/>
              <w:bottom w:val="single" w:color="000000" w:sz="4" w:space="0"/>
              <w:right w:val="single" w:color="000000" w:sz="4" w:space="0"/>
            </w:tcBorders>
            <w:shd w:val="clear" w:color="auto" w:fill="A5A5A5" w:themeFill="background1" w:themeFillShade="A6"/>
            <w:tcMar>
              <w:left w:w="108" w:type="dxa"/>
              <w:right w:w="108" w:type="dxa"/>
            </w:tcMar>
          </w:tcPr>
          <w:p w14:paraId="2913F657">
            <w:pPr>
              <w:widowControl w:val="0"/>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Explanation</w:t>
            </w:r>
          </w:p>
        </w:tc>
      </w:tr>
      <w:tr w14:paraId="4B548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62D89EA">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C</w:t>
            </w:r>
          </w:p>
        </w:tc>
        <w:tc>
          <w:tcPr>
            <w:tcW w:w="1797"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C0F7495">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Regularization parameter</w:t>
            </w:r>
          </w:p>
        </w:tc>
        <w:tc>
          <w:tcPr>
            <w:tcW w:w="6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BA70CD5">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Controls the penalty for misclassified points. A larger</w:t>
            </w:r>
            <w:r>
              <w:rPr>
                <w:rFonts w:hint="default" w:ascii="Times New Roman" w:hAnsi="Times New Roman" w:eastAsia="Cambria" w:cs="Times New Roman"/>
                <w:i w:val="0"/>
                <w:iCs w:val="0"/>
                <w:sz w:val="28"/>
                <w:szCs w:val="28"/>
              </w:rPr>
              <w:drawing>
                <wp:inline distT="0" distB="0" distL="114300" distR="114300">
                  <wp:extent cx="101600" cy="97790"/>
                  <wp:effectExtent l="0" t="0" r="12700" b="16510"/>
                  <wp:docPr id="18" name="image32.png" descr="wps"/>
                  <wp:cNvGraphicFramePr/>
                  <a:graphic xmlns:a="http://schemas.openxmlformats.org/drawingml/2006/main">
                    <a:graphicData uri="http://schemas.openxmlformats.org/drawingml/2006/picture">
                      <pic:pic xmlns:pic="http://schemas.openxmlformats.org/drawingml/2006/picture">
                        <pic:nvPicPr>
                          <pic:cNvPr id="18" name="image32.png" descr="wps"/>
                          <pic:cNvPicPr preferRelativeResize="0"/>
                        </pic:nvPicPr>
                        <pic:blipFill>
                          <a:blip r:embed="rId155"/>
                          <a:srcRect/>
                          <a:stretch>
                            <a:fillRect/>
                          </a:stretch>
                        </pic:blipFill>
                        <pic:spPr>
                          <a:xfrm>
                            <a:off x="0" y="0"/>
                            <a:ext cx="101600" cy="97790"/>
                          </a:xfrm>
                          <a:prstGeom prst="rect">
                            <a:avLst/>
                          </a:prstGeom>
                        </pic:spPr>
                      </pic:pic>
                    </a:graphicData>
                  </a:graphic>
                </wp:inline>
              </w:drawing>
            </w:r>
            <w:r>
              <w:rPr>
                <w:rFonts w:hint="default" w:ascii="Times New Roman" w:hAnsi="Times New Roman" w:eastAsia="Cambria" w:cs="Times New Roman"/>
                <w:i w:val="0"/>
                <w:iCs w:val="0"/>
                <w:sz w:val="28"/>
                <w:szCs w:val="28"/>
              </w:rPr>
              <w:t xml:space="preserve">narrower margin, fewer misclassifications, but higher risk of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w:t>
            </w:r>
          </w:p>
        </w:tc>
      </w:tr>
      <w:tr w14:paraId="03F37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3316401">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kernel</w:t>
            </w:r>
          </w:p>
        </w:tc>
        <w:tc>
          <w:tcPr>
            <w:tcW w:w="1797"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3EAF2193">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Type of kernel</w:t>
            </w:r>
          </w:p>
        </w:tc>
        <w:tc>
          <w:tcPr>
            <w:tcW w:w="6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65A2A2FC">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Defines the feature mapping </w:t>
            </w:r>
            <w:r>
              <w:rPr>
                <w:rFonts w:hint="default" w:ascii="Times New Roman" w:hAnsi="Times New Roman" w:eastAsia="Cambria" w:cs="Times New Roman"/>
                <w:i w:val="0"/>
                <w:iCs w:val="0"/>
                <w:sz w:val="28"/>
                <w:szCs w:val="28"/>
              </w:rPr>
              <w:drawing>
                <wp:inline distT="0" distB="0" distL="114300" distR="114300">
                  <wp:extent cx="251460" cy="129540"/>
                  <wp:effectExtent l="0" t="0" r="15240" b="3810"/>
                  <wp:docPr id="328" name="2384804F-3998-4D57-9195-F3826E402611-7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2384804F-3998-4D57-9195-F3826E402611-72" descr="wps"/>
                          <pic:cNvPicPr>
                            <a:picLocks noChangeAspect="1"/>
                          </pic:cNvPicPr>
                        </pic:nvPicPr>
                        <pic:blipFill>
                          <a:blip r:embed="rId164">
                            <a:extLst>
                              <a:ext uri="{96DAC541-7B7A-43D3-8B79-37D633B846F1}">
                                <asvg:svgBlip xmlns:asvg="http://schemas.microsoft.com/office/drawing/2016/SVG/main" r:embed="rId165"/>
                              </a:ext>
                            </a:extLst>
                          </a:blip>
                          <a:stretch>
                            <a:fillRect/>
                          </a:stretch>
                        </pic:blipFill>
                        <pic:spPr>
                          <a:xfrm>
                            <a:off x="0" y="0"/>
                            <a:ext cx="251460" cy="129540"/>
                          </a:xfrm>
                          <a:prstGeom prst="rect">
                            <a:avLst/>
                          </a:prstGeom>
                        </pic:spPr>
                      </pic:pic>
                    </a:graphicData>
                  </a:graphic>
                </wp:inline>
              </w:drawing>
            </w:r>
            <w:r>
              <w:rPr>
                <w:rFonts w:hint="default" w:ascii="Times New Roman" w:hAnsi="Times New Roman" w:eastAsia="Cambria" w:cs="Times New Roman"/>
                <w:i w:val="0"/>
                <w:iCs w:val="0"/>
                <w:sz w:val="28"/>
                <w:szCs w:val="28"/>
              </w:rPr>
              <w:t>indirectly via the kernel trick.</w:t>
            </w:r>
          </w:p>
        </w:tc>
      </w:tr>
      <w:tr w14:paraId="42D49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44F416E">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gamma</w:t>
            </w:r>
          </w:p>
        </w:tc>
        <w:tc>
          <w:tcPr>
            <w:tcW w:w="1797"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FE67634">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Parameter for rbf and poly kernels</w:t>
            </w:r>
          </w:p>
        </w:tc>
        <w:tc>
          <w:tcPr>
            <w:tcW w:w="6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B9B7068">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For rbf: controls the influence range of a single training point. Larger gamma → smaller influence area → higher risk of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w:t>
            </w:r>
          </w:p>
        </w:tc>
      </w:tr>
      <w:tr w14:paraId="0A298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13"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0E554459">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tol</w:t>
            </w:r>
          </w:p>
        </w:tc>
        <w:tc>
          <w:tcPr>
            <w:tcW w:w="1797"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26F96A9D">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Convergence tolerance</w:t>
            </w:r>
          </w:p>
        </w:tc>
        <w:tc>
          <w:tcPr>
            <w:tcW w:w="6060" w:type="dxa"/>
            <w:tcBorders>
              <w:top w:val="single" w:color="000000" w:sz="4" w:space="0"/>
              <w:left w:val="single" w:color="000000" w:sz="4" w:space="0"/>
              <w:bottom w:val="single" w:color="000000" w:sz="4" w:space="0"/>
              <w:right w:val="single" w:color="000000" w:sz="4" w:space="0"/>
            </w:tcBorders>
            <w:tcMar>
              <w:left w:w="108" w:type="dxa"/>
              <w:right w:w="108" w:type="dxa"/>
            </w:tcMar>
          </w:tcPr>
          <w:p w14:paraId="450ED0BB">
            <w:pPr>
              <w:widowControl w:val="0"/>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Training stops when the change in model parameters becomes smaller than tol. Balances training speed and accuracy.</w:t>
            </w:r>
          </w:p>
        </w:tc>
      </w:tr>
    </w:tbl>
    <w:p w14:paraId="7D08E0AB">
      <w:pPr>
        <w:pStyle w:val="6"/>
        <w:spacing w:line="360" w:lineRule="auto"/>
        <w:jc w:val="both"/>
        <w:rPr>
          <w:rFonts w:hint="default" w:ascii="Times New Roman" w:hAnsi="Times New Roman" w:eastAsia="Cambria" w:cs="Times New Roman"/>
          <w:b/>
          <w:i w:val="0"/>
          <w:iCs w:val="0"/>
          <w:sz w:val="28"/>
          <w:szCs w:val="28"/>
        </w:rPr>
      </w:pPr>
      <w:bookmarkStart w:id="108" w:name="_i0339qv5hh5e" w:colFirst="0" w:colLast="0"/>
      <w:bookmarkEnd w:id="108"/>
      <w:bookmarkStart w:id="109" w:name="_Toc27050"/>
      <w:r>
        <w:rPr>
          <w:rFonts w:hint="default" w:ascii="Times New Roman" w:hAnsi="Times New Roman" w:cs="Times New Roman"/>
          <w:i w:val="0"/>
          <w:iCs w:val="0"/>
          <w:sz w:val="28"/>
          <w:szCs w:val="28"/>
        </w:rPr>
        <w:t>1.2.3. LSTM Model</w:t>
      </w:r>
      <w:bookmarkEnd w:id="109"/>
    </w:p>
    <w:p w14:paraId="52C2DDDD">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0" w:name="_Toc5775"/>
      <w:r>
        <w:rPr>
          <w:rFonts w:hint="default" w:ascii="Times New Roman" w:hAnsi="Times New Roman" w:cs="Times New Roman"/>
          <w:i w:val="0"/>
          <w:iCs w:val="0"/>
          <w:color w:val="4F81BD" w:themeColor="accent1"/>
          <w:sz w:val="28"/>
          <w:szCs w:val="28"/>
          <w14:textFill>
            <w14:solidFill>
              <w14:schemeClr w14:val="accent1"/>
            </w14:solidFill>
          </w14:textFill>
        </w:rPr>
        <w:t>1.2.3.1. Input</w:t>
      </w:r>
      <w:bookmarkEnd w:id="110"/>
    </w:p>
    <w:p w14:paraId="283AEB5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3D Data (time-series): </w:t>
      </w:r>
    </w:p>
    <w:p w14:paraId="55B6FA45">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From the data taken from Figure IV.B.1.1 for train, test, and valid using the same formula:</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12215" cy="198120"/>
            <wp:effectExtent l="0" t="0" r="6985" b="11430"/>
            <wp:docPr id="14" name="2384804F-3998-4D57-9195-F3826E402611-73" descr="C:/Users/A-Q-HNB/AppData/Local/Temp/wps.teyXq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73" descr="C:/Users/A-Q-HNB/AppData/Local/Temp/wps.teyXqGwps"/>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1212286" cy="19812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t>The process of converting into batch_size to fit the input format for LSTM model training.</w:t>
      </w:r>
    </w:p>
    <w:p w14:paraId="0016F53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5CEA315F">
      <w:pPr>
        <w:spacing w:after="0"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63650" cy="198120"/>
            <wp:effectExtent l="0" t="0" r="12700" b="11430"/>
            <wp:docPr id="329" name="2384804F-3998-4D57-9195-F3826E402611-74" descr="C:/Users/A-Q-HNB/AppData/Local/Temp/wps.SHUwo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2384804F-3998-4D57-9195-F3826E402611-74" descr="C:/Users/A-Q-HNB/AppData/Local/Temp/wps.SHUwoqwps"/>
                    <pic:cNvPicPr>
                      <a:picLocks noChangeAspect="1"/>
                    </pic:cNvPicPr>
                  </pic:nvPicPr>
                  <pic:blipFill>
                    <a:blip r:embed="rId166">
                      <a:extLst>
                        <a:ext uri="{96DAC541-7B7A-43D3-8B79-37D633B846F1}">
                          <asvg:svgBlip xmlns:asvg="http://schemas.microsoft.com/office/drawing/2016/SVG/main" r:embed="rId167"/>
                        </a:ext>
                      </a:extLst>
                    </a:blip>
                    <a:stretch>
                      <a:fillRect/>
                    </a:stretch>
                  </pic:blipFill>
                  <pic:spPr>
                    <a:xfrm>
                      <a:off x="0" y="0"/>
                      <a:ext cx="1263722" cy="198120"/>
                    </a:xfrm>
                    <a:prstGeom prst="rect">
                      <a:avLst/>
                    </a:prstGeom>
                  </pic:spPr>
                </pic:pic>
              </a:graphicData>
            </a:graphic>
          </wp:inline>
        </w:drawing>
      </w:r>
    </w:p>
    <w:p w14:paraId="6D100B4C">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Where:</w:t>
      </w:r>
    </w:p>
    <w:p w14:paraId="4C561C67">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B là batch_size</w:t>
      </w:r>
    </w:p>
    <w:p w14:paraId="661798CA">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165100" cy="139700"/>
            <wp:effectExtent l="0" t="0" r="6350" b="12700"/>
            <wp:docPr id="16" name="2384804F-3998-4D57-9195-F3826E402611-75" descr="C:/Users/A-Q-HNB/AppData/Local/Temp/wps.RCWwV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384804F-3998-4D57-9195-F3826E402611-75" descr="C:/Users/A-Q-HNB/AppData/Local/Temp/wps.RCWwVTwps"/>
                    <pic:cNvPicPr>
                      <a:picLocks noChangeAspect="1"/>
                    </pic:cNvPicPr>
                  </pic:nvPicPr>
                  <pic:blipFill>
                    <a:blip r:embed="rId168">
                      <a:extLst>
                        <a:ext uri="{96DAC541-7B7A-43D3-8B79-37D633B846F1}">
                          <asvg:svgBlip xmlns:asvg="http://schemas.microsoft.com/office/drawing/2016/SVG/main" r:embed="rId169"/>
                        </a:ext>
                      </a:extLst>
                    </a:blip>
                    <a:stretch>
                      <a:fillRect/>
                    </a:stretch>
                  </pic:blipFill>
                  <pic:spPr>
                    <a:xfrm>
                      <a:off x="0" y="0"/>
                      <a:ext cx="165100" cy="13970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là mini batch_size được tính bởi </w:t>
      </w: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440690" cy="205740"/>
            <wp:effectExtent l="0" t="0" r="16510" b="3810"/>
            <wp:docPr id="19" name="2384804F-3998-4D57-9195-F3826E402611-7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384804F-3998-4D57-9195-F3826E402611-76" descr="wps"/>
                    <pic:cNvPicPr>
                      <a:picLocks noChangeAspect="1"/>
                    </pic:cNvPicPr>
                  </pic:nvPicPr>
                  <pic:blipFill>
                    <a:blip r:embed="rId170">
                      <a:extLst>
                        <a:ext uri="{96DAC541-7B7A-43D3-8B79-37D633B846F1}">
                          <asvg:svgBlip xmlns:asvg="http://schemas.microsoft.com/office/drawing/2016/SVG/main" r:embed="rId171"/>
                        </a:ext>
                      </a:extLst>
                    </a:blip>
                    <a:stretch>
                      <a:fillRect/>
                    </a:stretch>
                  </pic:blipFill>
                  <pic:spPr>
                    <a:xfrm>
                      <a:off x="0" y="0"/>
                      <a:ext cx="440690" cy="20574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w:t>
      </w:r>
    </w:p>
    <w:p w14:paraId="0896608E">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p>
    <w:p w14:paraId="645D43E4">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In which the evaluation process of the metric keeps the train, valid, and test files unchanged”</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12215" cy="198120"/>
            <wp:effectExtent l="0" t="0" r="6985" b="11430"/>
            <wp:docPr id="330" name="2384804F-3998-4D57-9195-F3826E402611-77" descr="C:/Users/A-Q-HNB/AppData/Local/Temp/wps.teyXq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2384804F-3998-4D57-9195-F3826E402611-77" descr="C:/Users/A-Q-HNB/AppData/Local/Temp/wps.teyXqGwps"/>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1212286" cy="19812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t>The entire data-set is passed directly at once without splitting into batch_size. Below is the description of the process as the train file passes through the model training.</w:t>
      </w:r>
    </w:p>
    <w:p w14:paraId="52E90902">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1" w:name="_Toc18927"/>
      <w:r>
        <w:rPr>
          <w:rFonts w:hint="default" w:ascii="Times New Roman" w:hAnsi="Times New Roman" w:cs="Times New Roman"/>
          <w:i w:val="0"/>
          <w:iCs w:val="0"/>
          <w:color w:val="4F81BD" w:themeColor="accent1"/>
          <w:sz w:val="28"/>
          <w:szCs w:val="28"/>
          <w14:textFill>
            <w14:solidFill>
              <w14:schemeClr w14:val="accent1"/>
            </w14:solidFill>
          </w14:textFill>
        </w:rPr>
        <w:t>1.2.3.2. LSTMCell:</w:t>
      </w:r>
      <w:bookmarkEnd w:id="111"/>
    </w:p>
    <w:p w14:paraId="3EECD722">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drawing>
          <wp:inline distT="0" distB="0" distL="114300" distR="114300">
            <wp:extent cx="5270500" cy="1864360"/>
            <wp:effectExtent l="0" t="0" r="6350" b="2540"/>
            <wp:docPr id="188" name="image170.png" descr="ScreenShot_20250413162908"/>
            <wp:cNvGraphicFramePr/>
            <a:graphic xmlns:a="http://schemas.openxmlformats.org/drawingml/2006/main">
              <a:graphicData uri="http://schemas.openxmlformats.org/drawingml/2006/picture">
                <pic:pic xmlns:pic="http://schemas.openxmlformats.org/drawingml/2006/picture">
                  <pic:nvPicPr>
                    <pic:cNvPr id="188" name="image170.png" descr="ScreenShot_20250413162908"/>
                    <pic:cNvPicPr preferRelativeResize="0"/>
                  </pic:nvPicPr>
                  <pic:blipFill>
                    <a:blip r:embed="rId172"/>
                    <a:srcRect/>
                    <a:stretch>
                      <a:fillRect/>
                    </a:stretch>
                  </pic:blipFill>
                  <pic:spPr>
                    <a:xfrm>
                      <a:off x="0" y="0"/>
                      <a:ext cx="5270500" cy="1864360"/>
                    </a:xfrm>
                    <a:prstGeom prst="rect">
                      <a:avLst/>
                    </a:prstGeom>
                  </pic:spPr>
                </pic:pic>
              </a:graphicData>
            </a:graphic>
          </wp:inline>
        </w:drawing>
      </w:r>
    </w:p>
    <w:p w14:paraId="6E141EF0">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Figure IV.B.1.2.3.2: LSTMCell.</w:t>
      </w:r>
    </w:p>
    <w:p w14:paraId="5560C54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Forget gate: </w:t>
      </w:r>
    </w:p>
    <w:p w14:paraId="3F0AB34B">
      <w:pPr>
        <w:spacing w:after="0" w:line="360" w:lineRule="auto"/>
        <w:jc w:val="both"/>
        <w:rPr>
          <w:rFonts w:hint="default" w:ascii="Times New Roman" w:hAnsi="Times New Roman" w:eastAsia="Cambria" w:cs="Times New Roman"/>
          <w:i w:val="0"/>
          <w:iCs w:val="0"/>
          <w:sz w:val="28"/>
          <w:szCs w:val="28"/>
        </w:rPr>
      </w:pPr>
    </w:p>
    <w:p w14:paraId="35D780D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196B3318">
      <w:pPr>
        <w:spacing w:after="0" w:line="360" w:lineRule="auto"/>
        <w:jc w:val="center"/>
        <w:rPr>
          <w:rFonts w:hint="default" w:ascii="Times New Roman" w:hAnsi="Times New Roman" w:eastAsia="Cambria" w:cs="Times New Roman"/>
          <w:i w:val="0"/>
          <w:iCs w:val="0"/>
          <w:sz w:val="28"/>
          <w:szCs w:val="28"/>
        </w:rPr>
      </w:pPr>
    </w:p>
    <w:p w14:paraId="635FAC8B">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613535" cy="153035"/>
            <wp:effectExtent l="0" t="0" r="5715" b="18415"/>
            <wp:docPr id="331" name="2384804F-3998-4D57-9195-F3826E402611-78" descr="C:/Users/A-Q-HNB/AppData/Local/Temp/wps.CcDYm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2384804F-3998-4D57-9195-F3826E402611-78" descr="C:/Users/A-Q-HNB/AppData/Local/Temp/wps.CcDYmFwps"/>
                    <pic:cNvPicPr>
                      <a:picLocks noChangeAspect="1"/>
                    </pic:cNvPicPr>
                  </pic:nvPicPr>
                  <pic:blipFill>
                    <a:blip r:embed="rId173">
                      <a:extLst>
                        <a:ext uri="{96DAC541-7B7A-43D3-8B79-37D633B846F1}">
                          <asvg:svgBlip xmlns:asvg="http://schemas.microsoft.com/office/drawing/2016/SVG/main" r:embed="rId174"/>
                        </a:ext>
                      </a:extLst>
                    </a:blip>
                    <a:stretch>
                      <a:fillRect/>
                    </a:stretch>
                  </pic:blipFill>
                  <pic:spPr>
                    <a:xfrm>
                      <a:off x="0" y="0"/>
                      <a:ext cx="1613535" cy="153035"/>
                    </a:xfrm>
                    <a:prstGeom prst="rect">
                      <a:avLst/>
                    </a:prstGeom>
                  </pic:spPr>
                </pic:pic>
              </a:graphicData>
            </a:graphic>
          </wp:inline>
        </w:drawing>
      </w:r>
      <w:r>
        <w:rPr>
          <w:rFonts w:hint="default" w:ascii="Times New Roman" w:hAnsi="Times New Roman" w:eastAsia="Cambria" w:cs="Times New Roman"/>
          <w:i w:val="0"/>
          <w:iCs w:val="0"/>
          <w:sz w:val="28"/>
          <w:szCs w:val="28"/>
        </w:rPr>
        <w:t>,</w:t>
      </w:r>
    </w:p>
    <w:p w14:paraId="06FD4FAD">
      <w:pPr>
        <w:spacing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75615" cy="144780"/>
            <wp:effectExtent l="0" t="0" r="635" b="7620"/>
            <wp:docPr id="332" name="2384804F-3998-4D57-9195-F3826E402611-79" descr="C:/Users/A-Q-HNB/AppData/Local/Temp/wps.RGTGd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2384804F-3998-4D57-9195-F3826E402611-79" descr="C:/Users/A-Q-HNB/AppData/Local/Temp/wps.RGTGdXwps"/>
                    <pic:cNvPicPr>
                      <a:picLocks noChangeAspect="1"/>
                    </pic:cNvPicPr>
                  </pic:nvPicPr>
                  <pic:blipFill>
                    <a:blip r:embed="rId175">
                      <a:extLst>
                        <a:ext uri="{96DAC541-7B7A-43D3-8B79-37D633B846F1}">
                          <asvg:svgBlip xmlns:asvg="http://schemas.microsoft.com/office/drawing/2016/SVG/main" r:embed="rId176"/>
                        </a:ext>
                      </a:extLst>
                    </a:blip>
                    <a:stretch>
                      <a:fillRect/>
                    </a:stretch>
                  </pic:blipFill>
                  <pic:spPr>
                    <a:xfrm>
                      <a:off x="0" y="0"/>
                      <a:ext cx="475727" cy="144891"/>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95350" cy="158115"/>
            <wp:effectExtent l="0" t="0" r="0" b="13335"/>
            <wp:docPr id="333" name="2384804F-3998-4D57-9195-F3826E402611-80" descr="C:/Users/A-Q-HNB/AppData/Local/Temp/wps.HYbvs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2384804F-3998-4D57-9195-F3826E402611-80" descr="C:/Users/A-Q-HNB/AppData/Local/Temp/wps.HYbvsRwps"/>
                    <pic:cNvPicPr>
                      <a:picLocks noChangeAspect="1"/>
                    </pic:cNvPicPr>
                  </pic:nvPicPr>
                  <pic:blipFill>
                    <a:blip r:embed="rId177">
                      <a:extLst>
                        <a:ext uri="{96DAC541-7B7A-43D3-8B79-37D633B846F1}">
                          <asvg:svgBlip xmlns:asvg="http://schemas.microsoft.com/office/drawing/2016/SVG/main" r:embed="rId178"/>
                        </a:ext>
                      </a:extLst>
                    </a:blip>
                    <a:stretch>
                      <a:fillRect/>
                    </a:stretch>
                  </pic:blipFill>
                  <pic:spPr>
                    <a:xfrm>
                      <a:off x="0" y="0"/>
                      <a:ext cx="895350" cy="15811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61720" cy="164465"/>
            <wp:effectExtent l="0" t="0" r="5080" b="6985"/>
            <wp:docPr id="139" name="2384804F-3998-4D57-9195-F3826E402611-81" descr="C:/Users/A-Q-HNB/AppData/Local/Temp/wps.OyiEj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2384804F-3998-4D57-9195-F3826E402611-81" descr="C:/Users/A-Q-HNB/AppData/Local/Temp/wps.OyiEjQwps"/>
                    <pic:cNvPicPr>
                      <a:picLocks noChangeAspect="1"/>
                    </pic:cNvPicPr>
                  </pic:nvPicPr>
                  <pic:blipFill>
                    <a:blip r:embed="rId179">
                      <a:extLst>
                        <a:ext uri="{96DAC541-7B7A-43D3-8B79-37D633B846F1}">
                          <asvg:svgBlip xmlns:asvg="http://schemas.microsoft.com/office/drawing/2016/SVG/main" r:embed="rId180"/>
                        </a:ext>
                      </a:extLst>
                    </a:blip>
                    <a:stretch>
                      <a:fillRect/>
                    </a:stretch>
                  </pic:blipFill>
                  <pic:spPr>
                    <a:xfrm>
                      <a:off x="0" y="0"/>
                      <a:ext cx="1061797" cy="16446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88035" cy="145415"/>
            <wp:effectExtent l="0" t="0" r="12065" b="6985"/>
            <wp:docPr id="146" name="2384804F-3998-4D57-9195-F3826E402611-82" descr="C:/Users/A-Q-HNB/AppData/Local/Temp/wps.AAFFI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2384804F-3998-4D57-9195-F3826E402611-82" descr="C:/Users/A-Q-HNB/AppData/Local/Temp/wps.AAFFIRwps"/>
                    <pic:cNvPicPr>
                      <a:picLocks noChangeAspect="1"/>
                    </pic:cNvPicPr>
                  </pic:nvPicPr>
                  <pic:blipFill>
                    <a:blip r:embed="rId181">
                      <a:extLst>
                        <a:ext uri="{96DAC541-7B7A-43D3-8B79-37D633B846F1}">
                          <asvg:svgBlip xmlns:asvg="http://schemas.microsoft.com/office/drawing/2016/SVG/main" r:embed="rId182"/>
                        </a:ext>
                      </a:extLst>
                    </a:blip>
                    <a:stretch>
                      <a:fillRect/>
                    </a:stretch>
                  </pic:blipFill>
                  <pic:spPr>
                    <a:xfrm>
                      <a:off x="0" y="0"/>
                      <a:ext cx="788020" cy="145415"/>
                    </a:xfrm>
                    <a:prstGeom prst="rect">
                      <a:avLst/>
                    </a:prstGeom>
                  </pic:spPr>
                </pic:pic>
              </a:graphicData>
            </a:graphic>
          </wp:inline>
        </w:drawing>
      </w:r>
    </w:p>
    <w:p w14:paraId="5D9B414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This gate determines which parts of the “</w:t>
      </w:r>
      <w:r>
        <w:rPr>
          <w:rFonts w:hint="default" w:ascii="Times New Roman" w:hAnsi="Times New Roman" w:eastAsia="Cambria" w:cs="Times New Roman"/>
          <w:i w:val="0"/>
          <w:iCs w:val="0"/>
          <w:sz w:val="28"/>
          <w:szCs w:val="28"/>
        </w:rPr>
        <w:drawing>
          <wp:inline distT="0" distB="0" distL="114300" distR="114300">
            <wp:extent cx="221615" cy="103505"/>
            <wp:effectExtent l="0" t="0" r="6985" b="10795"/>
            <wp:docPr id="337" name="2384804F-3998-4D57-9195-F3826E402611-8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2384804F-3998-4D57-9195-F3826E402611-83" descr="wps"/>
                    <pic:cNvPicPr>
                      <a:picLocks noChangeAspect="1"/>
                    </pic:cNvPicPr>
                  </pic:nvPicPr>
                  <pic:blipFill>
                    <a:blip r:embed="rId183">
                      <a:extLst>
                        <a:ext uri="{96DAC541-7B7A-43D3-8B79-37D633B846F1}">
                          <asvg:svgBlip xmlns:asvg="http://schemas.microsoft.com/office/drawing/2016/SVG/main" r:embed="rId184"/>
                        </a:ext>
                      </a:extLst>
                    </a:blip>
                    <a:stretch>
                      <a:fillRect/>
                    </a:stretch>
                  </pic:blipFill>
                  <pic:spPr>
                    <a:xfrm>
                      <a:off x="0" y="0"/>
                      <a:ext cx="221615" cy="103505"/>
                    </a:xfrm>
                    <a:prstGeom prst="rect">
                      <a:avLst/>
                    </a:prstGeom>
                  </pic:spPr>
                </pic:pic>
              </a:graphicData>
            </a:graphic>
          </wp:inline>
        </w:drawing>
      </w:r>
      <w:r>
        <w:rPr>
          <w:rFonts w:hint="default" w:ascii="Times New Roman" w:hAnsi="Times New Roman" w:eastAsia="Cambria" w:cs="Times New Roman"/>
          <w:i w:val="0"/>
          <w:iCs w:val="0"/>
          <w:sz w:val="28"/>
          <w:szCs w:val="28"/>
        </w:rPr>
        <w:t>” cell state will be forgotten. The inputs include the “</w:t>
      </w:r>
      <w:r>
        <w:rPr>
          <w:rFonts w:hint="default" w:ascii="Times New Roman" w:hAnsi="Times New Roman" w:eastAsia="Cambria" w:cs="Times New Roman"/>
          <w:i w:val="0"/>
          <w:iCs w:val="0"/>
          <w:sz w:val="28"/>
          <w:szCs w:val="28"/>
        </w:rPr>
        <w:drawing>
          <wp:inline distT="0" distB="0" distL="114300" distR="114300">
            <wp:extent cx="236220" cy="117475"/>
            <wp:effectExtent l="0" t="0" r="11430" b="15875"/>
            <wp:docPr id="338" name="2384804F-3998-4D57-9195-F3826E402611-8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2384804F-3998-4D57-9195-F3826E402611-84" descr="wps"/>
                    <pic:cNvPicPr>
                      <a:picLocks noChangeAspect="1"/>
                    </pic:cNvPicPr>
                  </pic:nvPicPr>
                  <pic:blipFill>
                    <a:blip r:embed="rId185">
                      <a:extLst>
                        <a:ext uri="{96DAC541-7B7A-43D3-8B79-37D633B846F1}">
                          <asvg:svgBlip xmlns:asvg="http://schemas.microsoft.com/office/drawing/2016/SVG/main" r:embed="rId186"/>
                        </a:ext>
                      </a:extLst>
                    </a:blip>
                    <a:stretch>
                      <a:fillRect/>
                    </a:stretch>
                  </pic:blipFill>
                  <pic:spPr>
                    <a:xfrm>
                      <a:off x="0" y="0"/>
                      <a:ext cx="236220" cy="117475"/>
                    </a:xfrm>
                    <a:prstGeom prst="rect">
                      <a:avLst/>
                    </a:prstGeom>
                  </pic:spPr>
                </pic:pic>
              </a:graphicData>
            </a:graphic>
          </wp:inline>
        </w:drawing>
      </w:r>
      <w:r>
        <w:rPr>
          <w:rFonts w:hint="default" w:ascii="Times New Roman" w:hAnsi="Times New Roman" w:eastAsia="Cambria" w:cs="Times New Roman"/>
          <w:i w:val="0"/>
          <w:iCs w:val="0"/>
          <w:sz w:val="28"/>
          <w:szCs w:val="28"/>
        </w:rPr>
        <w:t>” previous hidden state and “</w:t>
      </w:r>
      <w:r>
        <w:rPr>
          <w:rFonts w:hint="default" w:ascii="Times New Roman" w:hAnsi="Times New Roman" w:eastAsia="Cambria" w:cs="Times New Roman"/>
          <w:i w:val="0"/>
          <w:iCs w:val="0"/>
          <w:sz w:val="28"/>
          <w:szCs w:val="28"/>
        </w:rPr>
        <w:drawing>
          <wp:inline distT="0" distB="0" distL="114300" distR="114300">
            <wp:extent cx="241935" cy="120015"/>
            <wp:effectExtent l="0" t="0" r="5715" b="13335"/>
            <wp:docPr id="339" name="2384804F-3998-4D57-9195-F3826E402611-8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2384804F-3998-4D57-9195-F3826E402611-85" descr="wps"/>
                    <pic:cNvPicPr>
                      <a:picLocks noChangeAspect="1"/>
                    </pic:cNvPicPr>
                  </pic:nvPicPr>
                  <pic:blipFill>
                    <a:blip r:embed="rId185">
                      <a:extLst>
                        <a:ext uri="{96DAC541-7B7A-43D3-8B79-37D633B846F1}">
                          <asvg:svgBlip xmlns:asvg="http://schemas.microsoft.com/office/drawing/2016/SVG/main" r:embed="rId187"/>
                        </a:ext>
                      </a:extLst>
                    </a:blip>
                    <a:stretch>
                      <a:fillRect/>
                    </a:stretch>
                  </pic:blipFill>
                  <pic:spPr>
                    <a:xfrm>
                      <a:off x="0" y="0"/>
                      <a:ext cx="241935" cy="12001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current input , which are multiplied by weights and passed through a sigmoid function to </w:t>
      </w:r>
      <w:r>
        <w:rPr>
          <w:rFonts w:hint="default" w:ascii="Times New Roman" w:hAnsi="Times New Roman" w:eastAsia="Cambria" w:cs="Times New Roman"/>
          <w:i w:val="0"/>
          <w:iCs w:val="0"/>
          <w:sz w:val="28"/>
          <w:szCs w:val="28"/>
        </w:rPr>
        <w:drawing>
          <wp:inline distT="0" distB="0" distL="114300" distR="114300">
            <wp:extent cx="526415" cy="133350"/>
            <wp:effectExtent l="0" t="0" r="6985" b="0"/>
            <wp:docPr id="340" name="2384804F-3998-4D57-9195-F3826E402611-8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2384804F-3998-4D57-9195-F3826E402611-86" descr="wps"/>
                    <pic:cNvPicPr>
                      <a:picLocks noChangeAspect="1"/>
                    </pic:cNvPicPr>
                  </pic:nvPicPr>
                  <pic:blipFill>
                    <a:blip r:embed="rId188">
                      <a:extLst>
                        <a:ext uri="{96DAC541-7B7A-43D3-8B79-37D633B846F1}">
                          <asvg:svgBlip xmlns:asvg="http://schemas.microsoft.com/office/drawing/2016/SVG/main" r:embed="rId189"/>
                        </a:ext>
                      </a:extLst>
                    </a:blip>
                    <a:stretch>
                      <a:fillRect/>
                    </a:stretch>
                  </pic:blipFill>
                  <pic:spPr>
                    <a:xfrm>
                      <a:off x="0" y="0"/>
                      <a:ext cx="526415" cy="13335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indicating the level of forgetting </w:t>
      </w:r>
      <w:r>
        <w:rPr>
          <w:rFonts w:hint="default" w:ascii="Times New Roman" w:hAnsi="Times New Roman" w:eastAsia="Cambria" w:cs="Times New Roman"/>
          <w:i w:val="0"/>
          <w:iCs w:val="0"/>
          <w:sz w:val="28"/>
          <w:szCs w:val="28"/>
        </w:rPr>
        <w:fldChar w:fldCharType="begin"/>
      </w:r>
      <w:r>
        <w:rPr>
          <w:rFonts w:hint="default" w:ascii="Times New Roman" w:hAnsi="Times New Roman" w:eastAsia="Cambria" w:cs="Times New Roman"/>
          <w:i w:val="0"/>
          <w:iCs w:val="0"/>
          <w:sz w:val="28"/>
          <w:szCs w:val="28"/>
        </w:rPr>
        <w:instrText xml:space="preserve"> ADDIN EN.CITE &lt;EndNote&gt;&lt;Cite&gt;&lt;Author&gt;Wen&lt;/Author&gt;&lt;Year&gt;2023&lt;/Year&gt;&lt;RecNum&gt;247&lt;/RecNum&gt;&lt;DisplayText&gt;(Wen &amp;amp; Li, 2023)&lt;/DisplayText&gt;&lt;record&gt;&lt;rec-number&gt;247&lt;/rec-number&gt;&lt;foreign-keys&gt;&lt;key app="EN" db-id="x9wttp2d79vaz5espvav2evyxfrteretwd25" timestamp="1745759250"&gt;247&lt;/key&gt;&lt;/foreign-keys&gt;&lt;ref-type name="Journal Article"&gt;17&lt;/ref-type&gt;&lt;contributors&gt;&lt;authors&gt;&lt;author&gt;Wen, Xianyun&lt;/author&gt;&lt;author&gt;Li, Weibang&lt;/author&gt;&lt;/authors&gt;&lt;/contributors&gt;&lt;titles&gt;&lt;title&gt;Time series prediction based on LSTM-attention-LSTM model&lt;/title&gt;&lt;secondary-title&gt;IEEE access&lt;/secondary-title&gt;&lt;/titles&gt;&lt;periodical&gt;&lt;full-title&gt;IEEE access&lt;/full-title&gt;&lt;/periodical&gt;&lt;pages&gt;48322-48331&lt;/pages&gt;&lt;volume&gt;11&lt;/volume&gt;&lt;dates&gt;&lt;year&gt;2023&lt;/year&gt;&lt;/dates&gt;&lt;isbn&gt;2169-3536&lt;/isbn&gt;&lt;urls&gt;&lt;/urls&gt;&lt;/record&gt;&lt;/Cite&gt;&lt;/EndNote&gt;</w:instrText>
      </w:r>
      <w:r>
        <w:rPr>
          <w:rFonts w:hint="default" w:ascii="Times New Roman" w:hAnsi="Times New Roman" w:eastAsia="Cambria" w:cs="Times New Roman"/>
          <w:i w:val="0"/>
          <w:iCs w:val="0"/>
          <w:sz w:val="28"/>
          <w:szCs w:val="28"/>
        </w:rPr>
        <w:fldChar w:fldCharType="separate"/>
      </w:r>
      <w:r>
        <w:rPr>
          <w:rFonts w:hint="default" w:ascii="Times New Roman" w:hAnsi="Times New Roman" w:eastAsia="Cambria" w:cs="Times New Roman"/>
          <w:i w:val="0"/>
          <w:iCs w:val="0"/>
          <w:sz w:val="28"/>
          <w:szCs w:val="28"/>
        </w:rPr>
        <w:t>(Wen &amp; Li, 2023)</w:t>
      </w:r>
      <w:r>
        <w:rPr>
          <w:rFonts w:hint="default" w:ascii="Times New Roman" w:hAnsi="Times New Roman" w:eastAsia="Cambria" w:cs="Times New Roman"/>
          <w:i w:val="0"/>
          <w:iCs w:val="0"/>
          <w:sz w:val="28"/>
          <w:szCs w:val="28"/>
        </w:rPr>
        <w:fldChar w:fldCharType="end"/>
      </w:r>
      <w:r>
        <w:rPr>
          <w:rFonts w:hint="default" w:ascii="Times New Roman" w:hAnsi="Times New Roman" w:eastAsia="Cambria" w:cs="Times New Roman"/>
          <w:i w:val="0"/>
          <w:iCs w:val="0"/>
          <w:sz w:val="28"/>
          <w:szCs w:val="28"/>
        </w:rPr>
        <w:t>.</w:t>
      </w:r>
    </w:p>
    <w:p w14:paraId="1E113CCA">
      <w:pPr>
        <w:spacing w:after="0" w:line="360" w:lineRule="auto"/>
        <w:jc w:val="both"/>
        <w:rPr>
          <w:rFonts w:hint="default" w:ascii="Times New Roman" w:hAnsi="Times New Roman" w:eastAsia="Cambria" w:cs="Times New Roman"/>
          <w:i w:val="0"/>
          <w:iCs w:val="0"/>
          <w:sz w:val="28"/>
          <w:szCs w:val="28"/>
        </w:rPr>
      </w:pPr>
    </w:p>
    <w:p w14:paraId="4A179DE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4BF91261">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773555" cy="166370"/>
            <wp:effectExtent l="0" t="0" r="17145" b="5080"/>
            <wp:docPr id="49" name="2384804F-3998-4D57-9195-F3826E402611-87" descr="C:/Users/A-Q-HNB/AppData/Local/Temp/wps.SCejr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384804F-3998-4D57-9195-F3826E402611-87" descr="C:/Users/A-Q-HNB/AppData/Local/Temp/wps.SCejrkwps"/>
                    <pic:cNvPicPr>
                      <a:picLocks noChangeAspect="1"/>
                    </pic:cNvPicPr>
                  </pic:nvPicPr>
                  <pic:blipFill>
                    <a:blip r:embed="rId190">
                      <a:extLst>
                        <a:ext uri="{96DAC541-7B7A-43D3-8B79-37D633B846F1}">
                          <asvg:svgBlip xmlns:asvg="http://schemas.microsoft.com/office/drawing/2016/SVG/main" r:embed="rId191"/>
                        </a:ext>
                      </a:extLst>
                    </a:blip>
                    <a:stretch>
                      <a:fillRect/>
                    </a:stretch>
                  </pic:blipFill>
                  <pic:spPr>
                    <a:xfrm>
                      <a:off x="0" y="0"/>
                      <a:ext cx="1773555" cy="16637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703B849F">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85825" cy="152400"/>
            <wp:effectExtent l="0" t="0" r="9525" b="0"/>
            <wp:docPr id="334" name="2384804F-3998-4D57-9195-F3826E402611-88" descr="C:/Users/A-Q-HNB/AppData/Local/Temp/wps.kWsFP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2384804F-3998-4D57-9195-F3826E402611-88" descr="C:/Users/A-Q-HNB/AppData/Local/Temp/wps.kWsFPcwps"/>
                    <pic:cNvPicPr>
                      <a:picLocks noChangeAspect="1"/>
                    </pic:cNvPicPr>
                  </pic:nvPicPr>
                  <pic:blipFill>
                    <a:blip r:embed="rId192">
                      <a:extLst>
                        <a:ext uri="{96DAC541-7B7A-43D3-8B79-37D633B846F1}">
                          <asvg:svgBlip xmlns:asvg="http://schemas.microsoft.com/office/drawing/2016/SVG/main" r:embed="rId193"/>
                        </a:ext>
                      </a:extLst>
                    </a:blip>
                    <a:stretch>
                      <a:fillRect/>
                    </a:stretch>
                  </pic:blipFill>
                  <pic:spPr>
                    <a:xfrm>
                      <a:off x="0" y="0"/>
                      <a:ext cx="886000" cy="15240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03935" cy="168910"/>
            <wp:effectExtent l="0" t="0" r="5715" b="2540"/>
            <wp:docPr id="335" name="2384804F-3998-4D57-9195-F3826E402611-89" descr="C:/Users/A-Q-HNB/AppData/Local/Temp/wps.KHiCY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2384804F-3998-4D57-9195-F3826E402611-89" descr="C:/Users/A-Q-HNB/AppData/Local/Temp/wps.KHiCYLwps"/>
                    <pic:cNvPicPr>
                      <a:picLocks noChangeAspect="1"/>
                    </pic:cNvPicPr>
                  </pic:nvPicPr>
                  <pic:blipFill>
                    <a:blip r:embed="rId194">
                      <a:extLst>
                        <a:ext uri="{96DAC541-7B7A-43D3-8B79-37D633B846F1}">
                          <asvg:svgBlip xmlns:asvg="http://schemas.microsoft.com/office/drawing/2016/SVG/main" r:embed="rId195"/>
                        </a:ext>
                      </a:extLst>
                    </a:blip>
                    <a:stretch>
                      <a:fillRect/>
                    </a:stretch>
                  </pic:blipFill>
                  <pic:spPr>
                    <a:xfrm>
                      <a:off x="0" y="0"/>
                      <a:ext cx="1004024" cy="16891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534035" cy="162560"/>
            <wp:effectExtent l="0" t="0" r="18415" b="8890"/>
            <wp:docPr id="170" name="2384804F-3998-4D57-9195-F3826E402611-90" descr="C:/Users/A-Q-HNB/AppData/Local/Temp/wps.vDinL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2384804F-3998-4D57-9195-F3826E402611-90" descr="C:/Users/A-Q-HNB/AppData/Local/Temp/wps.vDinLqwps"/>
                    <pic:cNvPicPr>
                      <a:picLocks noChangeAspect="1"/>
                    </pic:cNvPicPr>
                  </pic:nvPicPr>
                  <pic:blipFill>
                    <a:blip r:embed="rId175">
                      <a:extLst>
                        <a:ext uri="{96DAC541-7B7A-43D3-8B79-37D633B846F1}">
                          <asvg:svgBlip xmlns:asvg="http://schemas.microsoft.com/office/drawing/2016/SVG/main" r:embed="rId176"/>
                        </a:ext>
                      </a:extLst>
                    </a:blip>
                    <a:stretch>
                      <a:fillRect/>
                    </a:stretch>
                  </pic:blipFill>
                  <pic:spPr>
                    <a:xfrm>
                      <a:off x="0" y="0"/>
                      <a:ext cx="533885" cy="16253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169035" cy="180975"/>
            <wp:effectExtent l="0" t="0" r="12065" b="9525"/>
            <wp:docPr id="171" name="2384804F-3998-4D57-9195-F3826E402611-91" descr="C:/Users/A-Q-HNB/AppData/Local/Temp/wps.EDNYw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2384804F-3998-4D57-9195-F3826E402611-91" descr="C:/Users/A-Q-HNB/AppData/Local/Temp/wps.EDNYwHwps"/>
                    <pic:cNvPicPr>
                      <a:picLocks noChangeAspect="1"/>
                    </pic:cNvPicPr>
                  </pic:nvPicPr>
                  <pic:blipFill>
                    <a:blip r:embed="rId179">
                      <a:extLst>
                        <a:ext uri="{96DAC541-7B7A-43D3-8B79-37D633B846F1}">
                          <asvg:svgBlip xmlns:asvg="http://schemas.microsoft.com/office/drawing/2016/SVG/main" r:embed="rId180"/>
                        </a:ext>
                      </a:extLst>
                    </a:blip>
                    <a:stretch>
                      <a:fillRect/>
                    </a:stretch>
                  </pic:blipFill>
                  <pic:spPr>
                    <a:xfrm>
                      <a:off x="0" y="0"/>
                      <a:ext cx="1169170" cy="180975"/>
                    </a:xfrm>
                    <a:prstGeom prst="rect">
                      <a:avLst/>
                    </a:prstGeom>
                  </pic:spPr>
                </pic:pic>
              </a:graphicData>
            </a:graphic>
          </wp:inline>
        </w:drawing>
      </w:r>
    </w:p>
    <w:p w14:paraId="305E336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This gate determines what new information will be added to the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7795" cy="113030"/>
            <wp:effectExtent l="0" t="0" r="14605" b="1270"/>
            <wp:docPr id="341" name="2384804F-3998-4D57-9195-F3826E402611-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2384804F-3998-4D57-9195-F3826E402611-92" descr="wps"/>
                    <pic:cNvPicPr>
                      <a:picLocks noChangeAspect="1"/>
                    </pic:cNvPicPr>
                  </pic:nvPicPr>
                  <pic:blipFill>
                    <a:blip r:embed="rId196">
                      <a:extLst>
                        <a:ext uri="{96DAC541-7B7A-43D3-8B79-37D633B846F1}">
                          <asvg:svgBlip xmlns:asvg="http://schemas.microsoft.com/office/drawing/2016/SVG/main" r:embed="rId197"/>
                        </a:ext>
                      </a:extLst>
                    </a:blip>
                    <a:stretch>
                      <a:fillRect/>
                    </a:stretch>
                  </pic:blipFill>
                  <pic:spPr>
                    <a:xfrm>
                      <a:off x="0" y="0"/>
                      <a:ext cx="137795" cy="113030"/>
                    </a:xfrm>
                    <a:prstGeom prst="rect">
                      <a:avLst/>
                    </a:prstGeom>
                  </pic:spPr>
                </pic:pic>
              </a:graphicData>
            </a:graphic>
          </wp:inline>
        </w:drawing>
      </w:r>
      <w:r>
        <w:rPr>
          <w:rFonts w:hint="default" w:ascii="Times New Roman" w:hAnsi="Times New Roman" w:eastAsia="Cambria" w:cs="Times New Roman"/>
          <w:i w:val="0"/>
          <w:iCs w:val="0"/>
          <w:sz w:val="28"/>
          <w:szCs w:val="28"/>
        </w:rPr>
        <w:t>” cell state . Similar to the forget gate, it uses a sigmoid function to create a “</w:t>
      </w:r>
      <w:r>
        <w:rPr>
          <w:rFonts w:hint="default" w:ascii="Times New Roman" w:hAnsi="Times New Roman" w:eastAsia="Cambria" w:cs="Times New Roman"/>
          <w:i w:val="0"/>
          <w:iCs w:val="0"/>
          <w:sz w:val="28"/>
          <w:szCs w:val="28"/>
        </w:rPr>
        <w:drawing>
          <wp:inline distT="0" distB="0" distL="114300" distR="114300">
            <wp:extent cx="508635" cy="133985"/>
            <wp:effectExtent l="0" t="0" r="5715" b="18415"/>
            <wp:docPr id="342" name="2384804F-3998-4D57-9195-F3826E402611-93" descr="C:/Users/A-Q-HNB/AppData/Local/Temp/wps.CgKhs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2384804F-3998-4D57-9195-F3826E402611-93" descr="C:/Users/A-Q-HNB/AppData/Local/Temp/wps.CgKhsawps"/>
                    <pic:cNvPicPr>
                      <a:picLocks noChangeAspect="1"/>
                    </pic:cNvPicPr>
                  </pic:nvPicPr>
                  <pic:blipFill>
                    <a:blip r:embed="rId198">
                      <a:extLst>
                        <a:ext uri="{96DAC541-7B7A-43D3-8B79-37D633B846F1}">
                          <asvg:svgBlip xmlns:asvg="http://schemas.microsoft.com/office/drawing/2016/SVG/main" r:embed="rId199"/>
                        </a:ext>
                      </a:extLst>
                    </a:blip>
                    <a:stretch>
                      <a:fillRect/>
                    </a:stretch>
                  </pic:blipFill>
                  <pic:spPr>
                    <a:xfrm>
                      <a:off x="0" y="0"/>
                      <a:ext cx="508913" cy="134237"/>
                    </a:xfrm>
                    <a:prstGeom prst="rect">
                      <a:avLst/>
                    </a:prstGeom>
                  </pic:spPr>
                </pic:pic>
              </a:graphicData>
            </a:graphic>
          </wp:inline>
        </w:drawing>
      </w:r>
      <w:r>
        <w:rPr>
          <w:rFonts w:hint="default" w:ascii="Times New Roman" w:hAnsi="Times New Roman" w:eastAsia="Cambria" w:cs="Times New Roman"/>
          <w:i w:val="0"/>
          <w:iCs w:val="0"/>
          <w:sz w:val="28"/>
          <w:szCs w:val="28"/>
        </w:rPr>
        <w:t>” mask for the new information.</w:t>
      </w:r>
    </w:p>
    <w:p w14:paraId="1B8A094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Candidate cell state:</w:t>
      </w:r>
    </w:p>
    <w:p w14:paraId="3EBE658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A37190D">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433320" cy="200025"/>
            <wp:effectExtent l="0" t="0" r="5080" b="9525"/>
            <wp:docPr id="336" name="2384804F-3998-4D57-9195-F3826E402611-94" descr="C:/Users/A-Q-HNB/AppData/Local/Temp/wps.jPzuO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2384804F-3998-4D57-9195-F3826E402611-94" descr="C:/Users/A-Q-HNB/AppData/Local/Temp/wps.jPzuOdwps"/>
                    <pic:cNvPicPr>
                      <a:picLocks noChangeAspect="1"/>
                    </pic:cNvPicPr>
                  </pic:nvPicPr>
                  <pic:blipFill>
                    <a:blip r:embed="rId200">
                      <a:extLst>
                        <a:ext uri="{96DAC541-7B7A-43D3-8B79-37D633B846F1}">
                          <asvg:svgBlip xmlns:asvg="http://schemas.microsoft.com/office/drawing/2016/SVG/main" r:embed="rId201"/>
                        </a:ext>
                      </a:extLst>
                    </a:blip>
                    <a:stretch>
                      <a:fillRect/>
                    </a:stretch>
                  </pic:blipFill>
                  <pic:spPr>
                    <a:xfrm>
                      <a:off x="0" y="0"/>
                      <a:ext cx="2433320" cy="20002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2845DFCF">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20115" cy="152400"/>
            <wp:effectExtent l="0" t="0" r="13335" b="0"/>
            <wp:docPr id="163" name="2384804F-3998-4D57-9195-F3826E402611-95" descr="C:/Users/A-Q-HNB/AppData/Local/Temp/wps.XIcBYH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2384804F-3998-4D57-9195-F3826E402611-95" descr="C:/Users/A-Q-HNB/AppData/Local/Temp/wps.XIcBYHwps"/>
                    <pic:cNvPicPr>
                      <a:picLocks noChangeAspect="1"/>
                    </pic:cNvPicPr>
                  </pic:nvPicPr>
                  <pic:blipFill>
                    <a:blip r:embed="rId202">
                      <a:extLst>
                        <a:ext uri="{96DAC541-7B7A-43D3-8B79-37D633B846F1}">
                          <asvg:svgBlip xmlns:asvg="http://schemas.microsoft.com/office/drawing/2016/SVG/main" r:embed="rId203"/>
                        </a:ext>
                      </a:extLst>
                    </a:blip>
                    <a:stretch>
                      <a:fillRect/>
                    </a:stretch>
                  </pic:blipFill>
                  <pic:spPr>
                    <a:xfrm>
                      <a:off x="0" y="0"/>
                      <a:ext cx="920416" cy="15240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65530" cy="168910"/>
            <wp:effectExtent l="0" t="0" r="1270" b="2540"/>
            <wp:docPr id="343" name="2384804F-3998-4D57-9195-F3826E402611-96" descr="C:/Users/A-Q-HNB/AppData/Local/Temp/wps.ApNTf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2384804F-3998-4D57-9195-F3826E402611-96" descr="C:/Users/A-Q-HNB/AppData/Local/Temp/wps.ApNTfjwps"/>
                    <pic:cNvPicPr>
                      <a:picLocks noChangeAspect="1"/>
                    </pic:cNvPicPr>
                  </pic:nvPicPr>
                  <pic:blipFill>
                    <a:blip r:embed="rId204">
                      <a:extLst>
                        <a:ext uri="{96DAC541-7B7A-43D3-8B79-37D633B846F1}">
                          <asvg:svgBlip xmlns:asvg="http://schemas.microsoft.com/office/drawing/2016/SVG/main" r:embed="rId205"/>
                        </a:ext>
                      </a:extLst>
                    </a:blip>
                    <a:stretch>
                      <a:fillRect/>
                    </a:stretch>
                  </pic:blipFill>
                  <pic:spPr>
                    <a:xfrm>
                      <a:off x="0" y="0"/>
                      <a:ext cx="1065753" cy="16891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169035" cy="180975"/>
            <wp:effectExtent l="0" t="0" r="12065" b="9525"/>
            <wp:docPr id="344" name="2384804F-3998-4D57-9195-F3826E402611-97" descr="C:/Users/A-Q-HNB/AppData/Local/Temp/wps.SyEnl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2384804F-3998-4D57-9195-F3826E402611-97" descr="C:/Users/A-Q-HNB/AppData/Local/Temp/wps.SyEnlQwps"/>
                    <pic:cNvPicPr>
                      <a:picLocks noChangeAspect="1"/>
                    </pic:cNvPicPr>
                  </pic:nvPicPr>
                  <pic:blipFill>
                    <a:blip r:embed="rId179">
                      <a:extLst>
                        <a:ext uri="{96DAC541-7B7A-43D3-8B79-37D633B846F1}">
                          <asvg:svgBlip xmlns:asvg="http://schemas.microsoft.com/office/drawing/2016/SVG/main" r:embed="rId180"/>
                        </a:ext>
                      </a:extLst>
                    </a:blip>
                    <a:stretch>
                      <a:fillRect/>
                    </a:stretch>
                  </pic:blipFill>
                  <pic:spPr>
                    <a:xfrm>
                      <a:off x="0" y="0"/>
                      <a:ext cx="1169170" cy="18097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534035" cy="162560"/>
            <wp:effectExtent l="0" t="0" r="18415" b="8890"/>
            <wp:docPr id="345" name="2384804F-3998-4D57-9195-F3826E402611-98" descr="C:/Users/A-Q-HNB/AppData/Local/Temp/wps.lgkqg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2384804F-3998-4D57-9195-F3826E402611-98" descr="C:/Users/A-Q-HNB/AppData/Local/Temp/wps.lgkqglwps"/>
                    <pic:cNvPicPr>
                      <a:picLocks noChangeAspect="1"/>
                    </pic:cNvPicPr>
                  </pic:nvPicPr>
                  <pic:blipFill>
                    <a:blip r:embed="rId175">
                      <a:extLst>
                        <a:ext uri="{96DAC541-7B7A-43D3-8B79-37D633B846F1}">
                          <asvg:svgBlip xmlns:asvg="http://schemas.microsoft.com/office/drawing/2016/SVG/main" r:embed="rId176"/>
                        </a:ext>
                      </a:extLst>
                    </a:blip>
                    <a:stretch>
                      <a:fillRect/>
                    </a:stretch>
                  </pic:blipFill>
                  <pic:spPr>
                    <a:xfrm>
                      <a:off x="0" y="0"/>
                      <a:ext cx="533885" cy="162530"/>
                    </a:xfrm>
                    <a:prstGeom prst="rect">
                      <a:avLst/>
                    </a:prstGeom>
                  </pic:spPr>
                </pic:pic>
              </a:graphicData>
            </a:graphic>
          </wp:inline>
        </w:drawing>
      </w:r>
    </w:p>
    <w:p w14:paraId="10E0D84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This is a proposed new memory state value, combining the old information and the current input through a “</w:t>
      </w:r>
      <w:r>
        <w:rPr>
          <w:rFonts w:hint="default" w:ascii="Times New Roman" w:hAnsi="Times New Roman" w:eastAsia="Cambria" w:cs="Times New Roman"/>
          <w:i w:val="0"/>
          <w:iCs w:val="0"/>
          <w:sz w:val="28"/>
          <w:szCs w:val="28"/>
        </w:rPr>
        <w:drawing>
          <wp:inline distT="0" distB="0" distL="114300" distR="114300">
            <wp:extent cx="274955" cy="93980"/>
            <wp:effectExtent l="0" t="0" r="10795" b="1270"/>
            <wp:docPr id="346" name="2384804F-3998-4D57-9195-F3826E402611-9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2384804F-3998-4D57-9195-F3826E402611-99" descr="wps"/>
                    <pic:cNvPicPr>
                      <a:picLocks noChangeAspect="1"/>
                    </pic:cNvPicPr>
                  </pic:nvPicPr>
                  <pic:blipFill>
                    <a:blip r:embed="rId206">
                      <a:extLst>
                        <a:ext uri="{96DAC541-7B7A-43D3-8B79-37D633B846F1}">
                          <asvg:svgBlip xmlns:asvg="http://schemas.microsoft.com/office/drawing/2016/SVG/main" r:embed="rId207"/>
                        </a:ext>
                      </a:extLst>
                    </a:blip>
                    <a:stretch>
                      <a:fillRect/>
                    </a:stretch>
                  </pic:blipFill>
                  <pic:spPr>
                    <a:xfrm>
                      <a:off x="0" y="0"/>
                      <a:ext cx="274955" cy="93980"/>
                    </a:xfrm>
                    <a:prstGeom prst="rect">
                      <a:avLst/>
                    </a:prstGeom>
                  </pic:spPr>
                </pic:pic>
              </a:graphicData>
            </a:graphic>
          </wp:inline>
        </w:drawing>
      </w:r>
      <w:r>
        <w:rPr>
          <w:rFonts w:hint="default" w:ascii="Times New Roman" w:hAnsi="Times New Roman" w:eastAsia="Cambria" w:cs="Times New Roman"/>
          <w:i w:val="0"/>
          <w:iCs w:val="0"/>
          <w:sz w:val="28"/>
          <w:szCs w:val="28"/>
        </w:rPr>
        <w:t>” nonlinear layer.</w:t>
      </w:r>
    </w:p>
    <w:p w14:paraId="0A44E6B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Update memory status:</w:t>
      </w:r>
    </w:p>
    <w:p w14:paraId="51BDB5D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E4D4019">
      <w:pPr>
        <w:spacing w:after="0" w:line="360" w:lineRule="auto"/>
        <w:jc w:val="both"/>
        <w:rPr>
          <w:rFonts w:hint="default" w:ascii="Times New Roman" w:hAnsi="Times New Roman" w:eastAsia="Cambria" w:cs="Times New Roman"/>
          <w:i w:val="0"/>
          <w:iCs w:val="0"/>
          <w:sz w:val="28"/>
          <w:szCs w:val="28"/>
        </w:rPr>
      </w:pPr>
    </w:p>
    <w:p w14:paraId="2508320E">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530985" cy="186055"/>
            <wp:effectExtent l="0" t="0" r="12065" b="4445"/>
            <wp:docPr id="347" name="2384804F-3998-4D57-9195-F3826E402611-100" descr="C:/Users/A-Q-HNB/AppData/Local/Temp/wps.qZBrr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2384804F-3998-4D57-9195-F3826E402611-100" descr="C:/Users/A-Q-HNB/AppData/Local/Temp/wps.qZBrrrwps"/>
                    <pic:cNvPicPr>
                      <a:picLocks noChangeAspect="1"/>
                    </pic:cNvPicPr>
                  </pic:nvPicPr>
                  <pic:blipFill>
                    <a:blip r:embed="rId208">
                      <a:extLst>
                        <a:ext uri="{96DAC541-7B7A-43D3-8B79-37D633B846F1}">
                          <asvg:svgBlip xmlns:asvg="http://schemas.microsoft.com/office/drawing/2016/SVG/main" r:embed="rId209"/>
                        </a:ext>
                      </a:extLst>
                    </a:blip>
                    <a:stretch>
                      <a:fillRect/>
                    </a:stretch>
                  </pic:blipFill>
                  <pic:spPr>
                    <a:xfrm>
                      <a:off x="0" y="0"/>
                      <a:ext cx="1530985" cy="18605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1A81DB2A">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72185" cy="158750"/>
            <wp:effectExtent l="0" t="0" r="18415" b="12700"/>
            <wp:docPr id="348" name="2384804F-3998-4D57-9195-F3826E402611-101" descr="C:/Users/A-Q-HNB/AppData/Local/Temp/wps.tVStW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2384804F-3998-4D57-9195-F3826E402611-101" descr="C:/Users/A-Q-HNB/AppData/Local/Temp/wps.tVStWqwps"/>
                    <pic:cNvPicPr>
                      <a:picLocks noChangeAspect="1"/>
                    </pic:cNvPicPr>
                  </pic:nvPicPr>
                  <pic:blipFill>
                    <a:blip r:embed="rId210">
                      <a:extLst>
                        <a:ext uri="{96DAC541-7B7A-43D3-8B79-37D633B846F1}">
                          <asvg:svgBlip xmlns:asvg="http://schemas.microsoft.com/office/drawing/2016/SVG/main" r:embed="rId211"/>
                        </a:ext>
                      </a:extLst>
                    </a:blip>
                    <a:stretch>
                      <a:fillRect/>
                    </a:stretch>
                  </pic:blipFill>
                  <pic:spPr>
                    <a:xfrm>
                      <a:off x="0" y="0"/>
                      <a:ext cx="972185" cy="158750"/>
                    </a:xfrm>
                    <a:prstGeom prst="rect">
                      <a:avLst/>
                    </a:prstGeom>
                  </pic:spPr>
                </pic:pic>
              </a:graphicData>
            </a:graphic>
          </wp:inline>
        </w:drawing>
      </w:r>
    </w:p>
    <w:p w14:paraId="6B6114B9">
      <w:pPr>
        <w:spacing w:after="0" w:line="360" w:lineRule="auto"/>
        <w:jc w:val="both"/>
        <w:rPr>
          <w:rFonts w:hint="default" w:ascii="Times New Roman" w:hAnsi="Times New Roman" w:eastAsia="Cambria" w:cs="Times New Roman"/>
          <w:i w:val="0"/>
          <w:iCs w:val="0"/>
          <w:sz w:val="28"/>
          <w:szCs w:val="28"/>
        </w:rPr>
      </w:pPr>
    </w:p>
    <w:p w14:paraId="25A9E9B7">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7795" cy="113030"/>
            <wp:effectExtent l="0" t="0" r="14605" b="1270"/>
            <wp:docPr id="349" name="2384804F-3998-4D57-9195-F3826E402611-10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2384804F-3998-4D57-9195-F3826E402611-102" descr="wps"/>
                    <pic:cNvPicPr>
                      <a:picLocks noChangeAspect="1"/>
                    </pic:cNvPicPr>
                  </pic:nvPicPr>
                  <pic:blipFill>
                    <a:blip r:embed="rId196">
                      <a:extLst>
                        <a:ext uri="{96DAC541-7B7A-43D3-8B79-37D633B846F1}">
                          <asvg:svgBlip xmlns:asvg="http://schemas.microsoft.com/office/drawing/2016/SVG/main" r:embed="rId197"/>
                        </a:ext>
                      </a:extLst>
                    </a:blip>
                    <a:stretch>
                      <a:fillRect/>
                    </a:stretch>
                  </pic:blipFill>
                  <pic:spPr>
                    <a:xfrm>
                      <a:off x="0" y="0"/>
                      <a:ext cx="137795" cy="113030"/>
                    </a:xfrm>
                    <a:prstGeom prst="rect">
                      <a:avLst/>
                    </a:prstGeom>
                  </pic:spPr>
                </pic:pic>
              </a:graphicData>
            </a:graphic>
          </wp:inline>
        </w:drawing>
      </w:r>
      <w:r>
        <w:rPr>
          <w:rFonts w:hint="default" w:ascii="Times New Roman" w:hAnsi="Times New Roman" w:eastAsia="Cambria" w:cs="Times New Roman"/>
          <w:i w:val="0"/>
          <w:iCs w:val="0"/>
          <w:sz w:val="28"/>
          <w:szCs w:val="28"/>
        </w:rPr>
        <w:t>” cell state is updated by combining the retained portion from “</w:t>
      </w:r>
      <w:r>
        <w:rPr>
          <w:rFonts w:hint="default" w:ascii="Times New Roman" w:hAnsi="Times New Roman" w:eastAsia="Cambria" w:cs="Times New Roman"/>
          <w:i w:val="0"/>
          <w:iCs w:val="0"/>
          <w:sz w:val="28"/>
          <w:szCs w:val="28"/>
        </w:rPr>
        <w:drawing>
          <wp:inline distT="0" distB="0" distL="114300" distR="114300">
            <wp:extent cx="221615" cy="103505"/>
            <wp:effectExtent l="0" t="0" r="6985" b="10795"/>
            <wp:docPr id="350" name="2384804F-3998-4D57-9195-F3826E402611-10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2384804F-3998-4D57-9195-F3826E402611-103" descr="wps"/>
                    <pic:cNvPicPr>
                      <a:picLocks noChangeAspect="1"/>
                    </pic:cNvPicPr>
                  </pic:nvPicPr>
                  <pic:blipFill>
                    <a:blip r:embed="rId212">
                      <a:extLst>
                        <a:ext uri="{96DAC541-7B7A-43D3-8B79-37D633B846F1}">
                          <asvg:svgBlip xmlns:asvg="http://schemas.microsoft.com/office/drawing/2016/SVG/main" r:embed="rId213"/>
                        </a:ext>
                      </a:extLst>
                    </a:blip>
                    <a:stretch>
                      <a:fillRect/>
                    </a:stretch>
                  </pic:blipFill>
                  <pic:spPr>
                    <a:xfrm>
                      <a:off x="0" y="0"/>
                      <a:ext cx="221615" cy="103505"/>
                    </a:xfrm>
                    <a:prstGeom prst="rect">
                      <a:avLst/>
                    </a:prstGeom>
                  </pic:spPr>
                </pic:pic>
              </a:graphicData>
            </a:graphic>
          </wp:inline>
        </w:drawing>
      </w:r>
      <w:r>
        <w:rPr>
          <w:rFonts w:hint="default" w:ascii="Times New Roman" w:hAnsi="Times New Roman" w:eastAsia="Cambria" w:cs="Times New Roman"/>
          <w:i w:val="0"/>
          <w:iCs w:val="0"/>
          <w:sz w:val="28"/>
          <w:szCs w:val="28"/>
        </w:rPr>
        <w:t>” and the new information from “</w:t>
      </w:r>
      <w:r>
        <w:rPr>
          <w:rFonts w:hint="default" w:ascii="Times New Roman" w:hAnsi="Times New Roman" w:eastAsia="Cambria" w:cs="Times New Roman"/>
          <w:i w:val="0"/>
          <w:iCs w:val="0"/>
          <w:sz w:val="28"/>
          <w:szCs w:val="28"/>
        </w:rPr>
        <w:drawing>
          <wp:inline distT="0" distB="0" distL="114300" distR="114300">
            <wp:extent cx="121920" cy="96520"/>
            <wp:effectExtent l="0" t="0" r="11430" b="17780"/>
            <wp:docPr id="351" name="2384804F-3998-4D57-9195-F3826E402611-10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2384804F-3998-4D57-9195-F3826E402611-104" descr="wps"/>
                    <pic:cNvPicPr>
                      <a:picLocks noChangeAspect="1"/>
                    </pic:cNvPicPr>
                  </pic:nvPicPr>
                  <pic:blipFill>
                    <a:blip r:embed="rId214">
                      <a:extLst>
                        <a:ext uri="{96DAC541-7B7A-43D3-8B79-37D633B846F1}">
                          <asvg:svgBlip xmlns:asvg="http://schemas.microsoft.com/office/drawing/2016/SVG/main" r:embed="rId215"/>
                        </a:ext>
                      </a:extLst>
                    </a:blip>
                    <a:stretch>
                      <a:fillRect/>
                    </a:stretch>
                  </pic:blipFill>
                  <pic:spPr>
                    <a:xfrm>
                      <a:off x="0" y="0"/>
                      <a:ext cx="121920" cy="9652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 weighted by </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drawing>
          <wp:inline distT="0" distB="0" distL="114300" distR="114300">
            <wp:extent cx="110490" cy="124460"/>
            <wp:effectExtent l="0" t="0" r="3810" b="8890"/>
            <wp:docPr id="154" name="image135.png" descr="C:/Users/A-Q-HNB/AppData/Local/Temp/wps.zTlxNRwps"/>
            <wp:cNvGraphicFramePr/>
            <a:graphic xmlns:a="http://schemas.openxmlformats.org/drawingml/2006/main">
              <a:graphicData uri="http://schemas.openxmlformats.org/drawingml/2006/picture">
                <pic:pic xmlns:pic="http://schemas.openxmlformats.org/drawingml/2006/picture">
                  <pic:nvPicPr>
                    <pic:cNvPr id="154" name="image135.png" descr="C:/Users/A-Q-HNB/AppData/Local/Temp/wps.zTlxNRwps"/>
                    <pic:cNvPicPr preferRelativeResize="0"/>
                  </pic:nvPicPr>
                  <pic:blipFill>
                    <a:blip r:embed="rId216"/>
                    <a:srcRect/>
                    <a:stretch>
                      <a:fillRect/>
                    </a:stretch>
                  </pic:blipFill>
                  <pic:spPr>
                    <a:xfrm>
                      <a:off x="0" y="0"/>
                      <a:ext cx="110490" cy="124460"/>
                    </a:xfrm>
                    <a:prstGeom prst="rect">
                      <a:avLst/>
                    </a:prstGeom>
                  </pic:spPr>
                </pic:pic>
              </a:graphicData>
            </a:graphic>
          </wp:inline>
        </w:drawing>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 xml:space="preserve">and </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drawing>
          <wp:inline distT="0" distB="0" distL="114300" distR="114300">
            <wp:extent cx="106045" cy="127635"/>
            <wp:effectExtent l="0" t="0" r="8255" b="5715"/>
            <wp:docPr id="352" name="2384804F-3998-4D57-9195-F3826E402611-10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2384804F-3998-4D57-9195-F3826E402611-105" descr="wps"/>
                    <pic:cNvPicPr>
                      <a:picLocks noChangeAspect="1"/>
                    </pic:cNvPicPr>
                  </pic:nvPicPr>
                  <pic:blipFill>
                    <a:blip r:embed="rId217">
                      <a:extLst>
                        <a:ext uri="{96DAC541-7B7A-43D3-8B79-37D633B846F1}">
                          <asvg:svgBlip xmlns:asvg="http://schemas.microsoft.com/office/drawing/2016/SVG/main" r:embed="rId218"/>
                        </a:ext>
                      </a:extLst>
                    </a:blip>
                    <a:stretch>
                      <a:fillRect/>
                    </a:stretch>
                  </pic:blipFill>
                  <pic:spPr>
                    <a:xfrm>
                      <a:off x="0" y="0"/>
                      <a:ext cx="106045" cy="127635"/>
                    </a:xfrm>
                    <a:prstGeom prst="rect">
                      <a:avLst/>
                    </a:prstGeom>
                  </pic:spPr>
                </pic:pic>
              </a:graphicData>
            </a:graphic>
          </wp:inline>
        </w:drawing>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w:t>
      </w:r>
    </w:p>
    <w:p w14:paraId="4280703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Output gate:</w:t>
      </w:r>
    </w:p>
    <w:p w14:paraId="6B0C072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3FFE7903">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762760" cy="160020"/>
            <wp:effectExtent l="0" t="0" r="8890" b="11430"/>
            <wp:docPr id="52" name="2384804F-3998-4D57-9195-F3826E402611-106" descr="C:/Users/A-Q-HNB/AppData/Local/Temp/wps.chkqPK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384804F-3998-4D57-9195-F3826E402611-106" descr="C:/Users/A-Q-HNB/AppData/Local/Temp/wps.chkqPKwps"/>
                    <pic:cNvPicPr>
                      <a:picLocks noChangeAspect="1"/>
                    </pic:cNvPicPr>
                  </pic:nvPicPr>
                  <pic:blipFill>
                    <a:blip r:embed="rId219">
                      <a:extLst>
                        <a:ext uri="{96DAC541-7B7A-43D3-8B79-37D633B846F1}">
                          <asvg:svgBlip xmlns:asvg="http://schemas.microsoft.com/office/drawing/2016/SVG/main" r:embed="rId220"/>
                        </a:ext>
                      </a:extLst>
                    </a:blip>
                    <a:stretch>
                      <a:fillRect/>
                    </a:stretch>
                  </pic:blipFill>
                  <pic:spPr>
                    <a:xfrm>
                      <a:off x="0" y="0"/>
                      <a:ext cx="1762760" cy="16002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79444E41">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05205" cy="163830"/>
            <wp:effectExtent l="0" t="0" r="4445" b="7620"/>
            <wp:docPr id="165" name="2384804F-3998-4D57-9195-F3826E402611-107" descr="C:/Users/A-Q-HNB/AppData/Local/Temp/wps.xPQxv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2384804F-3998-4D57-9195-F3826E402611-107" descr="C:/Users/A-Q-HNB/AppData/Local/Temp/wps.xPQxvAwps"/>
                    <pic:cNvPicPr>
                      <a:picLocks noChangeAspect="1"/>
                    </pic:cNvPicPr>
                  </pic:nvPicPr>
                  <pic:blipFill>
                    <a:blip r:embed="rId221">
                      <a:extLst>
                        <a:ext uri="{96DAC541-7B7A-43D3-8B79-37D633B846F1}">
                          <asvg:svgBlip xmlns:asvg="http://schemas.microsoft.com/office/drawing/2016/SVG/main" r:embed="rId222"/>
                        </a:ext>
                      </a:extLst>
                    </a:blip>
                    <a:stretch>
                      <a:fillRect/>
                    </a:stretch>
                  </pic:blipFill>
                  <pic:spPr>
                    <a:xfrm>
                      <a:off x="0" y="0"/>
                      <a:ext cx="1005205" cy="16383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61695" cy="147320"/>
            <wp:effectExtent l="0" t="0" r="14605" b="5080"/>
            <wp:docPr id="353" name="2384804F-3998-4D57-9195-F3826E402611-108" descr="C:/Users/A-Q-HNB/AppData/Local/Temp/wps.Abacm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2384804F-3998-4D57-9195-F3826E402611-108" descr="C:/Users/A-Q-HNB/AppData/Local/Temp/wps.AbacmFwps"/>
                    <pic:cNvPicPr>
                      <a:picLocks noChangeAspect="1"/>
                    </pic:cNvPicPr>
                  </pic:nvPicPr>
                  <pic:blipFill>
                    <a:blip r:embed="rId223">
                      <a:extLst>
                        <a:ext uri="{96DAC541-7B7A-43D3-8B79-37D633B846F1}">
                          <asvg:svgBlip xmlns:asvg="http://schemas.microsoft.com/office/drawing/2016/SVG/main" r:embed="rId224"/>
                        </a:ext>
                      </a:extLst>
                    </a:blip>
                    <a:stretch>
                      <a:fillRect/>
                    </a:stretch>
                  </pic:blipFill>
                  <pic:spPr>
                    <a:xfrm>
                      <a:off x="0" y="0"/>
                      <a:ext cx="861765" cy="14732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136015" cy="175895"/>
            <wp:effectExtent l="0" t="0" r="6985" b="14605"/>
            <wp:docPr id="354" name="2384804F-3998-4D57-9195-F3826E402611-109" descr="C:/Users/A-Q-HNB/AppData/Local/Temp/wps.aPBmy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2384804F-3998-4D57-9195-F3826E402611-109" descr="C:/Users/A-Q-HNB/AppData/Local/Temp/wps.aPBmyFwps"/>
                    <pic:cNvPicPr>
                      <a:picLocks noChangeAspect="1"/>
                    </pic:cNvPicPr>
                  </pic:nvPicPr>
                  <pic:blipFill>
                    <a:blip r:embed="rId179">
                      <a:extLst>
                        <a:ext uri="{96DAC541-7B7A-43D3-8B79-37D633B846F1}">
                          <asvg:svgBlip xmlns:asvg="http://schemas.microsoft.com/office/drawing/2016/SVG/main" r:embed="rId180"/>
                        </a:ext>
                      </a:extLst>
                    </a:blip>
                    <a:stretch>
                      <a:fillRect/>
                    </a:stretch>
                  </pic:blipFill>
                  <pic:spPr>
                    <a:xfrm>
                      <a:off x="0" y="0"/>
                      <a:ext cx="1135864" cy="17589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79425" cy="146050"/>
            <wp:effectExtent l="0" t="0" r="15875" b="6350"/>
            <wp:docPr id="173" name="2384804F-3998-4D57-9195-F3826E402611-110" descr="C:/Users/A-Q-HNB/AppData/Local/Temp/wps.DnhBJ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2384804F-3998-4D57-9195-F3826E402611-110" descr="C:/Users/A-Q-HNB/AppData/Local/Temp/wps.DnhBJOwps"/>
                    <pic:cNvPicPr>
                      <a:picLocks noChangeAspect="1"/>
                    </pic:cNvPicPr>
                  </pic:nvPicPr>
                  <pic:blipFill>
                    <a:blip r:embed="rId175">
                      <a:extLst>
                        <a:ext uri="{96DAC541-7B7A-43D3-8B79-37D633B846F1}">
                          <asvg:svgBlip xmlns:asvg="http://schemas.microsoft.com/office/drawing/2016/SVG/main" r:embed="rId176"/>
                        </a:ext>
                      </a:extLst>
                    </a:blip>
                    <a:stretch>
                      <a:fillRect/>
                    </a:stretch>
                  </pic:blipFill>
                  <pic:spPr>
                    <a:xfrm>
                      <a:off x="0" y="0"/>
                      <a:ext cx="479605" cy="146151"/>
                    </a:xfrm>
                    <a:prstGeom prst="rect">
                      <a:avLst/>
                    </a:prstGeom>
                  </pic:spPr>
                </pic:pic>
              </a:graphicData>
            </a:graphic>
          </wp:inline>
        </w:drawing>
      </w:r>
    </w:p>
    <w:p w14:paraId="4BCA3106">
      <w:pPr>
        <w:spacing w:after="0" w:line="360" w:lineRule="auto"/>
        <w:jc w:val="both"/>
        <w:rPr>
          <w:rFonts w:hint="default" w:ascii="Times New Roman" w:hAnsi="Times New Roman" w:eastAsia="Cambria" w:cs="Times New Roman"/>
          <w:i w:val="0"/>
          <w:iCs w:val="0"/>
          <w:sz w:val="28"/>
          <w:szCs w:val="28"/>
        </w:rPr>
      </w:pPr>
    </w:p>
    <w:p w14:paraId="527FE3A6">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The output gate decides which part of the memory state will be output as the “</w:t>
      </w:r>
      <w:r>
        <w:rPr>
          <w:rFonts w:hint="default" w:ascii="Times New Roman" w:hAnsi="Times New Roman" w:eastAsia="Cambria" w:cs="Times New Roman"/>
          <w:i w:val="0"/>
          <w:iCs w:val="0"/>
          <w:sz w:val="28"/>
          <w:szCs w:val="28"/>
        </w:rPr>
        <w:drawing>
          <wp:inline distT="0" distB="0" distL="114300" distR="114300">
            <wp:extent cx="137160" cy="128905"/>
            <wp:effectExtent l="0" t="0" r="15240" b="4445"/>
            <wp:docPr id="355" name="2384804F-3998-4D57-9195-F3826E402611-111" descr="C:/Users/A-Q-HNB/AppData/Local/Temp/wps.xrpwb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2384804F-3998-4D57-9195-F3826E402611-111" descr="C:/Users/A-Q-HNB/AppData/Local/Temp/wps.xrpwbtwps"/>
                    <pic:cNvPicPr>
                      <a:picLocks noChangeAspect="1"/>
                    </pic:cNvPicPr>
                  </pic:nvPicPr>
                  <pic:blipFill>
                    <a:blip r:embed="rId225">
                      <a:extLst>
                        <a:ext uri="{96DAC541-7B7A-43D3-8B79-37D633B846F1}">
                          <asvg:svgBlip xmlns:asvg="http://schemas.microsoft.com/office/drawing/2016/SVG/main" r:embed="rId226"/>
                        </a:ext>
                      </a:extLst>
                    </a:blip>
                    <a:stretch>
                      <a:fillRect/>
                    </a:stretch>
                  </pic:blipFill>
                  <pic:spPr>
                    <a:xfrm>
                      <a:off x="0" y="0"/>
                      <a:ext cx="137023" cy="129078"/>
                    </a:xfrm>
                    <a:prstGeom prst="rect">
                      <a:avLst/>
                    </a:prstGeom>
                  </pic:spPr>
                </pic:pic>
              </a:graphicData>
            </a:graphic>
          </wp:inline>
        </w:drawing>
      </w:r>
      <w:r>
        <w:rPr>
          <w:rFonts w:hint="default" w:ascii="Times New Roman" w:hAnsi="Times New Roman" w:eastAsia="Cambria" w:cs="Times New Roman"/>
          <w:i w:val="0"/>
          <w:iCs w:val="0"/>
          <w:sz w:val="28"/>
          <w:szCs w:val="28"/>
        </w:rPr>
        <w:t>” current hidden state.</w:t>
      </w:r>
    </w:p>
    <w:p w14:paraId="45AAD72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Hidden state:</w:t>
      </w:r>
    </w:p>
    <w:p w14:paraId="59D9904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1535DAE5">
      <w:pPr>
        <w:spacing w:after="0" w:line="360" w:lineRule="auto"/>
        <w:jc w:val="both"/>
        <w:rPr>
          <w:rFonts w:hint="default" w:ascii="Times New Roman" w:hAnsi="Times New Roman" w:eastAsia="Cambria" w:cs="Times New Roman"/>
          <w:i w:val="0"/>
          <w:iCs w:val="0"/>
          <w:sz w:val="28"/>
          <w:szCs w:val="28"/>
        </w:rPr>
      </w:pPr>
    </w:p>
    <w:p w14:paraId="1625CAE6">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192530" cy="153035"/>
            <wp:effectExtent l="0" t="0" r="7620" b="18415"/>
            <wp:docPr id="356" name="2384804F-3998-4D57-9195-F3826E402611-112" descr="C:/Users/A-Q-HNB/AppData/Local/Temp/wps.Csinb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2384804F-3998-4D57-9195-F3826E402611-112" descr="C:/Users/A-Q-HNB/AppData/Local/Temp/wps.CsinbTwps"/>
                    <pic:cNvPicPr>
                      <a:picLocks noChangeAspect="1"/>
                    </pic:cNvPicPr>
                  </pic:nvPicPr>
                  <pic:blipFill>
                    <a:blip r:embed="rId227">
                      <a:extLst>
                        <a:ext uri="{96DAC541-7B7A-43D3-8B79-37D633B846F1}">
                          <asvg:svgBlip xmlns:asvg="http://schemas.microsoft.com/office/drawing/2016/SVG/main" r:embed="rId228"/>
                        </a:ext>
                      </a:extLst>
                    </a:blip>
                    <a:stretch>
                      <a:fillRect/>
                    </a:stretch>
                  </pic:blipFill>
                  <pic:spPr>
                    <a:xfrm>
                      <a:off x="0" y="0"/>
                      <a:ext cx="1192530" cy="15303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116AF53D">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55295" cy="142875"/>
            <wp:effectExtent l="0" t="0" r="1905" b="9525"/>
            <wp:docPr id="357" name="2384804F-3998-4D57-9195-F3826E402611-113" descr="C:/Users/A-Q-HNB/AppData/Local/Temp/wps.KutPf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2384804F-3998-4D57-9195-F3826E402611-113" descr="C:/Users/A-Q-HNB/AppData/Local/Temp/wps.KutPfowps"/>
                    <pic:cNvPicPr>
                      <a:picLocks noChangeAspect="1"/>
                    </pic:cNvPicPr>
                  </pic:nvPicPr>
                  <pic:blipFill>
                    <a:blip r:embed="rId229">
                      <a:extLst>
                        <a:ext uri="{96DAC541-7B7A-43D3-8B79-37D633B846F1}">
                          <asvg:svgBlip xmlns:asvg="http://schemas.microsoft.com/office/drawing/2016/SVG/main" r:embed="rId230"/>
                        </a:ext>
                      </a:extLst>
                    </a:blip>
                    <a:stretch>
                      <a:fillRect/>
                    </a:stretch>
                  </pic:blipFill>
                  <pic:spPr>
                    <a:xfrm>
                      <a:off x="0" y="0"/>
                      <a:ext cx="455295" cy="142875"/>
                    </a:xfrm>
                    <a:prstGeom prst="rect">
                      <a:avLst/>
                    </a:prstGeom>
                  </pic:spPr>
                </pic:pic>
              </a:graphicData>
            </a:graphic>
          </wp:inline>
        </w:drawing>
      </w:r>
    </w:p>
    <w:p w14:paraId="19DA5F1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w:t>
      </w:r>
    </w:p>
    <w:p w14:paraId="28B33335">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w:t>
      </w:r>
      <w:r>
        <w:rPr>
          <w:rFonts w:hint="default" w:ascii="Times New Roman" w:hAnsi="Times New Roman" w:eastAsia="Cambria" w:cs="Times New Roman"/>
          <w:i w:val="0"/>
          <w:iCs w:val="0"/>
          <w:sz w:val="28"/>
          <w:szCs w:val="28"/>
        </w:rPr>
        <w:drawing>
          <wp:inline distT="0" distB="0" distL="114300" distR="114300">
            <wp:extent cx="137160" cy="128905"/>
            <wp:effectExtent l="0" t="0" r="15240" b="4445"/>
            <wp:docPr id="358" name="2384804F-3998-4D57-9195-F3826E402611-114" descr="C:/Users/A-Q-HNB/AppData/Local/Temp/wps.xrpwb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2384804F-3998-4D57-9195-F3826E402611-114" descr="C:/Users/A-Q-HNB/AppData/Local/Temp/wps.xrpwbtwps"/>
                    <pic:cNvPicPr>
                      <a:picLocks noChangeAspect="1"/>
                    </pic:cNvPicPr>
                  </pic:nvPicPr>
                  <pic:blipFill>
                    <a:blip r:embed="rId225">
                      <a:extLst>
                        <a:ext uri="{96DAC541-7B7A-43D3-8B79-37D633B846F1}">
                          <asvg:svgBlip xmlns:asvg="http://schemas.microsoft.com/office/drawing/2016/SVG/main" r:embed="rId226"/>
                        </a:ext>
                      </a:extLst>
                    </a:blip>
                    <a:stretch>
                      <a:fillRect/>
                    </a:stretch>
                  </pic:blipFill>
                  <pic:spPr>
                    <a:xfrm>
                      <a:off x="0" y="0"/>
                      <a:ext cx="137023" cy="129078"/>
                    </a:xfrm>
                    <a:prstGeom prst="rect">
                      <a:avLst/>
                    </a:prstGeom>
                  </pic:spPr>
                </pic:pic>
              </a:graphicData>
            </a:graphic>
          </wp:inline>
        </w:drawing>
      </w:r>
      <w:r>
        <w:rPr>
          <w:rFonts w:hint="default" w:ascii="Times New Roman" w:hAnsi="Times New Roman" w:eastAsia="Cambria" w:cs="Times New Roman"/>
          <w:i w:val="0"/>
          <w:iCs w:val="0"/>
          <w:sz w:val="28"/>
          <w:szCs w:val="28"/>
        </w:rPr>
        <w:t>” hidden state is calculated by applying a “</w:t>
      </w:r>
      <w:r>
        <w:rPr>
          <w:rFonts w:hint="default" w:ascii="Times New Roman" w:hAnsi="Times New Roman" w:eastAsia="Cambria" w:cs="Times New Roman"/>
          <w:i w:val="0"/>
          <w:iCs w:val="0"/>
          <w:sz w:val="28"/>
          <w:szCs w:val="28"/>
        </w:rPr>
        <w:drawing>
          <wp:inline distT="0" distB="0" distL="114300" distR="114300">
            <wp:extent cx="274955" cy="93980"/>
            <wp:effectExtent l="0" t="0" r="10795" b="1270"/>
            <wp:docPr id="359" name="2384804F-3998-4D57-9195-F3826E402611-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2384804F-3998-4D57-9195-F3826E402611-115" descr="wps"/>
                    <pic:cNvPicPr>
                      <a:picLocks noChangeAspect="1"/>
                    </pic:cNvPicPr>
                  </pic:nvPicPr>
                  <pic:blipFill>
                    <a:blip r:embed="rId231">
                      <a:extLst>
                        <a:ext uri="{96DAC541-7B7A-43D3-8B79-37D633B846F1}">
                          <asvg:svgBlip xmlns:asvg="http://schemas.microsoft.com/office/drawing/2016/SVG/main" r:embed="rId232"/>
                        </a:ext>
                      </a:extLst>
                    </a:blip>
                    <a:stretch>
                      <a:fillRect/>
                    </a:stretch>
                  </pic:blipFill>
                  <pic:spPr>
                    <a:xfrm>
                      <a:off x="0" y="0"/>
                      <a:ext cx="274955" cy="93980"/>
                    </a:xfrm>
                    <a:prstGeom prst="rect">
                      <a:avLst/>
                    </a:prstGeom>
                  </pic:spPr>
                </pic:pic>
              </a:graphicData>
            </a:graphic>
          </wp:inline>
        </w:drawing>
      </w:r>
      <w:r>
        <w:rPr>
          <w:rFonts w:hint="default" w:ascii="Times New Roman" w:hAnsi="Times New Roman" w:eastAsia="Cambria" w:cs="Times New Roman"/>
          <w:i w:val="0"/>
          <w:iCs w:val="0"/>
          <w:sz w:val="28"/>
          <w:szCs w:val="28"/>
        </w:rPr>
        <w:t>” function to the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7795" cy="113030"/>
            <wp:effectExtent l="0" t="0" r="14605" b="1270"/>
            <wp:docPr id="360" name="2384804F-3998-4D57-9195-F3826E402611-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2384804F-3998-4D57-9195-F3826E402611-116" descr="wps"/>
                    <pic:cNvPicPr>
                      <a:picLocks noChangeAspect="1"/>
                    </pic:cNvPicPr>
                  </pic:nvPicPr>
                  <pic:blipFill>
                    <a:blip r:embed="rId196">
                      <a:extLst>
                        <a:ext uri="{96DAC541-7B7A-43D3-8B79-37D633B846F1}">
                          <asvg:svgBlip xmlns:asvg="http://schemas.microsoft.com/office/drawing/2016/SVG/main" r:embed="rId197"/>
                        </a:ext>
                      </a:extLst>
                    </a:blip>
                    <a:stretch>
                      <a:fillRect/>
                    </a:stretch>
                  </pic:blipFill>
                  <pic:spPr>
                    <a:xfrm>
                      <a:off x="0" y="0"/>
                      <a:ext cx="137795" cy="113030"/>
                    </a:xfrm>
                    <a:prstGeom prst="rect">
                      <a:avLst/>
                    </a:prstGeom>
                  </pic:spPr>
                </pic:pic>
              </a:graphicData>
            </a:graphic>
          </wp:inline>
        </w:drawing>
      </w:r>
      <w:r>
        <w:rPr>
          <w:rFonts w:hint="default" w:ascii="Times New Roman" w:hAnsi="Times New Roman" w:eastAsia="Cambria" w:cs="Times New Roman"/>
          <w:i w:val="0"/>
          <w:iCs w:val="0"/>
          <w:sz w:val="28"/>
          <w:szCs w:val="28"/>
        </w:rPr>
        <w:t>” current cell state , then multiplying it by the value from the output gate.</w:t>
      </w:r>
    </w:p>
    <w:p w14:paraId="3806784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09DA9433">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4460" cy="102235"/>
            <wp:effectExtent l="0" t="0" r="8890" b="12065"/>
            <wp:docPr id="361" name="2384804F-3998-4D57-9195-F3826E402611-117" descr="C:/Users/A-Q-HNB/AppData/Local/Temp/wps.uUfer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2384804F-3998-4D57-9195-F3826E402611-117" descr="C:/Users/A-Q-HNB/AppData/Local/Temp/wps.uUferQwps"/>
                    <pic:cNvPicPr>
                      <a:picLocks noChangeAspect="1"/>
                    </pic:cNvPicPr>
                  </pic:nvPicPr>
                  <pic:blipFill>
                    <a:blip r:embed="rId233">
                      <a:extLst>
                        <a:ext uri="{96DAC541-7B7A-43D3-8B79-37D633B846F1}">
                          <asvg:svgBlip xmlns:asvg="http://schemas.microsoft.com/office/drawing/2016/SVG/main" r:embed="rId234"/>
                        </a:ext>
                      </a:extLst>
                    </a:blip>
                    <a:stretch>
                      <a:fillRect/>
                    </a:stretch>
                  </pic:blipFill>
                  <pic:spPr>
                    <a:xfrm>
                      <a:off x="0" y="0"/>
                      <a:ext cx="124732" cy="102054"/>
                    </a:xfrm>
                    <a:prstGeom prst="rect">
                      <a:avLst/>
                    </a:prstGeom>
                  </pic:spPr>
                </pic:pic>
              </a:graphicData>
            </a:graphic>
          </wp:inline>
        </w:drawing>
      </w:r>
      <w:r>
        <w:rPr>
          <w:rFonts w:hint="default" w:ascii="Times New Roman" w:hAnsi="Times New Roman" w:eastAsia="Cambria" w:cs="Times New Roman"/>
          <w:i w:val="0"/>
          <w:iCs w:val="0"/>
          <w:sz w:val="28"/>
          <w:szCs w:val="28"/>
        </w:rPr>
        <w:t>: sigmoid function</w:t>
      </w:r>
    </w:p>
    <w:p w14:paraId="1A9C4902">
      <w:pPr>
        <w:spacing w:after="0" w:line="360" w:lineRule="auto"/>
        <w:ind w:left="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t>
      </w:r>
      <w:r>
        <w:rPr>
          <w:rFonts w:hint="default" w:ascii="Times New Roman" w:hAnsi="Times New Roman" w:eastAsia="Cambria" w:cs="Times New Roman"/>
          <w:i w:val="0"/>
          <w:iCs w:val="0"/>
          <w:sz w:val="28"/>
          <w:szCs w:val="28"/>
        </w:rPr>
        <w:drawing>
          <wp:inline distT="0" distB="0" distL="114300" distR="114300">
            <wp:extent cx="113665" cy="97790"/>
            <wp:effectExtent l="0" t="0" r="635" b="16510"/>
            <wp:docPr id="362" name="2384804F-3998-4D57-9195-F3826E402611-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2384804F-3998-4D57-9195-F3826E402611-118" descr="wps"/>
                    <pic:cNvPicPr>
                      <a:picLocks noChangeAspect="1"/>
                    </pic:cNvPicPr>
                  </pic:nvPicPr>
                  <pic:blipFill>
                    <a:blip r:embed="rId235">
                      <a:extLst>
                        <a:ext uri="{96DAC541-7B7A-43D3-8B79-37D633B846F1}">
                          <asvg:svgBlip xmlns:asvg="http://schemas.microsoft.com/office/drawing/2016/SVG/main" r:embed="rId236"/>
                        </a:ext>
                      </a:extLst>
                    </a:blip>
                    <a:stretch>
                      <a:fillRect/>
                    </a:stretch>
                  </pic:blipFill>
                  <pic:spPr>
                    <a:xfrm>
                      <a:off x="0" y="0"/>
                      <a:ext cx="113665" cy="97790"/>
                    </a:xfrm>
                    <a:prstGeom prst="rect">
                      <a:avLst/>
                    </a:prstGeom>
                  </pic:spPr>
                </pic:pic>
              </a:graphicData>
            </a:graphic>
          </wp:inline>
        </w:drawing>
      </w:r>
      <w:r>
        <w:rPr>
          <w:rFonts w:hint="default" w:ascii="Times New Roman" w:hAnsi="Times New Roman" w:eastAsia="Cambria" w:cs="Times New Roman"/>
          <w:i w:val="0"/>
          <w:iCs w:val="0"/>
          <w:sz w:val="28"/>
          <w:szCs w:val="28"/>
        </w:rPr>
        <w:t>: element-wise multiplication</w:t>
      </w:r>
    </w:p>
    <w:p w14:paraId="07806A6C">
      <w:pPr>
        <w:spacing w:after="0" w:line="360" w:lineRule="auto"/>
        <w:jc w:val="both"/>
        <w:rPr>
          <w:rFonts w:hint="default" w:ascii="Times New Roman" w:hAnsi="Times New Roman" w:eastAsia="Cambria" w:cs="Times New Roman"/>
          <w:i w:val="0"/>
          <w:iCs w:val="0"/>
          <w:sz w:val="28"/>
          <w:szCs w:val="28"/>
        </w:rPr>
      </w:pPr>
    </w:p>
    <w:p w14:paraId="4F5B96AF">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2" w:name="_Toc18129"/>
      <w:r>
        <w:rPr>
          <w:rFonts w:hint="default" w:ascii="Times New Roman" w:hAnsi="Times New Roman" w:cs="Times New Roman"/>
          <w:i w:val="0"/>
          <w:iCs w:val="0"/>
          <w:color w:val="4F81BD" w:themeColor="accent1"/>
          <w:sz w:val="28"/>
          <w:szCs w:val="28"/>
          <w14:textFill>
            <w14:solidFill>
              <w14:schemeClr w14:val="accent1"/>
            </w14:solidFill>
          </w14:textFill>
        </w:rPr>
        <w:t>1.2.3.3. Forward Pass</w:t>
      </w:r>
      <w:bookmarkEnd w:id="112"/>
    </w:p>
    <w:p w14:paraId="1AA93050">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Predict the output probability for a binary classification problem.</w:t>
      </w:r>
      <w:bookmarkStart w:id="113" w:name="_3ngbdsbc806m" w:colFirst="0" w:colLast="0"/>
      <w:bookmarkEnd w:id="113"/>
    </w:p>
    <w:p w14:paraId="4D25C529">
      <w:pPr>
        <w:rPr>
          <w:rFonts w:hint="default" w:ascii="Times New Roman" w:hAnsi="Times New Roman" w:cs="Times New Roman"/>
          <w:i w:val="0"/>
          <w:iCs w:val="0"/>
          <w:sz w:val="28"/>
          <w:szCs w:val="28"/>
          <w:lang w:val="vi-VN"/>
        </w:rPr>
      </w:pPr>
    </w:p>
    <w:p w14:paraId="74DEBA97">
      <w:pPr>
        <w:spacing w:after="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39765" cy="4166870"/>
            <wp:effectExtent l="0" t="0" r="13335" b="5080"/>
            <wp:docPr id="86" name="Picture 86" descr="ScreenShot_2025051207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_20250512070132"/>
                    <pic:cNvPicPr>
                      <a:picLocks noChangeAspect="1"/>
                    </pic:cNvPicPr>
                  </pic:nvPicPr>
                  <pic:blipFill>
                    <a:blip r:embed="rId237"/>
                    <a:stretch>
                      <a:fillRect/>
                    </a:stretch>
                  </pic:blipFill>
                  <pic:spPr>
                    <a:xfrm>
                      <a:off x="0" y="0"/>
                      <a:ext cx="5739765" cy="4166870"/>
                    </a:xfrm>
                    <a:prstGeom prst="rect">
                      <a:avLst/>
                    </a:prstGeom>
                  </pic:spPr>
                </pic:pic>
              </a:graphicData>
            </a:graphic>
          </wp:inline>
        </w:drawing>
      </w:r>
    </w:p>
    <w:p w14:paraId="33AFF4C1">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Figure IV.B.1.2.3.3: LSTM Model</w:t>
      </w:r>
      <w:r>
        <w:rPr>
          <w:rFonts w:hint="default" w:ascii="Times New Roman" w:hAnsi="Times New Roman" w:eastAsia="Cambria" w:cs="Times New Roman"/>
          <w:b/>
          <w:bCs/>
          <w:i w:val="0"/>
          <w:iCs w:val="0"/>
          <w:sz w:val="28"/>
          <w:szCs w:val="28"/>
          <w:lang w:val="vi-VN"/>
        </w:rPr>
        <w:t xml:space="preserve"> Architecture 1</w:t>
      </w:r>
      <w:r>
        <w:rPr>
          <w:rFonts w:hint="default" w:ascii="Times New Roman" w:hAnsi="Times New Roman" w:eastAsia="Cambria" w:cs="Times New Roman"/>
          <w:b/>
          <w:bCs/>
          <w:i w:val="0"/>
          <w:iCs w:val="0"/>
          <w:sz w:val="28"/>
          <w:szCs w:val="28"/>
        </w:rPr>
        <w:t xml:space="preserve"> </w:t>
      </w:r>
      <w:r>
        <w:rPr>
          <w:rFonts w:hint="default" w:ascii="Times New Roman" w:hAnsi="Times New Roman" w:cs="Times New Roman"/>
          <w:b/>
          <w:bCs/>
          <w:i w:val="0"/>
          <w:iCs w:val="0"/>
          <w:color w:val="081B3A"/>
          <w:spacing w:val="3"/>
          <w:sz w:val="28"/>
          <w:szCs w:val="28"/>
          <w:shd w:val="clear" w:color="auto" w:fill="FFFFFF"/>
        </w:rPr>
        <w:t>(Source: Own work).</w:t>
      </w:r>
    </w:p>
    <w:p w14:paraId="7BE8EEDE">
      <w:pPr>
        <w:spacing w:after="0" w:line="360" w:lineRule="auto"/>
        <w:jc w:val="both"/>
        <w:rPr>
          <w:rFonts w:hint="default" w:ascii="Times New Roman" w:hAnsi="Times New Roman" w:eastAsia="Cambria" w:cs="Times New Roman"/>
          <w:i w:val="0"/>
          <w:iCs w:val="0"/>
          <w:sz w:val="28"/>
          <w:szCs w:val="28"/>
        </w:rPr>
      </w:pPr>
    </w:p>
    <w:p w14:paraId="0607069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05D499A7">
      <w:pPr>
        <w:spacing w:after="0" w:line="360" w:lineRule="auto"/>
        <w:jc w:val="both"/>
        <w:rPr>
          <w:rFonts w:hint="default" w:ascii="Times New Roman" w:hAnsi="Times New Roman" w:eastAsia="Cambria" w:cs="Times New Roman"/>
          <w:i w:val="0"/>
          <w:iCs w:val="0"/>
          <w:sz w:val="28"/>
          <w:szCs w:val="28"/>
        </w:rPr>
      </w:pPr>
    </w:p>
    <w:p w14:paraId="2C8E9B04">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718310" cy="175260"/>
            <wp:effectExtent l="0" t="0" r="15240" b="15240"/>
            <wp:docPr id="363" name="2384804F-3998-4D57-9195-F3826E402611-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2384804F-3998-4D57-9195-F3826E402611-119" descr="wps"/>
                    <pic:cNvPicPr>
                      <a:picLocks noChangeAspect="1"/>
                    </pic:cNvPicPr>
                  </pic:nvPicPr>
                  <pic:blipFill>
                    <a:blip r:embed="rId238">
                      <a:extLst>
                        <a:ext uri="{96DAC541-7B7A-43D3-8B79-37D633B846F1}">
                          <asvg:svgBlip xmlns:asvg="http://schemas.microsoft.com/office/drawing/2016/SVG/main" r:embed="rId239"/>
                        </a:ext>
                      </a:extLst>
                    </a:blip>
                    <a:stretch>
                      <a:fillRect/>
                    </a:stretch>
                  </pic:blipFill>
                  <pic:spPr>
                    <a:xfrm>
                      <a:off x="0" y="0"/>
                      <a:ext cx="1718310" cy="17526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36930" cy="184150"/>
            <wp:effectExtent l="0" t="0" r="1270" b="6350"/>
            <wp:docPr id="101" name="2384804F-3998-4D57-9195-F3826E402611-120" descr="C:/Users/A-Q-HNB/AppData/Local/Temp/wps.GCMWR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2384804F-3998-4D57-9195-F3826E402611-120" descr="C:/Users/A-Q-HNB/AppData/Local/Temp/wps.GCMWRfwps"/>
                    <pic:cNvPicPr>
                      <a:picLocks noChangeAspect="1"/>
                    </pic:cNvPicPr>
                  </pic:nvPicPr>
                  <pic:blipFill>
                    <a:blip r:embed="rId240">
                      <a:extLst>
                        <a:ext uri="{96DAC541-7B7A-43D3-8B79-37D633B846F1}">
                          <asvg:svgBlip xmlns:asvg="http://schemas.microsoft.com/office/drawing/2016/SVG/main" r:embed="rId241"/>
                        </a:ext>
                      </a:extLst>
                    </a:blip>
                    <a:stretch>
                      <a:fillRect/>
                    </a:stretch>
                  </pic:blipFill>
                  <pic:spPr>
                    <a:xfrm>
                      <a:off x="0" y="0"/>
                      <a:ext cx="836930" cy="184150"/>
                    </a:xfrm>
                    <a:prstGeom prst="rect">
                      <a:avLst/>
                    </a:prstGeom>
                  </pic:spPr>
                </pic:pic>
              </a:graphicData>
            </a:graphic>
          </wp:inline>
        </w:drawing>
      </w:r>
    </w:p>
    <w:p w14:paraId="5FC3A937">
      <w:pPr>
        <w:spacing w:after="0" w:line="360" w:lineRule="auto"/>
        <w:jc w:val="both"/>
        <w:rPr>
          <w:rFonts w:hint="default" w:ascii="Times New Roman" w:hAnsi="Times New Roman" w:eastAsia="Cambria" w:cs="Times New Roman"/>
          <w:i w:val="0"/>
          <w:iCs w:val="0"/>
          <w:sz w:val="28"/>
          <w:szCs w:val="28"/>
        </w:rPr>
      </w:pPr>
    </w:p>
    <w:p w14:paraId="72FCB60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Description: LSTM takes a sequential input </w:t>
      </w:r>
      <w:r>
        <w:rPr>
          <w:rFonts w:hint="default" w:ascii="Times New Roman" w:hAnsi="Times New Roman" w:eastAsia="Cambria" w:cs="Times New Roman"/>
          <w:i w:val="0"/>
          <w:iCs w:val="0"/>
          <w:sz w:val="28"/>
          <w:szCs w:val="28"/>
          <w:lang w:val="vi-VN"/>
        </w:rPr>
        <w:t xml:space="preserve">in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63650" cy="198120"/>
            <wp:effectExtent l="0" t="0" r="12700" b="11430"/>
            <wp:docPr id="364" name="2384804F-3998-4D57-9195-F3826E402611-121" descr="C:/Users/A-Q-HNB/AppData/Local/Temp/wps.SHUwo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2384804F-3998-4D57-9195-F3826E402611-121" descr="C:/Users/A-Q-HNB/AppData/Local/Temp/wps.SHUwoqwps"/>
                    <pic:cNvPicPr>
                      <a:picLocks noChangeAspect="1"/>
                    </pic:cNvPicPr>
                  </pic:nvPicPr>
                  <pic:blipFill>
                    <a:blip r:embed="rId166">
                      <a:extLst>
                        <a:ext uri="{96DAC541-7B7A-43D3-8B79-37D633B846F1}">
                          <asvg:svgBlip xmlns:asvg="http://schemas.microsoft.com/office/drawing/2016/SVG/main" r:embed="rId167"/>
                        </a:ext>
                      </a:extLst>
                    </a:blip>
                    <a:stretch>
                      <a:fillRect/>
                    </a:stretch>
                  </pic:blipFill>
                  <pic:spPr>
                    <a:xfrm>
                      <a:off x="0" y="0"/>
                      <a:ext cx="1263722" cy="19812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with batch size</w:t>
      </w:r>
      <w:r>
        <w:rPr>
          <w:rFonts w:hint="default" w:ascii="Times New Roman" w:hAnsi="Times New Roman" w:eastAsia="Cambria" w:cs="Times New Roman"/>
          <w:i w:val="0"/>
          <w:iCs w:val="0"/>
          <w:sz w:val="28"/>
          <w:szCs w:val="28"/>
          <w:lang w:val="vi-VN"/>
        </w:rPr>
        <w:t xml:space="preserve"> </w:t>
      </w:r>
      <w:r>
        <w:rPr>
          <w:rFonts w:hint="default" w:ascii="Times New Roman" w:hAnsi="Times New Roman" w:eastAsia="Cambria" w:cs="Times New Roman"/>
          <w:i w:val="0"/>
          <w:iCs w:val="0"/>
          <w:sz w:val="28"/>
          <w:szCs w:val="28"/>
        </w:rPr>
        <w:t>“</w:t>
      </w:r>
      <w:r>
        <w:rPr>
          <w:rFonts w:hint="default" w:ascii="Times New Roman" w:hAnsi="Times New Roman" w:eastAsia="Cambria" w:cs="Times New Roman"/>
          <w:i w:val="0"/>
          <w:iCs w:val="0"/>
          <w:sz w:val="28"/>
          <w:szCs w:val="28"/>
        </w:rPr>
        <w:drawing>
          <wp:inline distT="0" distB="0" distL="114300" distR="114300">
            <wp:extent cx="116205" cy="104775"/>
            <wp:effectExtent l="0" t="0" r="17145" b="9525"/>
            <wp:docPr id="365" name="2384804F-3998-4D57-9195-F3826E402611-12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2384804F-3998-4D57-9195-F3826E402611-122" descr="wps"/>
                    <pic:cNvPicPr>
                      <a:picLocks noChangeAspect="1"/>
                    </pic:cNvPicPr>
                  </pic:nvPicPr>
                  <pic:blipFill>
                    <a:blip r:embed="rId242">
                      <a:extLst>
                        <a:ext uri="{96DAC541-7B7A-43D3-8B79-37D633B846F1}">
                          <asvg:svgBlip xmlns:asvg="http://schemas.microsoft.com/office/drawing/2016/SVG/main" r:embed="rId243"/>
                        </a:ext>
                      </a:extLst>
                    </a:blip>
                    <a:stretch>
                      <a:fillRect/>
                    </a:stretch>
                  </pic:blipFill>
                  <pic:spPr>
                    <a:xfrm>
                      <a:off x="0" y="0"/>
                      <a:ext cx="116205" cy="104775"/>
                    </a:xfrm>
                    <a:prstGeom prst="rect">
                      <a:avLst/>
                    </a:prstGeom>
                  </pic:spPr>
                </pic:pic>
              </a:graphicData>
            </a:graphic>
          </wp:inline>
        </w:drawing>
      </w:r>
      <w:r>
        <w:rPr>
          <w:rFonts w:hint="default" w:ascii="Times New Roman" w:hAnsi="Times New Roman" w:eastAsia="Cambria" w:cs="Times New Roman"/>
          <w:i w:val="0"/>
          <w:iCs w:val="0"/>
          <w:sz w:val="28"/>
          <w:szCs w:val="28"/>
        </w:rPr>
        <w:t>” , time steps “</w:t>
      </w:r>
      <w:r>
        <w:rPr>
          <w:rFonts w:hint="default" w:ascii="Times New Roman" w:hAnsi="Times New Roman" w:eastAsia="Cambria" w:cs="Times New Roman"/>
          <w:i w:val="0"/>
          <w:iCs w:val="0"/>
          <w:sz w:val="28"/>
          <w:szCs w:val="28"/>
        </w:rPr>
        <w:drawing>
          <wp:inline distT="0" distB="0" distL="114300" distR="114300">
            <wp:extent cx="92710" cy="89535"/>
            <wp:effectExtent l="0" t="0" r="2540" b="5715"/>
            <wp:docPr id="366" name="2384804F-3998-4D57-9195-F3826E402611-12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2384804F-3998-4D57-9195-F3826E402611-123" descr="wps"/>
                    <pic:cNvPicPr>
                      <a:picLocks noChangeAspect="1"/>
                    </pic:cNvPicPr>
                  </pic:nvPicPr>
                  <pic:blipFill>
                    <a:blip r:embed="rId244">
                      <a:extLst>
                        <a:ext uri="{96DAC541-7B7A-43D3-8B79-37D633B846F1}">
                          <asvg:svgBlip xmlns:asvg="http://schemas.microsoft.com/office/drawing/2016/SVG/main" r:embed="rId245"/>
                        </a:ext>
                      </a:extLst>
                    </a:blip>
                    <a:stretch>
                      <a:fillRect/>
                    </a:stretch>
                  </pic:blipFill>
                  <pic:spPr>
                    <a:xfrm>
                      <a:off x="0" y="0"/>
                      <a:ext cx="92710" cy="89535"/>
                    </a:xfrm>
                    <a:prstGeom prst="rect">
                      <a:avLst/>
                    </a:prstGeom>
                  </pic:spPr>
                </pic:pic>
              </a:graphicData>
            </a:graphic>
          </wp:inline>
        </w:drawing>
      </w:r>
      <w:r>
        <w:rPr>
          <w:rFonts w:hint="default" w:ascii="Times New Roman" w:hAnsi="Times New Roman" w:eastAsia="Cambria" w:cs="Times New Roman"/>
          <w:i w:val="0"/>
          <w:iCs w:val="0"/>
          <w:sz w:val="28"/>
          <w:szCs w:val="28"/>
          <w:lang w:val="vi-VN"/>
        </w:rPr>
        <w:t>=W</w:t>
      </w:r>
      <w:r>
        <w:rPr>
          <w:rFonts w:hint="default" w:ascii="Times New Roman" w:hAnsi="Times New Roman" w:eastAsia="Cambria" w:cs="Times New Roman"/>
          <w:i w:val="0"/>
          <w:iCs w:val="0"/>
          <w:sz w:val="28"/>
          <w:szCs w:val="28"/>
        </w:rPr>
        <w:t>”, and “</w:t>
      </w:r>
      <w:r>
        <w:rPr>
          <w:rFonts w:hint="default" w:ascii="Times New Roman" w:hAnsi="Times New Roman" w:eastAsia="Cambria" w:cs="Times New Roman"/>
          <w:i w:val="0"/>
          <w:iCs w:val="0"/>
          <w:sz w:val="28"/>
          <w:szCs w:val="28"/>
        </w:rPr>
        <w:drawing>
          <wp:inline distT="0" distB="0" distL="114300" distR="114300">
            <wp:extent cx="149225" cy="125730"/>
            <wp:effectExtent l="0" t="0" r="3175" b="7620"/>
            <wp:docPr id="367" name="2384804F-3998-4D57-9195-F3826E402611-12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2384804F-3998-4D57-9195-F3826E402611-124" descr="wps"/>
                    <pic:cNvPicPr>
                      <a:picLocks noChangeAspect="1"/>
                    </pic:cNvPicPr>
                  </pic:nvPicPr>
                  <pic:blipFill>
                    <a:blip r:embed="rId246">
                      <a:extLst>
                        <a:ext uri="{96DAC541-7B7A-43D3-8B79-37D633B846F1}">
                          <asvg:svgBlip xmlns:asvg="http://schemas.microsoft.com/office/drawing/2016/SVG/main" r:embed="rId247"/>
                        </a:ext>
                      </a:extLst>
                    </a:blip>
                    <a:stretch>
                      <a:fillRect/>
                    </a:stretch>
                  </pic:blipFill>
                  <pic:spPr>
                    <a:xfrm>
                      <a:off x="0" y="0"/>
                      <a:ext cx="149225" cy="125730"/>
                    </a:xfrm>
                    <a:prstGeom prst="rect">
                      <a:avLst/>
                    </a:prstGeom>
                  </pic:spPr>
                </pic:pic>
              </a:graphicData>
            </a:graphic>
          </wp:inline>
        </w:drawing>
      </w:r>
      <w:r>
        <w:rPr>
          <w:rFonts w:hint="default" w:ascii="Times New Roman" w:hAnsi="Times New Roman" w:eastAsia="Cambria" w:cs="Times New Roman"/>
          <w:i w:val="0"/>
          <w:iCs w:val="0"/>
          <w:sz w:val="28"/>
          <w:szCs w:val="28"/>
          <w:lang w:val="vi-VN"/>
        </w:rPr>
        <w:t>=h</w:t>
      </w:r>
      <w:r>
        <w:rPr>
          <w:rFonts w:hint="default" w:ascii="Times New Roman" w:hAnsi="Times New Roman" w:eastAsia="Cambria" w:cs="Times New Roman"/>
          <w:i w:val="0"/>
          <w:iCs w:val="0"/>
          <w:sz w:val="28"/>
          <w:szCs w:val="28"/>
        </w:rPr>
        <w:t>” hidden size . The result is a sequence of “</w:t>
      </w:r>
      <w:r>
        <w:rPr>
          <w:rFonts w:hint="default" w:ascii="Times New Roman" w:hAnsi="Times New Roman" w:eastAsia="Cambria" w:cs="Times New Roman"/>
          <w:i w:val="0"/>
          <w:iCs w:val="0"/>
          <w:sz w:val="28"/>
          <w:szCs w:val="28"/>
        </w:rPr>
        <w:drawing>
          <wp:inline distT="0" distB="0" distL="114300" distR="114300">
            <wp:extent cx="231775" cy="118745"/>
            <wp:effectExtent l="0" t="0" r="15875" b="14605"/>
            <wp:docPr id="368" name="2384804F-3998-4D57-9195-F3826E402611-12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2384804F-3998-4D57-9195-F3826E402611-125" descr="wps"/>
                    <pic:cNvPicPr>
                      <a:picLocks noChangeAspect="1"/>
                    </pic:cNvPicPr>
                  </pic:nvPicPr>
                  <pic:blipFill>
                    <a:blip r:embed="rId248">
                      <a:extLst>
                        <a:ext uri="{96DAC541-7B7A-43D3-8B79-37D633B846F1}">
                          <asvg:svgBlip xmlns:asvg="http://schemas.microsoft.com/office/drawing/2016/SVG/main" r:embed="rId249"/>
                        </a:ext>
                      </a:extLst>
                    </a:blip>
                    <a:stretch>
                      <a:fillRect/>
                    </a:stretch>
                  </pic:blipFill>
                  <pic:spPr>
                    <a:xfrm>
                      <a:off x="0" y="0"/>
                      <a:ext cx="231775" cy="118745"/>
                    </a:xfrm>
                    <a:prstGeom prst="rect">
                      <a:avLst/>
                    </a:prstGeom>
                  </pic:spPr>
                </pic:pic>
              </a:graphicData>
            </a:graphic>
          </wp:inline>
        </w:drawing>
      </w:r>
      <w:r>
        <w:rPr>
          <w:rFonts w:hint="default" w:ascii="Times New Roman" w:hAnsi="Times New Roman" w:eastAsia="Cambria" w:cs="Times New Roman"/>
          <w:i w:val="0"/>
          <w:iCs w:val="0"/>
          <w:sz w:val="28"/>
          <w:szCs w:val="28"/>
        </w:rPr>
        <w:t>” hidden state vectors.</w:t>
      </w:r>
    </w:p>
    <w:p w14:paraId="2655DF7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43B64060">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93520" cy="186690"/>
            <wp:effectExtent l="0" t="0" r="11430" b="3810"/>
            <wp:docPr id="369" name="2384804F-3998-4D57-9195-F3826E402611-126" descr="C:/Users/A-Q-HNB/AppData/Local/Temp/wps.lnPvA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2384804F-3998-4D57-9195-F3826E402611-126" descr="C:/Users/A-Q-HNB/AppData/Local/Temp/wps.lnPvAXwps"/>
                    <pic:cNvPicPr>
                      <a:picLocks noChangeAspect="1"/>
                    </pic:cNvPicPr>
                  </pic:nvPicPr>
                  <pic:blipFill>
                    <a:blip r:embed="rId250">
                      <a:extLst>
                        <a:ext uri="{96DAC541-7B7A-43D3-8B79-37D633B846F1}">
                          <asvg:svgBlip xmlns:asvg="http://schemas.microsoft.com/office/drawing/2016/SVG/main" r:embed="rId251"/>
                        </a:ext>
                      </a:extLst>
                    </a:blip>
                    <a:stretch>
                      <a:fillRect/>
                    </a:stretch>
                  </pic:blipFill>
                  <pic:spPr>
                    <a:xfrm>
                      <a:off x="0" y="0"/>
                      <a:ext cx="1493520" cy="18669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52145" cy="179070"/>
            <wp:effectExtent l="0" t="0" r="14605" b="11430"/>
            <wp:docPr id="104" name="2384804F-3998-4D57-9195-F3826E402611-127" descr="C:/Users/A-Q-HNB/AppData/Local/Temp/wps.fucfc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2384804F-3998-4D57-9195-F3826E402611-127" descr="C:/Users/A-Q-HNB/AppData/Local/Temp/wps.fucfczwps"/>
                    <pic:cNvPicPr>
                      <a:picLocks noChangeAspect="1"/>
                    </pic:cNvPicPr>
                  </pic:nvPicPr>
                  <pic:blipFill>
                    <a:blip r:embed="rId252">
                      <a:extLst>
                        <a:ext uri="{96DAC541-7B7A-43D3-8B79-37D633B846F1}">
                          <asvg:svgBlip xmlns:asvg="http://schemas.microsoft.com/office/drawing/2016/SVG/main" r:embed="rId253"/>
                        </a:ext>
                      </a:extLst>
                    </a:blip>
                    <a:stretch>
                      <a:fillRect/>
                    </a:stretch>
                  </pic:blipFill>
                  <pic:spPr>
                    <a:xfrm>
                      <a:off x="0" y="0"/>
                      <a:ext cx="652145" cy="179070"/>
                    </a:xfrm>
                    <a:prstGeom prst="rect">
                      <a:avLst/>
                    </a:prstGeom>
                  </pic:spPr>
                </pic:pic>
              </a:graphicData>
            </a:graphic>
          </wp:inline>
        </w:drawing>
      </w:r>
    </w:p>
    <w:p w14:paraId="2531B118">
      <w:pPr>
        <w:spacing w:after="0" w:line="360" w:lineRule="auto"/>
        <w:jc w:val="both"/>
        <w:rPr>
          <w:rFonts w:hint="default" w:ascii="Times New Roman" w:hAnsi="Times New Roman" w:eastAsia="Cambria" w:cs="Times New Roman"/>
          <w:i w:val="0"/>
          <w:iCs w:val="0"/>
          <w:sz w:val="28"/>
          <w:szCs w:val="28"/>
        </w:rPr>
      </w:pPr>
    </w:p>
    <w:p w14:paraId="747413B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Get the final hidden state of each sequence in the batch, representing the entire sequence.</w:t>
      </w:r>
    </w:p>
    <w:p w14:paraId="48FF568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59D7409">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81760" cy="171450"/>
            <wp:effectExtent l="0" t="0" r="8890" b="0"/>
            <wp:docPr id="61" name="2384804F-3998-4D57-9195-F3826E402611-128" descr="C:/Users/A-Q-HNB/AppData/Local/Temp/wps.FqIoo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2384804F-3998-4D57-9195-F3826E402611-128" descr="C:/Users/A-Q-HNB/AppData/Local/Temp/wps.FqIooIwps"/>
                    <pic:cNvPicPr>
                      <a:picLocks noChangeAspect="1"/>
                    </pic:cNvPicPr>
                  </pic:nvPicPr>
                  <pic:blipFill>
                    <a:blip r:embed="rId254">
                      <a:extLst>
                        <a:ext uri="{96DAC541-7B7A-43D3-8B79-37D633B846F1}">
                          <asvg:svgBlip xmlns:asvg="http://schemas.microsoft.com/office/drawing/2016/SVG/main" r:embed="rId255"/>
                        </a:ext>
                      </a:extLst>
                    </a:blip>
                    <a:stretch>
                      <a:fillRect/>
                    </a:stretch>
                  </pic:blipFill>
                  <pic:spPr>
                    <a:xfrm>
                      <a:off x="0" y="0"/>
                      <a:ext cx="1381998" cy="17145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10870" cy="167640"/>
            <wp:effectExtent l="0" t="0" r="17780" b="3810"/>
            <wp:docPr id="370" name="2384804F-3998-4D57-9195-F3826E402611-129" descr="C:/Users/A-Q-HNB/AppData/Local/Temp/wps.fucfc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2384804F-3998-4D57-9195-F3826E402611-129" descr="C:/Users/A-Q-HNB/AppData/Local/Temp/wps.fucfczwps"/>
                    <pic:cNvPicPr>
                      <a:picLocks noChangeAspect="1"/>
                    </pic:cNvPicPr>
                  </pic:nvPicPr>
                  <pic:blipFill>
                    <a:blip r:embed="rId252">
                      <a:extLst>
                        <a:ext uri="{96DAC541-7B7A-43D3-8B79-37D633B846F1}">
                          <asvg:svgBlip xmlns:asvg="http://schemas.microsoft.com/office/drawing/2016/SVG/main" r:embed="rId253"/>
                        </a:ext>
                      </a:extLst>
                    </a:blip>
                    <a:stretch>
                      <a:fillRect/>
                    </a:stretch>
                  </pic:blipFill>
                  <pic:spPr>
                    <a:xfrm>
                      <a:off x="0" y="0"/>
                      <a:ext cx="610870" cy="167640"/>
                    </a:xfrm>
                    <a:prstGeom prst="rect">
                      <a:avLst/>
                    </a:prstGeom>
                  </pic:spPr>
                </pic:pic>
              </a:graphicData>
            </a:graphic>
          </wp:inline>
        </w:drawing>
      </w:r>
    </w:p>
    <w:p w14:paraId="0B05713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Description: Apply dropout to reduce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 xml:space="preserve"> by randomly dropping some nodes in “</w:t>
      </w:r>
      <w:r>
        <w:rPr>
          <w:rFonts w:hint="default" w:ascii="Times New Roman" w:hAnsi="Times New Roman" w:eastAsia="Cambria" w:cs="Times New Roman"/>
          <w:i w:val="0"/>
          <w:iCs w:val="0"/>
          <w:sz w:val="28"/>
          <w:szCs w:val="28"/>
        </w:rPr>
        <w:drawing>
          <wp:inline distT="0" distB="0" distL="114300" distR="114300">
            <wp:extent cx="277495" cy="129540"/>
            <wp:effectExtent l="0" t="0" r="8255" b="3810"/>
            <wp:docPr id="371" name="2384804F-3998-4D57-9195-F3826E402611-13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2384804F-3998-4D57-9195-F3826E402611-130" descr="wps"/>
                    <pic:cNvPicPr>
                      <a:picLocks noChangeAspect="1"/>
                    </pic:cNvPicPr>
                  </pic:nvPicPr>
                  <pic:blipFill>
                    <a:blip r:embed="rId256">
                      <a:extLst>
                        <a:ext uri="{96DAC541-7B7A-43D3-8B79-37D633B846F1}">
                          <asvg:svgBlip xmlns:asvg="http://schemas.microsoft.com/office/drawing/2016/SVG/main" r:embed="rId257"/>
                        </a:ext>
                      </a:extLst>
                    </a:blip>
                    <a:stretch>
                      <a:fillRect/>
                    </a:stretch>
                  </pic:blipFill>
                  <pic:spPr>
                    <a:xfrm>
                      <a:off x="0" y="0"/>
                      <a:ext cx="277495" cy="129540"/>
                    </a:xfrm>
                    <a:prstGeom prst="rect">
                      <a:avLst/>
                    </a:prstGeom>
                  </pic:spPr>
                </pic:pic>
              </a:graphicData>
            </a:graphic>
          </wp:inline>
        </w:drawing>
      </w:r>
      <w:r>
        <w:rPr>
          <w:rFonts w:hint="default" w:ascii="Times New Roman" w:hAnsi="Times New Roman" w:eastAsia="Cambria" w:cs="Times New Roman"/>
          <w:i w:val="0"/>
          <w:iCs w:val="0"/>
          <w:sz w:val="28"/>
          <w:szCs w:val="28"/>
        </w:rPr>
        <w:t>”.</w:t>
      </w:r>
    </w:p>
    <w:p w14:paraId="4646D06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508955BE">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66775" cy="151130"/>
            <wp:effectExtent l="0" t="0" r="9525" b="1270"/>
            <wp:docPr id="2" name="2384804F-3998-4D57-9195-F3826E402611-131" descr="C:/Users/A-Q-HNB/AppData/Local/Temp/wps.APrSJ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131" descr="C:/Users/A-Q-HNB/AppData/Local/Temp/wps.APrSJSwps"/>
                    <pic:cNvPicPr>
                      <a:picLocks noChangeAspect="1"/>
                    </pic:cNvPicPr>
                  </pic:nvPicPr>
                  <pic:blipFill>
                    <a:blip r:embed="rId258">
                      <a:extLst>
                        <a:ext uri="{96DAC541-7B7A-43D3-8B79-37D633B846F1}">
                          <asvg:svgBlip xmlns:asvg="http://schemas.microsoft.com/office/drawing/2016/SVG/main" r:embed="rId259"/>
                        </a:ext>
                      </a:extLst>
                    </a:blip>
                    <a:stretch>
                      <a:fillRect/>
                    </a:stretch>
                  </pic:blipFill>
                  <pic:spPr>
                    <a:xfrm>
                      <a:off x="0" y="0"/>
                      <a:ext cx="866884" cy="15113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519430" cy="158750"/>
            <wp:effectExtent l="0" t="0" r="13970" b="12700"/>
            <wp:docPr id="4" name="2384804F-3998-4D57-9195-F3826E402611-132" descr="C:/Users/A-Q-HNB/AppData/Local/Temp/wps.ZfrcY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132" descr="C:/Users/A-Q-HNB/AppData/Local/Temp/wps.ZfrcYiwps"/>
                    <pic:cNvPicPr>
                      <a:picLocks noChangeAspect="1"/>
                    </pic:cNvPicPr>
                  </pic:nvPicPr>
                  <pic:blipFill>
                    <a:blip r:embed="rId260">
                      <a:extLst>
                        <a:ext uri="{96DAC541-7B7A-43D3-8B79-37D633B846F1}">
                          <asvg:svgBlip xmlns:asvg="http://schemas.microsoft.com/office/drawing/2016/SVG/main" r:embed="rId261"/>
                        </a:ext>
                      </a:extLst>
                    </a:blip>
                    <a:stretch>
                      <a:fillRect/>
                    </a:stretch>
                  </pic:blipFill>
                  <pic:spPr>
                    <a:xfrm>
                      <a:off x="0" y="0"/>
                      <a:ext cx="519430" cy="158750"/>
                    </a:xfrm>
                    <a:prstGeom prst="rect">
                      <a:avLst/>
                    </a:prstGeom>
                  </pic:spPr>
                </pic:pic>
              </a:graphicData>
            </a:graphic>
          </wp:inline>
        </w:drawing>
      </w:r>
    </w:p>
    <w:p w14:paraId="27A1E5D3">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The final linear layer to convert the representation into a probability distribution for 2 binary output classes.</w:t>
      </w:r>
    </w:p>
    <w:p w14:paraId="00DE92BA">
      <w:pPr>
        <w:spacing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p>
    <w:p w14:paraId="4B140495">
      <w:pPr>
        <w:pStyle w:val="6"/>
        <w:spacing w:line="360" w:lineRule="auto"/>
        <w:jc w:val="both"/>
        <w:rPr>
          <w:rFonts w:hint="default" w:ascii="Times New Roman" w:hAnsi="Times New Roman" w:eastAsia="Cambria" w:cs="Times New Roman"/>
          <w:i w:val="0"/>
          <w:iCs w:val="0"/>
          <w:color w:val="auto"/>
          <w:sz w:val="28"/>
          <w:szCs w:val="28"/>
        </w:rPr>
      </w:pPr>
      <w:bookmarkStart w:id="114" w:name="_Toc31639"/>
      <w:r>
        <w:rPr>
          <w:rFonts w:hint="default" w:ascii="Times New Roman" w:hAnsi="Times New Roman" w:cs="Times New Roman"/>
          <w:i w:val="0"/>
          <w:iCs w:val="0"/>
          <w:sz w:val="28"/>
          <w:szCs w:val="28"/>
        </w:rPr>
        <w:t>1.2.4. Transformer Model</w:t>
      </w:r>
      <w:bookmarkEnd w:id="114"/>
    </w:p>
    <w:p w14:paraId="025319C3">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drawing>
          <wp:inline distT="0" distB="0" distL="114300" distR="114300">
            <wp:extent cx="3219450" cy="5000625"/>
            <wp:effectExtent l="0" t="0" r="0" b="9525"/>
            <wp:docPr id="87" name="image78.png" descr="ScreenShot_20250414021601"/>
            <wp:cNvGraphicFramePr/>
            <a:graphic xmlns:a="http://schemas.openxmlformats.org/drawingml/2006/main">
              <a:graphicData uri="http://schemas.openxmlformats.org/drawingml/2006/picture">
                <pic:pic xmlns:pic="http://schemas.openxmlformats.org/drawingml/2006/picture">
                  <pic:nvPicPr>
                    <pic:cNvPr id="87" name="image78.png" descr="ScreenShot_20250414021601"/>
                    <pic:cNvPicPr preferRelativeResize="0"/>
                  </pic:nvPicPr>
                  <pic:blipFill>
                    <a:blip r:embed="rId262"/>
                    <a:srcRect/>
                    <a:stretch>
                      <a:fillRect/>
                    </a:stretch>
                  </pic:blipFill>
                  <pic:spPr>
                    <a:xfrm>
                      <a:off x="0" y="0"/>
                      <a:ext cx="3219450" cy="5000625"/>
                    </a:xfrm>
                    <a:prstGeom prst="rect">
                      <a:avLst/>
                    </a:prstGeom>
                  </pic:spPr>
                </pic:pic>
              </a:graphicData>
            </a:graphic>
          </wp:inline>
        </w:drawing>
      </w:r>
    </w:p>
    <w:p w14:paraId="1F529E26">
      <w:pPr>
        <w:spacing w:after="60" w:line="360" w:lineRule="auto"/>
        <w:jc w:val="center"/>
        <w:rPr>
          <w:rFonts w:hint="default" w:ascii="Times New Roman" w:hAnsi="Times New Roman" w:eastAsia="Cambria" w:cs="Times New Roman"/>
          <w:b/>
          <w:bCs/>
          <w:i w:val="0"/>
          <w:iCs w:val="0"/>
          <w:sz w:val="28"/>
          <w:szCs w:val="28"/>
          <w:lang w:val="fr-FR"/>
        </w:rPr>
      </w:pPr>
      <w:r>
        <w:rPr>
          <w:rFonts w:hint="default" w:ascii="Times New Roman" w:hAnsi="Times New Roman" w:eastAsia="Cambria" w:cs="Times New Roman"/>
          <w:b/>
          <w:bCs/>
          <w:i w:val="0"/>
          <w:iCs w:val="0"/>
          <w:sz w:val="28"/>
          <w:szCs w:val="28"/>
          <w:lang w:val="fr-FR"/>
        </w:rPr>
        <w:t>Figure IV.B.1.2.4: Transformer layer</w:t>
      </w:r>
      <w:r>
        <w:rPr>
          <w:rFonts w:hint="default" w:ascii="Times New Roman" w:hAnsi="Times New Roman" w:eastAsia="Cambria" w:cs="Times New Roman"/>
          <w:b/>
          <w:bCs/>
          <w:i w:val="0"/>
          <w:iCs w:val="0"/>
          <w:sz w:val="28"/>
          <w:szCs w:val="28"/>
          <w:lang w:val="vi-VN"/>
        </w:rPr>
        <w:t>s</w:t>
      </w:r>
      <w:r>
        <w:rPr>
          <w:rFonts w:hint="default" w:ascii="Times New Roman" w:hAnsi="Times New Roman" w:eastAsia="Cambria" w:cs="Times New Roman"/>
          <w:b/>
          <w:bCs/>
          <w:i w:val="0"/>
          <w:iCs w:val="0"/>
          <w:sz w:val="28"/>
          <w:szCs w:val="28"/>
          <w:lang w:val="fr-FR"/>
        </w:rPr>
        <w:t>.</w:t>
      </w:r>
    </w:p>
    <w:p w14:paraId="20B8CCB1">
      <w:pPr>
        <w:spacing w:after="60" w:line="360" w:lineRule="auto"/>
        <w:jc w:val="both"/>
        <w:rPr>
          <w:rFonts w:hint="default" w:ascii="Times New Roman" w:hAnsi="Times New Roman" w:eastAsia="Cambria" w:cs="Times New Roman"/>
          <w:i w:val="0"/>
          <w:iCs w:val="0"/>
          <w:sz w:val="28"/>
          <w:szCs w:val="28"/>
          <w:lang w:val="fr-FR"/>
        </w:rPr>
      </w:pPr>
    </w:p>
    <w:p w14:paraId="1699AA5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use encoder</w:t>
      </w:r>
      <w:r>
        <w:rPr>
          <w:rFonts w:hint="default" w:ascii="Times New Roman" w:hAnsi="Times New Roman" w:eastAsia="Cambria" w:cs="Times New Roman"/>
          <w:i w:val="0"/>
          <w:iCs w:val="0"/>
          <w:sz w:val="28"/>
          <w:szCs w:val="28"/>
        </w:rPr>
        <w:t xml:space="preserve"> </w:t>
      </w:r>
      <w:r>
        <w:rPr>
          <w:rFonts w:hint="default" w:ascii="Times New Roman" w:hAnsi="Times New Roman" w:eastAsia="Cambria" w:cs="Times New Roman"/>
          <w:i w:val="0"/>
          <w:iCs w:val="0"/>
          <w:sz w:val="28"/>
          <w:szCs w:val="28"/>
        </w:rPr>
        <w:t xml:space="preserve">to apply </w:t>
      </w:r>
      <w:r>
        <w:rPr>
          <w:rFonts w:hint="default" w:ascii="Times New Roman" w:hAnsi="Times New Roman" w:eastAsia="Cambria" w:cs="Times New Roman"/>
          <w:i w:val="0"/>
          <w:iCs w:val="0"/>
          <w:sz w:val="28"/>
          <w:szCs w:val="28"/>
          <w:lang w:val="vi-VN"/>
        </w:rPr>
        <w:t>to</w:t>
      </w:r>
      <w:r>
        <w:rPr>
          <w:rFonts w:hint="default" w:ascii="Times New Roman" w:hAnsi="Times New Roman" w:eastAsia="Cambria" w:cs="Times New Roman"/>
          <w:i w:val="0"/>
          <w:iCs w:val="0"/>
          <w:sz w:val="28"/>
          <w:szCs w:val="28"/>
        </w:rPr>
        <w:t xml:space="preserve"> model which needs output, </w:t>
      </w:r>
      <w:r>
        <w:rPr>
          <w:rFonts w:hint="default" w:ascii="Times New Roman" w:hAnsi="Times New Roman" w:eastAsia="Cambria" w:cs="Times New Roman"/>
          <w:i w:val="0"/>
          <w:iCs w:val="0"/>
          <w:sz w:val="28"/>
          <w:szCs w:val="28"/>
        </w:rPr>
        <w:drawing>
          <wp:inline distT="0" distB="0" distL="114300" distR="114300">
            <wp:extent cx="440690" cy="127635"/>
            <wp:effectExtent l="0" t="0" r="16510" b="5715"/>
            <wp:docPr id="5" name="2384804F-3998-4D57-9195-F3826E402611-13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133" descr="wps"/>
                    <pic:cNvPicPr>
                      <a:picLocks noChangeAspect="1"/>
                    </pic:cNvPicPr>
                  </pic:nvPicPr>
                  <pic:blipFill>
                    <a:blip r:embed="rId263">
                      <a:extLst>
                        <a:ext uri="{96DAC541-7B7A-43D3-8B79-37D633B846F1}">
                          <asvg:svgBlip xmlns:asvg="http://schemas.microsoft.com/office/drawing/2016/SVG/main" r:embed="rId264"/>
                        </a:ext>
                      </a:extLst>
                    </a:blip>
                    <a:stretch>
                      <a:fillRect/>
                    </a:stretch>
                  </pic:blipFill>
                  <pic:spPr>
                    <a:xfrm>
                      <a:off x="0" y="0"/>
                      <a:ext cx="440690" cy="127635"/>
                    </a:xfrm>
                    <a:prstGeom prst="rect">
                      <a:avLst/>
                    </a:prstGeom>
                  </pic:spPr>
                </pic:pic>
              </a:graphicData>
            </a:graphic>
          </wp:inline>
        </w:drawing>
      </w:r>
      <w:r>
        <w:rPr>
          <w:rFonts w:hint="default" w:ascii="Times New Roman" w:hAnsi="Times New Roman" w:eastAsia="Cambria" w:cs="Times New Roman"/>
          <w:i w:val="0"/>
          <w:iCs w:val="0"/>
          <w:sz w:val="28"/>
          <w:szCs w:val="28"/>
        </w:rPr>
        <w:fldChar w:fldCharType="begin"/>
      </w:r>
      <w:r>
        <w:rPr>
          <w:rFonts w:hint="default" w:ascii="Times New Roman" w:hAnsi="Times New Roman" w:eastAsia="Cambria" w:cs="Times New Roman"/>
          <w:i w:val="0"/>
          <w:iCs w:val="0"/>
          <w:sz w:val="28"/>
          <w:szCs w:val="28"/>
        </w:rPr>
        <w:instrText xml:space="preserve"> ADDIN EN.CITE &lt;EndNote&gt;&lt;Cite&gt;&lt;Author&gt;Nassiri&lt;/Author&gt;&lt;Year&gt;2023&lt;/Year&gt;&lt;RecNum&gt;248&lt;/RecNum&gt;&lt;DisplayText&gt;(Nassiri &amp;amp; Akhloufi, 2023)&lt;/DisplayText&gt;&lt;record&gt;&lt;rec-number&gt;248&lt;/rec-number&gt;&lt;foreign-keys&gt;&lt;key app="EN" db-id="x9wttp2d79vaz5espvav2evyxfrteretwd25" timestamp="1745759324"&gt;248&lt;/key&gt;&lt;/foreign-keys&gt;&lt;ref-type name="Journal Article"&gt;17&lt;/ref-type&gt;&lt;contributors&gt;&lt;authors&gt;&lt;author&gt;Nassiri, Khalid&lt;/author&gt;&lt;author&gt;Akhloufi, Moulay&lt;/author&gt;&lt;/authors&gt;&lt;/contributors&gt;&lt;titles&gt;&lt;title&gt;Transformer models used for text-based question answering systems&lt;/title&gt;&lt;secondary-title&gt;Applied Intelligence&lt;/secondary-title&gt;&lt;/titles&gt;&lt;periodical&gt;&lt;full-title&gt;Applied Intelligence&lt;/full-title&gt;&lt;/periodical&gt;&lt;pages&gt;10602-10635&lt;/pages&gt;&lt;volume&gt;53&lt;/volume&gt;&lt;number&gt;9&lt;/number&gt;&lt;dates&gt;&lt;year&gt;2023&lt;/year&gt;&lt;/dates&gt;&lt;isbn&gt;0924-669X&lt;/isbn&gt;&lt;urls&gt;&lt;/urls&gt;&lt;/record&gt;&lt;/Cite&gt;&lt;/EndNote&gt;</w:instrText>
      </w:r>
      <w:r>
        <w:rPr>
          <w:rFonts w:hint="default" w:ascii="Times New Roman" w:hAnsi="Times New Roman" w:eastAsia="Cambria" w:cs="Times New Roman"/>
          <w:i w:val="0"/>
          <w:iCs w:val="0"/>
          <w:sz w:val="28"/>
          <w:szCs w:val="28"/>
        </w:rPr>
        <w:fldChar w:fldCharType="separate"/>
      </w:r>
      <w:r>
        <w:rPr>
          <w:rFonts w:hint="default" w:ascii="Times New Roman" w:hAnsi="Times New Roman" w:eastAsia="Cambria" w:cs="Times New Roman"/>
          <w:i w:val="0"/>
          <w:iCs w:val="0"/>
          <w:sz w:val="28"/>
          <w:szCs w:val="28"/>
        </w:rPr>
        <w:t>(Nassiri &amp; Akhloufi, 2023)</w:t>
      </w:r>
      <w:r>
        <w:rPr>
          <w:rFonts w:hint="default" w:ascii="Times New Roman" w:hAnsi="Times New Roman" w:eastAsia="Cambria" w:cs="Times New Roman"/>
          <w:i w:val="0"/>
          <w:iCs w:val="0"/>
          <w:sz w:val="28"/>
          <w:szCs w:val="28"/>
        </w:rPr>
        <w:fldChar w:fldCharType="end"/>
      </w:r>
      <w:r>
        <w:rPr>
          <w:rFonts w:hint="default" w:ascii="Times New Roman" w:hAnsi="Times New Roman" w:eastAsia="Cambria" w:cs="Times New Roman"/>
          <w:i w:val="0"/>
          <w:iCs w:val="0"/>
          <w:sz w:val="28"/>
          <w:szCs w:val="28"/>
        </w:rPr>
        <w:t>.</w:t>
      </w:r>
    </w:p>
    <w:p w14:paraId="34242E61">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5" w:name="_Toc18867"/>
      <w:r>
        <w:rPr>
          <w:rFonts w:hint="default" w:ascii="Times New Roman" w:hAnsi="Times New Roman" w:cs="Times New Roman"/>
          <w:i w:val="0"/>
          <w:iCs w:val="0"/>
          <w:color w:val="4F81BD" w:themeColor="accent1"/>
          <w:sz w:val="28"/>
          <w:szCs w:val="28"/>
          <w14:textFill>
            <w14:solidFill>
              <w14:schemeClr w14:val="accent1"/>
            </w14:solidFill>
          </w14:textFill>
        </w:rPr>
        <w:t>1.2.4.1. Input projection:</w:t>
      </w:r>
      <w:bookmarkEnd w:id="115"/>
      <w:r>
        <w:rPr>
          <w:rFonts w:hint="default" w:ascii="Times New Roman" w:hAnsi="Times New Roman" w:cs="Times New Roman"/>
          <w:i w:val="0"/>
          <w:iCs w:val="0"/>
          <w:color w:val="4F81BD" w:themeColor="accent1"/>
          <w:sz w:val="28"/>
          <w:szCs w:val="28"/>
          <w14:textFill>
            <w14:solidFill>
              <w14:schemeClr w14:val="accent1"/>
            </w14:solidFill>
          </w14:textFill>
        </w:rPr>
        <w:t xml:space="preserve"> </w:t>
      </w:r>
    </w:p>
    <w:p w14:paraId="14F4B9EA">
      <w:pPr>
        <w:spacing w:after="6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In Transformer-based architectures, it is necessary to project input features into a fixed-size representation space before feeding them into the encoder.</w:t>
      </w:r>
    </w:p>
    <w:p w14:paraId="6FA6E611">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This ensures that regardless of the original input </w:t>
      </w:r>
      <w:r>
        <w:rPr>
          <w:rFonts w:hint="default" w:ascii="Times New Roman" w:hAnsi="Times New Roman" w:eastAsia="Cambria" w:cs="Times New Roman"/>
          <w:i w:val="0"/>
          <w:iCs w:val="0"/>
          <w:sz w:val="28"/>
          <w:szCs w:val="28"/>
          <w:lang w:val="vi-VN"/>
        </w:rPr>
        <w:t>dimensional</w:t>
      </w:r>
      <w:r>
        <w:rPr>
          <w:rFonts w:hint="default" w:ascii="Times New Roman" w:hAnsi="Times New Roman" w:eastAsia="Cambria" w:cs="Times New Roman"/>
          <w:i w:val="0"/>
          <w:iCs w:val="0"/>
          <w:sz w:val="28"/>
          <w:szCs w:val="28"/>
        </w:rPr>
        <w:t xml:space="preserve">, the model receives inputs of dimension </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d_model</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 which is essential for multi-head attention and other operations.</w:t>
      </w:r>
    </w:p>
    <w:p w14:paraId="41919661">
      <w:p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3D Data (time-series): </w:t>
      </w:r>
    </w:p>
    <w:p w14:paraId="236429AA">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From the data taken from Figure IV.B.1.1 for train, test, and valid using the same formula: </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12215" cy="198120"/>
            <wp:effectExtent l="0" t="0" r="6985" b="11430"/>
            <wp:docPr id="372" name="2384804F-3998-4D57-9195-F3826E402611-134" descr="C:/Users/A-Q-HNB/AppData/Local/Temp/wps.teyXq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2384804F-3998-4D57-9195-F3826E402611-134" descr="C:/Users/A-Q-HNB/AppData/Local/Temp/wps.teyXqGwps"/>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1212286" cy="19812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t>The process of converting into batch_size to fit the input format for training the TFM model.</w:t>
      </w:r>
    </w:p>
    <w:p w14:paraId="410C3BCA">
      <w:p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Formula:</w:t>
      </w:r>
    </w:p>
    <w:p w14:paraId="101C374B">
      <w:pPr>
        <w:spacing w:after="0"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63650" cy="198120"/>
            <wp:effectExtent l="0" t="0" r="12700" b="11430"/>
            <wp:docPr id="32" name="2384804F-3998-4D57-9195-F3826E402611-135" descr="C:/Users/A-Q-HNB/AppData/Local/Temp/wps.SHUwo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384804F-3998-4D57-9195-F3826E402611-135" descr="C:/Users/A-Q-HNB/AppData/Local/Temp/wps.SHUwoqwps"/>
                    <pic:cNvPicPr>
                      <a:picLocks noChangeAspect="1"/>
                    </pic:cNvPicPr>
                  </pic:nvPicPr>
                  <pic:blipFill>
                    <a:blip r:embed="rId166">
                      <a:extLst>
                        <a:ext uri="{96DAC541-7B7A-43D3-8B79-37D633B846F1}">
                          <asvg:svgBlip xmlns:asvg="http://schemas.microsoft.com/office/drawing/2016/SVG/main" r:embed="rId167"/>
                        </a:ext>
                      </a:extLst>
                    </a:blip>
                    <a:stretch>
                      <a:fillRect/>
                    </a:stretch>
                  </pic:blipFill>
                  <pic:spPr>
                    <a:xfrm>
                      <a:off x="0" y="0"/>
                      <a:ext cx="1263722" cy="198120"/>
                    </a:xfrm>
                    <a:prstGeom prst="rect">
                      <a:avLst/>
                    </a:prstGeom>
                  </pic:spPr>
                </pic:pic>
              </a:graphicData>
            </a:graphic>
          </wp:inline>
        </w:drawing>
      </w:r>
    </w:p>
    <w:p w14:paraId="36E29BB0">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Where:</w:t>
      </w:r>
    </w:p>
    <w:p w14:paraId="7C9B2C20">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B là batch_size</w:t>
      </w:r>
    </w:p>
    <w:p w14:paraId="31AA01BE">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165100" cy="139700"/>
            <wp:effectExtent l="0" t="0" r="6350" b="12700"/>
            <wp:docPr id="34" name="2384804F-3998-4D57-9195-F3826E402611-136" descr="C:/Users/A-Q-HNB/AppData/Local/Temp/wps.RCWwV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384804F-3998-4D57-9195-F3826E402611-136" descr="C:/Users/A-Q-HNB/AppData/Local/Temp/wps.RCWwVTwps"/>
                    <pic:cNvPicPr>
                      <a:picLocks noChangeAspect="1"/>
                    </pic:cNvPicPr>
                  </pic:nvPicPr>
                  <pic:blipFill>
                    <a:blip r:embed="rId168">
                      <a:extLst>
                        <a:ext uri="{96DAC541-7B7A-43D3-8B79-37D633B846F1}">
                          <asvg:svgBlip xmlns:asvg="http://schemas.microsoft.com/office/drawing/2016/SVG/main" r:embed="rId169"/>
                        </a:ext>
                      </a:extLst>
                    </a:blip>
                    <a:stretch>
                      <a:fillRect/>
                    </a:stretch>
                  </pic:blipFill>
                  <pic:spPr>
                    <a:xfrm>
                      <a:off x="0" y="0"/>
                      <a:ext cx="165100" cy="13970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ls mini batch_size </w:t>
      </w:r>
      <w:r>
        <w:rPr>
          <w:rFonts w:hint="default" w:ascii="Times New Roman" w:hAnsi="Times New Roman" w:cs="Times New Roman"/>
          <w:i w:val="0"/>
          <w:iCs w:val="0"/>
          <w:color w:val="000000" w:themeColor="text1"/>
          <w:sz w:val="28"/>
          <w:szCs w:val="28"/>
          <w:lang w:val="vi-VN"/>
          <w14:textFill>
            <w14:solidFill>
              <w14:schemeClr w14:val="tx1"/>
            </w14:solidFill>
          </w14:textFill>
        </w:rPr>
        <w:t>calculated by</w:t>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drawing>
          <wp:inline distT="0" distB="0" distL="114300" distR="114300">
            <wp:extent cx="440690" cy="205740"/>
            <wp:effectExtent l="0" t="0" r="16510" b="3810"/>
            <wp:docPr id="36" name="2384804F-3998-4D57-9195-F3826E402611-13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384804F-3998-4D57-9195-F3826E402611-137" descr="wps"/>
                    <pic:cNvPicPr>
                      <a:picLocks noChangeAspect="1"/>
                    </pic:cNvPicPr>
                  </pic:nvPicPr>
                  <pic:blipFill>
                    <a:blip r:embed="rId265">
                      <a:extLst>
                        <a:ext uri="{96DAC541-7B7A-43D3-8B79-37D633B846F1}">
                          <asvg:svgBlip xmlns:asvg="http://schemas.microsoft.com/office/drawing/2016/SVG/main" r:embed="rId266"/>
                        </a:ext>
                      </a:extLst>
                    </a:blip>
                    <a:stretch>
                      <a:fillRect/>
                    </a:stretch>
                  </pic:blipFill>
                  <pic:spPr>
                    <a:xfrm>
                      <a:off x="0" y="0"/>
                      <a:ext cx="440690" cy="20574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w:t>
      </w:r>
    </w:p>
    <w:p w14:paraId="587799F5">
      <w:pPr>
        <w:spacing w:after="0" w:line="360" w:lineRule="auto"/>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p>
    <w:p w14:paraId="0A40CD5C">
      <w:p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In which the evaluation process of the metric keeps the train, valid, and test files unchanged</w:t>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12215" cy="198120"/>
            <wp:effectExtent l="0" t="0" r="6985" b="11430"/>
            <wp:docPr id="373" name="2384804F-3998-4D57-9195-F3826E402611-138" descr="C:/Users/A-Q-HNB/AppData/Local/Temp/wps.teyXq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2384804F-3998-4D57-9195-F3826E402611-138" descr="C:/Users/A-Q-HNB/AppData/Local/Temp/wps.teyXqGwps"/>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1212286" cy="198120"/>
                    </a:xfrm>
                    <a:prstGeom prst="rect">
                      <a:avLst/>
                    </a:prstGeom>
                  </pic:spPr>
                </pic:pic>
              </a:graphicData>
            </a:graphic>
          </wp:inline>
        </w:drawing>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vi-VN"/>
          <w14:textFill>
            <w14:solidFill>
              <w14:schemeClr w14:val="tx1"/>
            </w14:solidFill>
          </w14:textFill>
        </w:rPr>
        <w:t>The entire sample is passed directly at once without splitting into batch_size. Below is the description of the process as the train file passes through the model training.</w:t>
      </w:r>
    </w:p>
    <w:p w14:paraId="1554A37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9A6ECA6">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16050" cy="142875"/>
            <wp:effectExtent l="0" t="0" r="12700" b="9525"/>
            <wp:docPr id="66" name="2384804F-3998-4D57-9195-F3826E402611-13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2384804F-3998-4D57-9195-F3826E402611-139" descr="wps"/>
                    <pic:cNvPicPr>
                      <a:picLocks noChangeAspect="1"/>
                    </pic:cNvPicPr>
                  </pic:nvPicPr>
                  <pic:blipFill>
                    <a:blip r:embed="rId267">
                      <a:extLst>
                        <a:ext uri="{96DAC541-7B7A-43D3-8B79-37D633B846F1}">
                          <asvg:svgBlip xmlns:asvg="http://schemas.microsoft.com/office/drawing/2016/SVG/main" r:embed="rId268"/>
                        </a:ext>
                      </a:extLst>
                    </a:blip>
                    <a:stretch>
                      <a:fillRect/>
                    </a:stretch>
                  </pic:blipFill>
                  <pic:spPr>
                    <a:xfrm>
                      <a:off x="0" y="0"/>
                      <a:ext cx="1416050" cy="142875"/>
                    </a:xfrm>
                    <a:prstGeom prst="rect">
                      <a:avLst/>
                    </a:prstGeom>
                  </pic:spPr>
                </pic:pic>
              </a:graphicData>
            </a:graphic>
          </wp:inline>
        </w:drawing>
      </w:r>
    </w:p>
    <w:p w14:paraId="7DBDD4A7">
      <w:pPr>
        <w:spacing w:after="0" w:line="360" w:lineRule="auto"/>
        <w:jc w:val="both"/>
        <w:rPr>
          <w:rFonts w:hint="default" w:ascii="Times New Roman" w:hAnsi="Times New Roman" w:eastAsia="Cambria" w:cs="Times New Roman"/>
          <w:i w:val="0"/>
          <w:iCs w:val="0"/>
          <w:sz w:val="28"/>
          <w:szCs w:val="28"/>
        </w:rPr>
      </w:pPr>
    </w:p>
    <w:p w14:paraId="191C12B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2802F02C">
      <w:pPr>
        <w:spacing w:after="0" w:line="360" w:lineRule="auto"/>
        <w:ind w:firstLine="720" w:firstLineChars="0"/>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t xml:space="preserve">- </w:t>
      </w:r>
      <w:r>
        <w:rPr>
          <w:rFonts w:hint="default" w:ascii="Times New Roman" w:hAnsi="Times New Roman" w:eastAsia="Cambria" w:cs="Times New Roman"/>
          <w:i w:val="0"/>
          <w:iCs w:val="0"/>
          <w:sz w:val="28"/>
          <w:szCs w:val="28"/>
          <w:lang w:val="vi-VN"/>
        </w:rPr>
        <w:drawing>
          <wp:inline distT="0" distB="0" distL="114300" distR="114300">
            <wp:extent cx="406400" cy="100330"/>
            <wp:effectExtent l="0" t="0" r="12700" b="13970"/>
            <wp:docPr id="48" name="2384804F-3998-4D57-9195-F3826E402611-140" descr="C:/Users/A-Q-HNB/AppData/Local/Temp/wps.UsFpJ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384804F-3998-4D57-9195-F3826E402611-140" descr="C:/Users/A-Q-HNB/AppData/Local/Temp/wps.UsFpJVwps"/>
                    <pic:cNvPicPr>
                      <a:picLocks noChangeAspect="1"/>
                    </pic:cNvPicPr>
                  </pic:nvPicPr>
                  <pic:blipFill>
                    <a:blip r:embed="rId269">
                      <a:extLst>
                        <a:ext uri="{96DAC541-7B7A-43D3-8B79-37D633B846F1}">
                          <asvg:svgBlip xmlns:asvg="http://schemas.microsoft.com/office/drawing/2016/SVG/main" r:embed="rId270"/>
                        </a:ext>
                      </a:extLst>
                    </a:blip>
                    <a:stretch>
                      <a:fillRect/>
                    </a:stretch>
                  </pic:blipFill>
                  <pic:spPr>
                    <a:xfrm>
                      <a:off x="0" y="0"/>
                      <a:ext cx="406496" cy="100212"/>
                    </a:xfrm>
                    <a:prstGeom prst="rect">
                      <a:avLst/>
                    </a:prstGeom>
                  </pic:spPr>
                </pic:pic>
              </a:graphicData>
            </a:graphic>
          </wp:inline>
        </w:drawing>
      </w:r>
    </w:p>
    <w:p w14:paraId="5B18836A">
      <w:pPr>
        <w:spacing w:after="0" w:line="360" w:lineRule="auto"/>
        <w:ind w:firstLine="720" w:firstLineChars="0"/>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t xml:space="preserve">- </w:t>
      </w:r>
      <w:r>
        <w:rPr>
          <w:rFonts w:hint="default" w:ascii="Times New Roman" w:hAnsi="Times New Roman" w:cs="Times New Roman"/>
          <w:i w:val="0"/>
          <w:iCs w:val="0"/>
          <w:color w:val="C00000"/>
          <w:sz w:val="28"/>
          <w:szCs w:val="28"/>
        </w:rPr>
        <w:drawing>
          <wp:inline distT="0" distB="0" distL="114300" distR="114300">
            <wp:extent cx="845185" cy="198120"/>
            <wp:effectExtent l="0" t="0" r="12065" b="11430"/>
            <wp:docPr id="46" name="2384804F-3998-4D57-9195-F3826E402611-141" descr="C:/Users/A-Q-HNB/AppData/Local/Temp/wps.ZFfnl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384804F-3998-4D57-9195-F3826E402611-141" descr="C:/Users/A-Q-HNB/AppData/Local/Temp/wps.ZFfnlswps"/>
                    <pic:cNvPicPr>
                      <a:picLocks noChangeAspect="1"/>
                    </pic:cNvPicPr>
                  </pic:nvPicPr>
                  <pic:blipFill>
                    <a:blip r:embed="rId271">
                      <a:extLst>
                        <a:ext uri="{96DAC541-7B7A-43D3-8B79-37D633B846F1}">
                          <asvg:svgBlip xmlns:asvg="http://schemas.microsoft.com/office/drawing/2016/SVG/main" r:embed="rId272"/>
                        </a:ext>
                      </a:extLst>
                    </a:blip>
                    <a:stretch>
                      <a:fillRect/>
                    </a:stretch>
                  </pic:blipFill>
                  <pic:spPr>
                    <a:xfrm>
                      <a:off x="0" y="0"/>
                      <a:ext cx="845093" cy="198120"/>
                    </a:xfrm>
                    <a:prstGeom prst="rect">
                      <a:avLst/>
                    </a:prstGeom>
                  </pic:spPr>
                </pic:pic>
              </a:graphicData>
            </a:graphic>
          </wp:inline>
        </w:drawing>
      </w:r>
    </w:p>
    <w:p w14:paraId="16F6AA9D">
      <w:pPr>
        <w:spacing w:line="360" w:lineRule="auto"/>
        <w:ind w:left="720"/>
        <w:jc w:val="both"/>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99490" cy="146685"/>
            <wp:effectExtent l="0" t="0" r="10160" b="5715"/>
            <wp:docPr id="17" name="2384804F-3998-4D57-9195-F3826E402611-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142" descr="wps"/>
                    <pic:cNvPicPr>
                      <a:picLocks noChangeAspect="1"/>
                    </pic:cNvPicPr>
                  </pic:nvPicPr>
                  <pic:blipFill>
                    <a:blip r:embed="rId273">
                      <a:extLst>
                        <a:ext uri="{96DAC541-7B7A-43D3-8B79-37D633B846F1}">
                          <asvg:svgBlip xmlns:asvg="http://schemas.microsoft.com/office/drawing/2016/SVG/main" r:embed="rId274"/>
                        </a:ext>
                      </a:extLst>
                    </a:blip>
                    <a:stretch>
                      <a:fillRect/>
                    </a:stretch>
                  </pic:blipFill>
                  <pic:spPr>
                    <a:xfrm>
                      <a:off x="0" y="0"/>
                      <a:ext cx="999490" cy="146685"/>
                    </a:xfrm>
                    <a:prstGeom prst="rect">
                      <a:avLst/>
                    </a:prstGeom>
                  </pic:spPr>
                </pic:pic>
              </a:graphicData>
            </a:graphic>
          </wp:inline>
        </w:drawing>
      </w:r>
    </w:p>
    <w:p w14:paraId="0CA542C6">
      <w:pPr>
        <w:spacing w:line="360" w:lineRule="auto"/>
        <w:ind w:left="720"/>
        <w:jc w:val="both"/>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95350" cy="150495"/>
            <wp:effectExtent l="0" t="0" r="0" b="1905"/>
            <wp:docPr id="67" name="2384804F-3998-4D57-9195-F3826E402611-143" descr="C:/Users/A-Q-HNB/AppData/Local/Temp/wps.KgcnX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384804F-3998-4D57-9195-F3826E402611-143" descr="C:/Users/A-Q-HNB/AppData/Local/Temp/wps.KgcnXjwps"/>
                    <pic:cNvPicPr>
                      <a:picLocks noChangeAspect="1"/>
                    </pic:cNvPicPr>
                  </pic:nvPicPr>
                  <pic:blipFill>
                    <a:blip r:embed="rId275">
                      <a:extLst>
                        <a:ext uri="{96DAC541-7B7A-43D3-8B79-37D633B846F1}">
                          <asvg:svgBlip xmlns:asvg="http://schemas.microsoft.com/office/drawing/2016/SVG/main" r:embed="rId276"/>
                        </a:ext>
                      </a:extLst>
                    </a:blip>
                    <a:stretch>
                      <a:fillRect/>
                    </a:stretch>
                  </pic:blipFill>
                  <pic:spPr>
                    <a:xfrm>
                      <a:off x="0" y="0"/>
                      <a:ext cx="895350" cy="150495"/>
                    </a:xfrm>
                    <a:prstGeom prst="rect">
                      <a:avLst/>
                    </a:prstGeom>
                  </pic:spPr>
                </pic:pic>
              </a:graphicData>
            </a:graphic>
          </wp:inline>
        </w:drawing>
      </w:r>
    </w:p>
    <w:p w14:paraId="7C1C655B">
      <w:pPr>
        <w:spacing w:line="360" w:lineRule="auto"/>
        <w:ind w:left="720"/>
        <w:jc w:val="both"/>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76605" cy="168275"/>
            <wp:effectExtent l="0" t="0" r="4445" b="3175"/>
            <wp:docPr id="68" name="2384804F-3998-4D57-9195-F3826E402611-144" descr="C:/Users/A-Q-HNB/AppData/Local/Temp/wps.zafKS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384804F-3998-4D57-9195-F3826E402611-144" descr="C:/Users/A-Q-HNB/AppData/Local/Temp/wps.zafKSXwps"/>
                    <pic:cNvPicPr>
                      <a:picLocks noChangeAspect="1"/>
                    </pic:cNvPicPr>
                  </pic:nvPicPr>
                  <pic:blipFill>
                    <a:blip r:embed="rId277">
                      <a:extLst>
                        <a:ext uri="{96DAC541-7B7A-43D3-8B79-37D633B846F1}">
                          <asvg:svgBlip xmlns:asvg="http://schemas.microsoft.com/office/drawing/2016/SVG/main" r:embed="rId278"/>
                        </a:ext>
                      </a:extLst>
                    </a:blip>
                    <a:stretch>
                      <a:fillRect/>
                    </a:stretch>
                  </pic:blipFill>
                  <pic:spPr>
                    <a:xfrm>
                      <a:off x="0" y="0"/>
                      <a:ext cx="776605" cy="168275"/>
                    </a:xfrm>
                    <a:prstGeom prst="rect">
                      <a:avLst/>
                    </a:prstGeom>
                  </pic:spPr>
                </pic:pic>
              </a:graphicData>
            </a:graphic>
          </wp:inline>
        </w:drawing>
      </w:r>
    </w:p>
    <w:p w14:paraId="5A8A5237">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project input vector from input_size to d_model.</w:t>
      </w:r>
    </w:p>
    <w:p w14:paraId="1070E2A7">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format input according to Transformer standard..</w:t>
      </w:r>
    </w:p>
    <w:p w14:paraId="4F7D8803">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6" w:name="_Toc3594"/>
      <w:r>
        <w:rPr>
          <w:rFonts w:hint="default" w:ascii="Times New Roman" w:hAnsi="Times New Roman" w:cs="Times New Roman"/>
          <w:i w:val="0"/>
          <w:iCs w:val="0"/>
          <w:color w:val="4F81BD" w:themeColor="accent1"/>
          <w:sz w:val="28"/>
          <w:szCs w:val="28"/>
          <w14:textFill>
            <w14:solidFill>
              <w14:schemeClr w14:val="accent1"/>
            </w14:solidFill>
          </w14:textFill>
        </w:rPr>
        <w:t>1.2.4.2. Learnable Positional Encoding:</w:t>
      </w:r>
      <w:bookmarkEnd w:id="116"/>
    </w:p>
    <w:p w14:paraId="073EF98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C6A2E07">
      <w:pPr>
        <w:spacing w:after="0" w:line="360" w:lineRule="auto"/>
        <w:jc w:val="both"/>
        <w:rPr>
          <w:rFonts w:hint="default" w:ascii="Times New Roman" w:hAnsi="Times New Roman" w:eastAsia="Cambria" w:cs="Times New Roman"/>
          <w:i w:val="0"/>
          <w:iCs w:val="0"/>
          <w:sz w:val="28"/>
          <w:szCs w:val="28"/>
        </w:rPr>
      </w:pPr>
    </w:p>
    <w:p w14:paraId="0463B756">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212975" cy="336550"/>
            <wp:effectExtent l="0" t="0" r="15875" b="6350"/>
            <wp:docPr id="374" name="2384804F-3998-4D57-9195-F3826E402611-14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2384804F-3998-4D57-9195-F3826E402611-145" descr="wps"/>
                    <pic:cNvPicPr>
                      <a:picLocks noChangeAspect="1"/>
                    </pic:cNvPicPr>
                  </pic:nvPicPr>
                  <pic:blipFill>
                    <a:blip r:embed="rId279">
                      <a:extLst>
                        <a:ext uri="{96DAC541-7B7A-43D3-8B79-37D633B846F1}">
                          <asvg:svgBlip xmlns:asvg="http://schemas.microsoft.com/office/drawing/2016/SVG/main" r:embed="rId280"/>
                        </a:ext>
                      </a:extLst>
                    </a:blip>
                    <a:stretch>
                      <a:fillRect/>
                    </a:stretch>
                  </pic:blipFill>
                  <pic:spPr>
                    <a:xfrm>
                      <a:off x="0" y="0"/>
                      <a:ext cx="2212975" cy="336550"/>
                    </a:xfrm>
                    <a:prstGeom prst="rect">
                      <a:avLst/>
                    </a:prstGeom>
                  </pic:spPr>
                </pic:pic>
              </a:graphicData>
            </a:graphic>
          </wp:inline>
        </w:drawing>
      </w:r>
    </w:p>
    <w:p w14:paraId="70890F11">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516505" cy="340360"/>
            <wp:effectExtent l="0" t="0" r="17145" b="2540"/>
            <wp:docPr id="70" name="2384804F-3998-4D57-9195-F3826E402611-146" descr="C:/Users/A-Q-HNB/AppData/Local/Temp/wps.rNXJg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384804F-3998-4D57-9195-F3826E402611-146" descr="C:/Users/A-Q-HNB/AppData/Local/Temp/wps.rNXJgiwps"/>
                    <pic:cNvPicPr>
                      <a:picLocks noChangeAspect="1"/>
                    </pic:cNvPicPr>
                  </pic:nvPicPr>
                  <pic:blipFill>
                    <a:blip r:embed="rId281">
                      <a:extLst>
                        <a:ext uri="{96DAC541-7B7A-43D3-8B79-37D633B846F1}">
                          <asvg:svgBlip xmlns:asvg="http://schemas.microsoft.com/office/drawing/2016/SVG/main" r:embed="rId282"/>
                        </a:ext>
                      </a:extLst>
                    </a:blip>
                    <a:stretch>
                      <a:fillRect/>
                    </a:stretch>
                  </pic:blipFill>
                  <pic:spPr>
                    <a:xfrm>
                      <a:off x="0" y="0"/>
                      <a:ext cx="2516505" cy="340360"/>
                    </a:xfrm>
                    <a:prstGeom prst="rect">
                      <a:avLst/>
                    </a:prstGeom>
                  </pic:spPr>
                </pic:pic>
              </a:graphicData>
            </a:graphic>
          </wp:inline>
        </w:drawing>
      </w:r>
    </w:p>
    <w:p w14:paraId="30D681D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This is a non-learnable (fixed) positional encoding method that uses sine and cosine functions with frequencies that by “</w:t>
      </w:r>
      <w:r>
        <w:rPr>
          <w:rFonts w:hint="default" w:ascii="Times New Roman" w:hAnsi="Times New Roman" w:eastAsia="Cambria" w:cs="Times New Roman"/>
          <w:i w:val="0"/>
          <w:iCs w:val="0"/>
          <w:sz w:val="28"/>
          <w:szCs w:val="28"/>
        </w:rPr>
        <w:drawing>
          <wp:inline distT="0" distB="0" distL="114300" distR="114300">
            <wp:extent cx="151130" cy="123825"/>
            <wp:effectExtent l="0" t="0" r="1270" b="9525"/>
            <wp:docPr id="20" name="2384804F-3998-4D57-9195-F3826E402611-147" descr="C:/Users/A-Q-HNB/AppData/Local/Temp/wps.aISkE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384804F-3998-4D57-9195-F3826E402611-147" descr="C:/Users/A-Q-HNB/AppData/Local/Temp/wps.aISkESwps"/>
                    <pic:cNvPicPr>
                      <a:picLocks noChangeAspect="1"/>
                    </pic:cNvPicPr>
                  </pic:nvPicPr>
                  <pic:blipFill>
                    <a:blip r:embed="rId283">
                      <a:extLst>
                        <a:ext uri="{96DAC541-7B7A-43D3-8B79-37D633B846F1}">
                          <asvg:svgBlip xmlns:asvg="http://schemas.microsoft.com/office/drawing/2016/SVG/main" r:embed="rId284"/>
                        </a:ext>
                      </a:extLst>
                    </a:blip>
                    <a:stretch>
                      <a:fillRect/>
                    </a:stretch>
                  </pic:blipFill>
                  <pic:spPr>
                    <a:xfrm>
                      <a:off x="0" y="0"/>
                      <a:ext cx="150819" cy="123519"/>
                    </a:xfrm>
                    <a:prstGeom prst="rect">
                      <a:avLst/>
                    </a:prstGeom>
                  </pic:spPr>
                </pic:pic>
              </a:graphicData>
            </a:graphic>
          </wp:inline>
        </w:drawing>
      </w:r>
      <w:r>
        <w:rPr>
          <w:rFonts w:hint="default" w:ascii="Times New Roman" w:hAnsi="Times New Roman" w:eastAsia="Cambria" w:cs="Times New Roman"/>
          <w:i w:val="0"/>
          <w:iCs w:val="0"/>
          <w:sz w:val="28"/>
          <w:szCs w:val="28"/>
        </w:rPr>
        <w:t>” . It helps the model recognize the positional order of elements in the input sequence.</w:t>
      </w:r>
    </w:p>
    <w:p w14:paraId="6CE1C832">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7" w:name="_Toc6452"/>
      <w:r>
        <w:rPr>
          <w:rFonts w:hint="default" w:ascii="Times New Roman" w:hAnsi="Times New Roman" w:cs="Times New Roman"/>
          <w:i w:val="0"/>
          <w:iCs w:val="0"/>
          <w:color w:val="4F81BD" w:themeColor="accent1"/>
          <w:sz w:val="28"/>
          <w:szCs w:val="28"/>
          <w14:textFill>
            <w14:solidFill>
              <w14:schemeClr w14:val="accent1"/>
            </w14:solidFill>
          </w14:textFill>
        </w:rPr>
        <w:t>1.2.4.2. Learnable version:</w:t>
      </w:r>
      <w:bookmarkEnd w:id="117"/>
    </w:p>
    <w:p w14:paraId="531C80F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7376A9E">
      <w:pPr>
        <w:spacing w:after="0" w:line="360" w:lineRule="auto"/>
        <w:jc w:val="both"/>
        <w:rPr>
          <w:rFonts w:hint="default" w:ascii="Times New Roman" w:hAnsi="Times New Roman" w:eastAsia="Cambria" w:cs="Times New Roman"/>
          <w:i w:val="0"/>
          <w:iCs w:val="0"/>
          <w:sz w:val="28"/>
          <w:szCs w:val="28"/>
        </w:rPr>
      </w:pPr>
    </w:p>
    <w:p w14:paraId="4A3B2C12">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903730" cy="151765"/>
            <wp:effectExtent l="0" t="0" r="1270" b="635"/>
            <wp:docPr id="71" name="2384804F-3998-4D57-9195-F3826E402611-14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2384804F-3998-4D57-9195-F3826E402611-148" descr="wps"/>
                    <pic:cNvPicPr>
                      <a:picLocks noChangeAspect="1"/>
                    </pic:cNvPicPr>
                  </pic:nvPicPr>
                  <pic:blipFill>
                    <a:blip r:embed="rId285">
                      <a:extLst>
                        <a:ext uri="{96DAC541-7B7A-43D3-8B79-37D633B846F1}">
                          <asvg:svgBlip xmlns:asvg="http://schemas.microsoft.com/office/drawing/2016/SVG/main" r:embed="rId286"/>
                        </a:ext>
                      </a:extLst>
                    </a:blip>
                    <a:stretch>
                      <a:fillRect/>
                    </a:stretch>
                  </pic:blipFill>
                  <pic:spPr>
                    <a:xfrm>
                      <a:off x="0" y="0"/>
                      <a:ext cx="1903730" cy="15176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5A76D524">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10335" cy="154940"/>
            <wp:effectExtent l="0" t="0" r="18415" b="16510"/>
            <wp:docPr id="72" name="2384804F-3998-4D57-9195-F3826E402611-14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2384804F-3998-4D57-9195-F3826E402611-149" descr="wps"/>
                    <pic:cNvPicPr>
                      <a:picLocks noChangeAspect="1"/>
                    </pic:cNvPicPr>
                  </pic:nvPicPr>
                  <pic:blipFill>
                    <a:blip r:embed="rId287">
                      <a:extLst>
                        <a:ext uri="{96DAC541-7B7A-43D3-8B79-37D633B846F1}">
                          <asvg:svgBlip xmlns:asvg="http://schemas.microsoft.com/office/drawing/2016/SVG/main" r:embed="rId288"/>
                        </a:ext>
                      </a:extLst>
                    </a:blip>
                    <a:stretch>
                      <a:fillRect/>
                    </a:stretch>
                  </pic:blipFill>
                  <pic:spPr>
                    <a:xfrm>
                      <a:off x="0" y="0"/>
                      <a:ext cx="1410335" cy="15494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với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68300" cy="109220"/>
            <wp:effectExtent l="0" t="0" r="12700" b="5080"/>
            <wp:docPr id="22" name="2384804F-3998-4D57-9195-F3826E402611-150" descr="C:/Users/A-Q-HNB/AppData/Local/Temp/wps.fRnFk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384804F-3998-4D57-9195-F3826E402611-150" descr="C:/Users/A-Q-HNB/AppData/Local/Temp/wps.fRnFkOwps"/>
                    <pic:cNvPicPr>
                      <a:picLocks noChangeAspect="1"/>
                    </pic:cNvPicPr>
                  </pic:nvPicPr>
                  <pic:blipFill>
                    <a:blip r:embed="rId289">
                      <a:extLst>
                        <a:ext uri="{96DAC541-7B7A-43D3-8B79-37D633B846F1}">
                          <asvg:svgBlip xmlns:asvg="http://schemas.microsoft.com/office/drawing/2016/SVG/main" r:embed="rId290"/>
                        </a:ext>
                      </a:extLst>
                    </a:blip>
                    <a:stretch>
                      <a:fillRect/>
                    </a:stretch>
                  </pic:blipFill>
                  <pic:spPr>
                    <a:xfrm>
                      <a:off x="0" y="0"/>
                      <a:ext cx="368300" cy="10922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eastAsia="SimSun" w:cs="Times New Roman"/>
          <w:i w:val="0"/>
          <w:iCs w:val="0"/>
          <w:color w:val="000000" w:themeColor="text1"/>
          <w:sz w:val="28"/>
          <w:szCs w:val="28"/>
          <w14:textFill>
            <w14:solidFill>
              <w14:schemeClr w14:val="tx1"/>
            </w14:solidFill>
          </w14:textFill>
        </w:rPr>
        <w:t>L = max_seq_length = =5000</w:t>
      </w:r>
    </w:p>
    <w:p w14:paraId="76F065B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Positional Encoding is initialized using the standard sine-cosine function, then added to a ”</w:t>
      </w:r>
      <w:r>
        <w:rPr>
          <w:rFonts w:hint="default" w:ascii="Times New Roman" w:hAnsi="Times New Roman" w:eastAsia="Cambria" w:cs="Times New Roman"/>
          <w:i w:val="0"/>
          <w:iCs w:val="0"/>
          <w:sz w:val="28"/>
          <w:szCs w:val="28"/>
        </w:rPr>
        <w:drawing>
          <wp:inline distT="0" distB="0" distL="114300" distR="114300">
            <wp:extent cx="197485" cy="104140"/>
            <wp:effectExtent l="0" t="0" r="12065" b="10160"/>
            <wp:docPr id="64" name="image48.png" descr="wps"/>
            <wp:cNvGraphicFramePr/>
            <a:graphic xmlns:a="http://schemas.openxmlformats.org/drawingml/2006/main">
              <a:graphicData uri="http://schemas.openxmlformats.org/drawingml/2006/picture">
                <pic:pic xmlns:pic="http://schemas.openxmlformats.org/drawingml/2006/picture">
                  <pic:nvPicPr>
                    <pic:cNvPr id="64" name="image48.png" descr="wps"/>
                    <pic:cNvPicPr preferRelativeResize="0"/>
                  </pic:nvPicPr>
                  <pic:blipFill>
                    <a:blip r:embed="rId291"/>
                    <a:srcRect/>
                    <a:stretch>
                      <a:fillRect/>
                    </a:stretch>
                  </pic:blipFill>
                  <pic:spPr>
                    <a:xfrm>
                      <a:off x="0" y="0"/>
                      <a:ext cx="197485" cy="104140"/>
                    </a:xfrm>
                    <a:prstGeom prst="rect">
                      <a:avLst/>
                    </a:prstGeom>
                  </pic:spPr>
                </pic:pic>
              </a:graphicData>
            </a:graphic>
          </wp:inline>
        </w:drawing>
      </w:r>
      <w:r>
        <w:rPr>
          <w:rFonts w:hint="default" w:ascii="Times New Roman" w:hAnsi="Times New Roman" w:eastAsia="Cambria" w:cs="Times New Roman"/>
          <w:i w:val="0"/>
          <w:iCs w:val="0"/>
          <w:sz w:val="28"/>
          <w:szCs w:val="28"/>
        </w:rPr>
        <w:t>” learnable tensor . During training, the model learns to adjust this encoding to better fit the actual data.</w:t>
      </w:r>
    </w:p>
    <w:p w14:paraId="2951A3B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0FDCFC3E">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005965" cy="150495"/>
            <wp:effectExtent l="0" t="0" r="13335" b="1905"/>
            <wp:docPr id="23" name="2384804F-3998-4D57-9195-F3826E402611-15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384804F-3998-4D57-9195-F3826E402611-151" descr="wps"/>
                    <pic:cNvPicPr>
                      <a:picLocks noChangeAspect="1"/>
                    </pic:cNvPicPr>
                  </pic:nvPicPr>
                  <pic:blipFill>
                    <a:blip r:embed="rId292">
                      <a:extLst>
                        <a:ext uri="{96DAC541-7B7A-43D3-8B79-37D633B846F1}">
                          <asvg:svgBlip xmlns:asvg="http://schemas.microsoft.com/office/drawing/2016/SVG/main" r:embed="rId293"/>
                        </a:ext>
                      </a:extLst>
                    </a:blip>
                    <a:stretch>
                      <a:fillRect/>
                    </a:stretch>
                  </pic:blipFill>
                  <pic:spPr>
                    <a:xfrm>
                      <a:off x="0" y="0"/>
                      <a:ext cx="2005965" cy="150495"/>
                    </a:xfrm>
                    <a:prstGeom prst="rect">
                      <a:avLst/>
                    </a:prstGeom>
                  </pic:spPr>
                </pic:pic>
              </a:graphicData>
            </a:graphic>
          </wp:inline>
        </w:drawing>
      </w:r>
    </w:p>
    <w:p w14:paraId="0450680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When applying positional encoding, we only take the first steps corresponding to the actual sequence length by using slicing [:, :T, :].</w:t>
      </w:r>
    </w:p>
    <w:p w14:paraId="64CF49A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This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81125" cy="144780"/>
            <wp:effectExtent l="0" t="0" r="9525" b="7620"/>
            <wp:docPr id="24" name="2384804F-3998-4D57-9195-F3826E402611-152" descr="C:/Users/A-Q-HNB/AppData/Local/Temp/wps.reCmU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384804F-3998-4D57-9195-F3826E402611-152" descr="C:/Users/A-Q-HNB/AppData/Local/Temp/wps.reCmUzwps"/>
                    <pic:cNvPicPr>
                      <a:picLocks noChangeAspect="1"/>
                    </pic:cNvPicPr>
                  </pic:nvPicPr>
                  <pic:blipFill>
                    <a:blip r:embed="rId294">
                      <a:extLst>
                        <a:ext uri="{96DAC541-7B7A-43D3-8B79-37D633B846F1}">
                          <asvg:svgBlip xmlns:asvg="http://schemas.microsoft.com/office/drawing/2016/SVG/main" r:embed="rId295"/>
                        </a:ext>
                      </a:extLst>
                    </a:blip>
                    <a:stretch>
                      <a:fillRect/>
                    </a:stretch>
                  </pic:blipFill>
                  <pic:spPr>
                    <a:xfrm>
                      <a:off x="0" y="0"/>
                      <a:ext cx="1381125" cy="14478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is the </w:t>
      </w:r>
      <w:r>
        <w:rPr>
          <w:rFonts w:hint="default" w:ascii="Times New Roman" w:hAnsi="Times New Roman" w:eastAsia="Cambria" w:cs="Times New Roman"/>
          <w:i w:val="0"/>
          <w:iCs w:val="0"/>
          <w:sz w:val="28"/>
          <w:szCs w:val="28"/>
          <w:lang w:val="vi-VN"/>
        </w:rPr>
        <w:t>positional</w:t>
      </w:r>
      <w:r>
        <w:rPr>
          <w:rFonts w:hint="default" w:ascii="Times New Roman" w:hAnsi="Times New Roman" w:eastAsia="Cambria" w:cs="Times New Roman"/>
          <w:i w:val="0"/>
          <w:iCs w:val="0"/>
          <w:sz w:val="28"/>
          <w:szCs w:val="28"/>
        </w:rPr>
        <w:t xml:space="preserve"> encoded input, ready for the encoder or decoder block.</w:t>
      </w:r>
    </w:p>
    <w:p w14:paraId="3D59FD9A">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8" w:name="_Toc667"/>
      <w:r>
        <w:rPr>
          <w:rFonts w:hint="default" w:ascii="Times New Roman" w:hAnsi="Times New Roman" w:cs="Times New Roman"/>
          <w:i w:val="0"/>
          <w:iCs w:val="0"/>
          <w:color w:val="4F81BD" w:themeColor="accent1"/>
          <w:sz w:val="28"/>
          <w:szCs w:val="28"/>
          <w14:textFill>
            <w14:solidFill>
              <w14:schemeClr w14:val="accent1"/>
            </w14:solidFill>
          </w14:textFill>
        </w:rPr>
        <w:t>1.2.4.3. Transformer Encoder Layer</w:t>
      </w:r>
      <w:bookmarkEnd w:id="118"/>
    </w:p>
    <w:p w14:paraId="4CD80A18">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19" w:name="_Toc11109"/>
      <w:r>
        <w:rPr>
          <w:rFonts w:hint="default" w:ascii="Times New Roman" w:hAnsi="Times New Roman" w:cs="Times New Roman"/>
          <w:i w:val="0"/>
          <w:iCs w:val="0"/>
          <w:color w:val="4F81BD" w:themeColor="accent1"/>
          <w:sz w:val="28"/>
          <w:szCs w:val="28"/>
          <w14:textFill>
            <w14:solidFill>
              <w14:schemeClr w14:val="accent1"/>
            </w14:solidFill>
          </w14:textFill>
        </w:rPr>
        <w:t>1.2.4.3.1. Multi-Head Self-Attention</w:t>
      </w:r>
      <w:bookmarkEnd w:id="119"/>
    </w:p>
    <w:p w14:paraId="303D2E6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1484BA70">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967355" cy="207645"/>
            <wp:effectExtent l="0" t="0" r="4445" b="1905"/>
            <wp:docPr id="78" name="2384804F-3998-4D57-9195-F3826E402611-15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384804F-3998-4D57-9195-F3826E402611-153" descr="wps"/>
                    <pic:cNvPicPr>
                      <a:picLocks noChangeAspect="1"/>
                    </pic:cNvPicPr>
                  </pic:nvPicPr>
                  <pic:blipFill>
                    <a:blip r:embed="rId296">
                      <a:extLst>
                        <a:ext uri="{96DAC541-7B7A-43D3-8B79-37D633B846F1}">
                          <asvg:svgBlip xmlns:asvg="http://schemas.microsoft.com/office/drawing/2016/SVG/main" r:embed="rId297"/>
                        </a:ext>
                      </a:extLst>
                    </a:blip>
                    <a:stretch>
                      <a:fillRect/>
                    </a:stretch>
                  </pic:blipFill>
                  <pic:spPr>
                    <a:xfrm>
                      <a:off x="0" y="0"/>
                      <a:ext cx="2967355" cy="20764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09955" cy="183515"/>
            <wp:effectExtent l="0" t="0" r="4445" b="6985"/>
            <wp:docPr id="375" name="2384804F-3998-4D57-9195-F3826E402611-154" descr="C:/Users/A-Q-HNB/AppData/Local/Temp/wps.FrNqu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2384804F-3998-4D57-9195-F3826E402611-154" descr="C:/Users/A-Q-HNB/AppData/Local/Temp/wps.FrNquEwps"/>
                    <pic:cNvPicPr>
                      <a:picLocks noChangeAspect="1"/>
                    </pic:cNvPicPr>
                  </pic:nvPicPr>
                  <pic:blipFill>
                    <a:blip r:embed="rId298">
                      <a:extLst>
                        <a:ext uri="{96DAC541-7B7A-43D3-8B79-37D633B846F1}">
                          <asvg:svgBlip xmlns:asvg="http://schemas.microsoft.com/office/drawing/2016/SVG/main" r:embed="rId299"/>
                        </a:ext>
                      </a:extLst>
                    </a:blip>
                    <a:stretch>
                      <a:fillRect/>
                    </a:stretch>
                  </pic:blipFill>
                  <pic:spPr>
                    <a:xfrm>
                      <a:off x="0" y="0"/>
                      <a:ext cx="909955" cy="18351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56615" cy="300990"/>
            <wp:effectExtent l="0" t="0" r="635" b="3810"/>
            <wp:docPr id="25" name="2384804F-3998-4D57-9195-F3826E402611-15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2384804F-3998-4D57-9195-F3826E402611-155" descr="wps"/>
                    <pic:cNvPicPr>
                      <a:picLocks noChangeAspect="1"/>
                    </pic:cNvPicPr>
                  </pic:nvPicPr>
                  <pic:blipFill>
                    <a:blip r:embed="rId300">
                      <a:extLst>
                        <a:ext uri="{96DAC541-7B7A-43D3-8B79-37D633B846F1}">
                          <asvg:svgBlip xmlns:asvg="http://schemas.microsoft.com/office/drawing/2016/SVG/main" r:embed="rId301"/>
                        </a:ext>
                      </a:extLst>
                    </a:blip>
                    <a:stretch>
                      <a:fillRect/>
                    </a:stretch>
                  </pic:blipFill>
                  <pic:spPr>
                    <a:xfrm>
                      <a:off x="0" y="0"/>
                      <a:ext cx="856615" cy="300990"/>
                    </a:xfrm>
                    <a:prstGeom prst="rect">
                      <a:avLst/>
                    </a:prstGeom>
                  </pic:spPr>
                </pic:pic>
              </a:graphicData>
            </a:graphic>
          </wp:inline>
        </w:drawing>
      </w:r>
    </w:p>
    <w:p w14:paraId="107AAA4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w:t>
      </w:r>
      <w:r>
        <w:rPr>
          <w:rFonts w:hint="default" w:ascii="Times New Roman" w:hAnsi="Times New Roman" w:eastAsia="Cambria" w:cs="Times New Roman"/>
          <w:i w:val="0"/>
          <w:iCs w:val="0"/>
          <w:sz w:val="28"/>
          <w:szCs w:val="28"/>
        </w:rPr>
        <w:drawing>
          <wp:inline distT="0" distB="0" distL="114300" distR="114300">
            <wp:extent cx="409575" cy="109855"/>
            <wp:effectExtent l="0" t="0" r="9525" b="4445"/>
            <wp:docPr id="26" name="2384804F-3998-4D57-9195-F3826E402611-15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384804F-3998-4D57-9195-F3826E402611-156" descr="wps"/>
                    <pic:cNvPicPr>
                      <a:picLocks noChangeAspect="1"/>
                    </pic:cNvPicPr>
                  </pic:nvPicPr>
                  <pic:blipFill>
                    <a:blip r:embed="rId302">
                      <a:extLst>
                        <a:ext uri="{96DAC541-7B7A-43D3-8B79-37D633B846F1}">
                          <asvg:svgBlip xmlns:asvg="http://schemas.microsoft.com/office/drawing/2016/SVG/main" r:embed="rId303"/>
                        </a:ext>
                      </a:extLst>
                    </a:blip>
                    <a:stretch>
                      <a:fillRect/>
                    </a:stretch>
                  </pic:blipFill>
                  <pic:spPr>
                    <a:xfrm>
                      <a:off x="0" y="0"/>
                      <a:ext cx="409575" cy="109855"/>
                    </a:xfrm>
                    <a:prstGeom prst="rect">
                      <a:avLst/>
                    </a:prstGeom>
                  </pic:spPr>
                </pic:pic>
              </a:graphicData>
            </a:graphic>
          </wp:inline>
        </w:drawing>
      </w:r>
      <w:r>
        <w:rPr>
          <w:rFonts w:hint="default" w:ascii="Times New Roman" w:hAnsi="Times New Roman" w:eastAsia="Cambria" w:cs="Times New Roman"/>
          <w:i w:val="0"/>
          <w:iCs w:val="0"/>
          <w:sz w:val="28"/>
          <w:szCs w:val="28"/>
        </w:rPr>
        <w:t>”is the query, key, and value created from the “</w:t>
      </w:r>
      <w:r>
        <w:rPr>
          <w:rFonts w:hint="default" w:ascii="Times New Roman" w:hAnsi="Times New Roman" w:eastAsia="Cambria" w:cs="Times New Roman"/>
          <w:i w:val="0"/>
          <w:iCs w:val="0"/>
          <w:sz w:val="28"/>
          <w:szCs w:val="28"/>
        </w:rPr>
        <w:drawing>
          <wp:inline distT="0" distB="0" distL="114300" distR="114300">
            <wp:extent cx="222885" cy="111760"/>
            <wp:effectExtent l="0" t="0" r="5715" b="2540"/>
            <wp:docPr id="28" name="2384804F-3998-4D57-9195-F3826E402611-15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384804F-3998-4D57-9195-F3826E402611-157" descr="wps"/>
                    <pic:cNvPicPr>
                      <a:picLocks noChangeAspect="1"/>
                    </pic:cNvPicPr>
                  </pic:nvPicPr>
                  <pic:blipFill>
                    <a:blip r:embed="rId304">
                      <a:extLst>
                        <a:ext uri="{96DAC541-7B7A-43D3-8B79-37D633B846F1}">
                          <asvg:svgBlip xmlns:asvg="http://schemas.microsoft.com/office/drawing/2016/SVG/main" r:embed="rId305"/>
                        </a:ext>
                      </a:extLst>
                    </a:blip>
                    <a:stretch>
                      <a:fillRect/>
                    </a:stretch>
                  </pic:blipFill>
                  <pic:spPr>
                    <a:xfrm>
                      <a:off x="0" y="0"/>
                      <a:ext cx="222885" cy="11176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w:t>
      </w:r>
      <w:r>
        <w:rPr>
          <w:rFonts w:hint="default" w:ascii="Times New Roman" w:hAnsi="Times New Roman" w:eastAsia="Cambria" w:cs="Times New Roman"/>
          <w:i w:val="0"/>
          <w:iCs w:val="0"/>
          <w:sz w:val="28"/>
          <w:szCs w:val="28"/>
          <w:lang w:val="vi-VN"/>
        </w:rPr>
        <w:t>positional</w:t>
      </w:r>
      <w:r>
        <w:rPr>
          <w:rFonts w:hint="default" w:ascii="Times New Roman" w:hAnsi="Times New Roman" w:eastAsia="Cambria" w:cs="Times New Roman"/>
          <w:i w:val="0"/>
          <w:iCs w:val="0"/>
          <w:sz w:val="28"/>
          <w:szCs w:val="28"/>
        </w:rPr>
        <w:t xml:space="preserve"> encoded input. </w:t>
      </w:r>
    </w:p>
    <w:p w14:paraId="78AF865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31EECF0">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357245" cy="389890"/>
            <wp:effectExtent l="0" t="0" r="14605" b="10160"/>
            <wp:docPr id="79" name="2384804F-3998-4D57-9195-F3826E402611-15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2384804F-3998-4D57-9195-F3826E402611-158" descr="wps"/>
                    <pic:cNvPicPr>
                      <a:picLocks noChangeAspect="1"/>
                    </pic:cNvPicPr>
                  </pic:nvPicPr>
                  <pic:blipFill>
                    <a:blip r:embed="rId306">
                      <a:extLst>
                        <a:ext uri="{96DAC541-7B7A-43D3-8B79-37D633B846F1}">
                          <asvg:svgBlip xmlns:asvg="http://schemas.microsoft.com/office/drawing/2016/SVG/main" r:embed="rId307"/>
                        </a:ext>
                      </a:extLst>
                    </a:blip>
                    <a:stretch>
                      <a:fillRect/>
                    </a:stretch>
                  </pic:blipFill>
                  <pic:spPr>
                    <a:xfrm>
                      <a:off x="0" y="0"/>
                      <a:ext cx="3357245" cy="38989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98220" cy="201295"/>
            <wp:effectExtent l="0" t="0" r="11430" b="8255"/>
            <wp:docPr id="29" name="2384804F-3998-4D57-9195-F3826E402611-159" descr="C:/Users/A-Q-HNB/AppData/Local/Temp/wps.FrNqu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384804F-3998-4D57-9195-F3826E402611-159" descr="C:/Users/A-Q-HNB/AppData/Local/Temp/wps.FrNquEwps"/>
                    <pic:cNvPicPr>
                      <a:picLocks noChangeAspect="1"/>
                    </pic:cNvPicPr>
                  </pic:nvPicPr>
                  <pic:blipFill>
                    <a:blip r:embed="rId298">
                      <a:extLst>
                        <a:ext uri="{96DAC541-7B7A-43D3-8B79-37D633B846F1}">
                          <asvg:svgBlip xmlns:asvg="http://schemas.microsoft.com/office/drawing/2016/SVG/main" r:embed="rId299"/>
                        </a:ext>
                      </a:extLst>
                    </a:blip>
                    <a:stretch>
                      <a:fillRect/>
                    </a:stretch>
                  </pic:blipFill>
                  <pic:spPr>
                    <a:xfrm>
                      <a:off x="0" y="0"/>
                      <a:ext cx="998220" cy="201295"/>
                    </a:xfrm>
                    <a:prstGeom prst="rect">
                      <a:avLst/>
                    </a:prstGeom>
                  </pic:spPr>
                </pic:pic>
              </a:graphicData>
            </a:graphic>
          </wp:inline>
        </w:drawing>
      </w:r>
    </w:p>
    <w:p w14:paraId="0E1DC988">
      <w:pPr>
        <w:spacing w:line="360" w:lineRule="auto"/>
        <w:jc w:val="both"/>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sz w:val="28"/>
          <w:szCs w:val="28"/>
        </w:rPr>
        <w:t xml:space="preserve">Description: Multiple parallel "heads" are used to learn different relationships between tokens through </w:t>
      </w:r>
      <w:r>
        <w:rPr>
          <w:rFonts w:hint="default" w:ascii="Times New Roman" w:hAnsi="Times New Roman" w:eastAsia="Cambria" w:cs="Times New Roman"/>
          <w:i w:val="0"/>
          <w:iCs w:val="0"/>
          <w:sz w:val="28"/>
          <w:szCs w:val="28"/>
          <w:lang w:val="vi-VN"/>
        </w:rPr>
        <w:t>soft-max</w:t>
      </w:r>
      <w:r>
        <w:rPr>
          <w:rFonts w:hint="default" w:ascii="Times New Roman" w:hAnsi="Times New Roman" w:eastAsia="Cambria" w:cs="Times New Roman"/>
          <w:i w:val="0"/>
          <w:iCs w:val="0"/>
          <w:sz w:val="28"/>
          <w:szCs w:val="28"/>
        </w:rPr>
        <w:t>.</w:t>
      </w:r>
    </w:p>
    <w:p w14:paraId="562DC3B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1B2575B">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462020" cy="194945"/>
            <wp:effectExtent l="0" t="0" r="5080" b="14605"/>
            <wp:docPr id="35" name="2384804F-3998-4D57-9195-F3826E402611-160" descr="C:/Users/A-Q-HNB/AppData/Local/Temp/wps.BrcUS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384804F-3998-4D57-9195-F3826E402611-160" descr="C:/Users/A-Q-HNB/AppData/Local/Temp/wps.BrcUSiwps"/>
                    <pic:cNvPicPr>
                      <a:picLocks noChangeAspect="1"/>
                    </pic:cNvPicPr>
                  </pic:nvPicPr>
                  <pic:blipFill>
                    <a:blip r:embed="rId308">
                      <a:extLst>
                        <a:ext uri="{96DAC541-7B7A-43D3-8B79-37D633B846F1}">
                          <asvg:svgBlip xmlns:asvg="http://schemas.microsoft.com/office/drawing/2016/SVG/main" r:embed="rId309"/>
                        </a:ext>
                      </a:extLst>
                    </a:blip>
                    <a:stretch>
                      <a:fillRect/>
                    </a:stretch>
                  </pic:blipFill>
                  <pic:spPr>
                    <a:xfrm>
                      <a:off x="0" y="0"/>
                      <a:ext cx="3462020" cy="19494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02030" cy="170180"/>
            <wp:effectExtent l="0" t="0" r="7620" b="1270"/>
            <wp:docPr id="122" name="2384804F-3998-4D57-9195-F3826E402611-161" descr="C:/Users/A-Q-HNB/AppData/Local/Temp/wps.GeXyf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2384804F-3998-4D57-9195-F3826E402611-161" descr="C:/Users/A-Q-HNB/AppData/Local/Temp/wps.GeXyfqwps"/>
                    <pic:cNvPicPr>
                      <a:picLocks noChangeAspect="1"/>
                    </pic:cNvPicPr>
                  </pic:nvPicPr>
                  <pic:blipFill>
                    <a:blip r:embed="rId310">
                      <a:extLst>
                        <a:ext uri="{96DAC541-7B7A-43D3-8B79-37D633B846F1}">
                          <asvg:svgBlip xmlns:asvg="http://schemas.microsoft.com/office/drawing/2016/SVG/main" r:embed="rId311"/>
                        </a:ext>
                      </a:extLst>
                    </a:blip>
                    <a:stretch>
                      <a:fillRect/>
                    </a:stretch>
                  </pic:blipFill>
                  <pic:spPr>
                    <a:xfrm>
                      <a:off x="0" y="0"/>
                      <a:ext cx="1002030" cy="170180"/>
                    </a:xfrm>
                    <a:prstGeom prst="rect">
                      <a:avLst/>
                    </a:prstGeom>
                  </pic:spPr>
                </pic:pic>
              </a:graphicData>
            </a:graphic>
          </wp:inline>
        </w:drawing>
      </w:r>
    </w:p>
    <w:p w14:paraId="58C0BA3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After calculating attention for each head, they are concatenated and multiplied by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64795" cy="140335"/>
            <wp:effectExtent l="0" t="0" r="1905" b="12065"/>
            <wp:docPr id="376" name="2384804F-3998-4D57-9195-F3826E402611-162" descr="C:/Users/A-Q-HNB/AppData/Local/Temp/wps.QDbnx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2384804F-3998-4D57-9195-F3826E402611-162" descr="C:/Users/A-Q-HNB/AppData/Local/Temp/wps.QDbnxXwps"/>
                    <pic:cNvPicPr>
                      <a:picLocks noChangeAspect="1"/>
                    </pic:cNvPicPr>
                  </pic:nvPicPr>
                  <pic:blipFill>
                    <a:blip r:embed="rId312">
                      <a:extLst>
                        <a:ext uri="{96DAC541-7B7A-43D3-8B79-37D633B846F1}">
                          <asvg:svgBlip xmlns:asvg="http://schemas.microsoft.com/office/drawing/2016/SVG/main" r:embed="rId313"/>
                        </a:ext>
                      </a:extLst>
                    </a:blip>
                    <a:stretch>
                      <a:fillRect/>
                    </a:stretch>
                  </pic:blipFill>
                  <pic:spPr>
                    <a:xfrm>
                      <a:off x="0" y="0"/>
                      <a:ext cx="264696" cy="140207"/>
                    </a:xfrm>
                    <a:prstGeom prst="rect">
                      <a:avLst/>
                    </a:prstGeom>
                  </pic:spPr>
                </pic:pic>
              </a:graphicData>
            </a:graphic>
          </wp:inline>
        </w:drawing>
      </w:r>
      <w:r>
        <w:rPr>
          <w:rFonts w:hint="default" w:ascii="Times New Roman" w:hAnsi="Times New Roman" w:eastAsia="Cambria" w:cs="Times New Roman"/>
          <w:i w:val="0"/>
          <w:iCs w:val="0"/>
          <w:sz w:val="28"/>
          <w:szCs w:val="28"/>
        </w:rPr>
        <w:t>” weights to aggregate the information.</w:t>
      </w:r>
    </w:p>
    <w:p w14:paraId="37D8AC4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6D060552">
      <w:pPr>
        <w:numPr>
          <w:ilvl w:val="0"/>
          <w:numId w:val="35"/>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drawing>
          <wp:inline distT="0" distB="0" distL="114300" distR="114300">
            <wp:extent cx="99695" cy="122555"/>
            <wp:effectExtent l="0" t="0" r="14605" b="10795"/>
            <wp:docPr id="38" name="2384804F-3998-4D57-9195-F3826E402611-16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384804F-3998-4D57-9195-F3826E402611-163" descr="wps"/>
                    <pic:cNvPicPr>
                      <a:picLocks noChangeAspect="1"/>
                    </pic:cNvPicPr>
                  </pic:nvPicPr>
                  <pic:blipFill>
                    <a:blip r:embed="rId314">
                      <a:extLst>
                        <a:ext uri="{96DAC541-7B7A-43D3-8B79-37D633B846F1}">
                          <asvg:svgBlip xmlns:asvg="http://schemas.microsoft.com/office/drawing/2016/SVG/main" r:embed="rId315"/>
                        </a:ext>
                      </a:extLst>
                    </a:blip>
                    <a:stretch>
                      <a:fillRect/>
                    </a:stretch>
                  </pic:blipFill>
                  <pic:spPr>
                    <a:xfrm>
                      <a:off x="0" y="0"/>
                      <a:ext cx="99695" cy="122555"/>
                    </a:xfrm>
                    <a:prstGeom prst="rect">
                      <a:avLst/>
                    </a:prstGeom>
                  </pic:spPr>
                </pic:pic>
              </a:graphicData>
            </a:graphic>
          </wp:inline>
        </w:drawing>
      </w:r>
      <w:r>
        <w:rPr>
          <w:rFonts w:hint="default" w:ascii="Times New Roman" w:hAnsi="Times New Roman" w:eastAsia="Cambria" w:cs="Times New Roman"/>
          <w:i w:val="0"/>
          <w:iCs w:val="0"/>
          <w:sz w:val="28"/>
          <w:szCs w:val="28"/>
        </w:rPr>
        <w:t>: “</w:t>
      </w:r>
      <w:r>
        <w:rPr>
          <w:rFonts w:hint="default" w:ascii="Times New Roman" w:hAnsi="Times New Roman" w:eastAsia="Cambria" w:cs="Times New Roman"/>
          <w:i w:val="0"/>
          <w:iCs w:val="0"/>
          <w:sz w:val="28"/>
          <w:szCs w:val="28"/>
          <w:lang w:val="vi-VN"/>
        </w:rPr>
        <w:t>n-head</w:t>
      </w:r>
      <w:r>
        <w:rPr>
          <w:rFonts w:hint="default" w:ascii="Times New Roman" w:hAnsi="Times New Roman" w:eastAsia="Cambria" w:cs="Times New Roman"/>
          <w:i w:val="0"/>
          <w:iCs w:val="0"/>
          <w:sz w:val="28"/>
          <w:szCs w:val="28"/>
        </w:rPr>
        <w:t>” number of heads</w:t>
      </w:r>
    </w:p>
    <w:p w14:paraId="3A0445F3">
      <w:pPr>
        <w:numPr>
          <w:ilvl w:val="0"/>
          <w:numId w:val="35"/>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drawing>
          <wp:inline distT="0" distB="0" distL="114300" distR="114300">
            <wp:extent cx="76200" cy="131445"/>
            <wp:effectExtent l="0" t="0" r="0" b="1905"/>
            <wp:docPr id="39" name="2384804F-3998-4D57-9195-F3826E402611-16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384804F-3998-4D57-9195-F3826E402611-164" descr="wps"/>
                    <pic:cNvPicPr>
                      <a:picLocks noChangeAspect="1"/>
                    </pic:cNvPicPr>
                  </pic:nvPicPr>
                  <pic:blipFill>
                    <a:blip r:embed="rId70">
                      <a:extLst>
                        <a:ext uri="{96DAC541-7B7A-43D3-8B79-37D633B846F1}">
                          <asvg:svgBlip xmlns:asvg="http://schemas.microsoft.com/office/drawing/2016/SVG/main" r:embed="rId71"/>
                        </a:ext>
                      </a:extLst>
                    </a:blip>
                    <a:stretch>
                      <a:fillRect/>
                    </a:stretch>
                  </pic:blipFill>
                  <pic:spPr>
                    <a:xfrm>
                      <a:off x="0" y="0"/>
                      <a:ext cx="76200" cy="131445"/>
                    </a:xfrm>
                    <a:prstGeom prst="rect">
                      <a:avLst/>
                    </a:prstGeom>
                  </pic:spPr>
                </pic:pic>
              </a:graphicData>
            </a:graphic>
          </wp:inline>
        </w:drawing>
      </w:r>
      <w:r>
        <w:rPr>
          <w:rFonts w:hint="default" w:ascii="Times New Roman" w:hAnsi="Times New Roman" w:eastAsia="Cambria" w:cs="Times New Roman"/>
          <w:i w:val="0"/>
          <w:iCs w:val="0"/>
          <w:sz w:val="28"/>
          <w:szCs w:val="28"/>
        </w:rPr>
        <w:t>: rang</w:t>
      </w:r>
      <w:r>
        <w:rPr>
          <w:rFonts w:hint="default" w:ascii="Times New Roman" w:hAnsi="Times New Roman" w:eastAsia="Cambria" w:cs="Times New Roman"/>
          <w:i w:val="0"/>
          <w:iCs w:val="0"/>
          <w:sz w:val="28"/>
          <w:szCs w:val="28"/>
        </w:rPr>
        <w:drawing>
          <wp:inline distT="0" distB="0" distL="114300" distR="114300">
            <wp:extent cx="269240" cy="129540"/>
            <wp:effectExtent l="0" t="0" r="16510" b="3810"/>
            <wp:docPr id="42" name="2384804F-3998-4D57-9195-F3826E402611-16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384804F-3998-4D57-9195-F3826E402611-165" descr="wps"/>
                    <pic:cNvPicPr>
                      <a:picLocks noChangeAspect="1"/>
                    </pic:cNvPicPr>
                  </pic:nvPicPr>
                  <pic:blipFill>
                    <a:blip r:embed="rId316">
                      <a:extLst>
                        <a:ext uri="{96DAC541-7B7A-43D3-8B79-37D633B846F1}">
                          <asvg:svgBlip xmlns:asvg="http://schemas.microsoft.com/office/drawing/2016/SVG/main" r:embed="rId317"/>
                        </a:ext>
                      </a:extLst>
                    </a:blip>
                    <a:stretch>
                      <a:fillRect/>
                    </a:stretch>
                  </pic:blipFill>
                  <pic:spPr>
                    <a:xfrm>
                      <a:off x="0" y="0"/>
                      <a:ext cx="269240" cy="129540"/>
                    </a:xfrm>
                    <a:prstGeom prst="rect">
                      <a:avLst/>
                    </a:prstGeom>
                  </pic:spPr>
                </pic:pic>
              </a:graphicData>
            </a:graphic>
          </wp:inline>
        </w:drawing>
      </w:r>
    </w:p>
    <w:p w14:paraId="3308A380">
      <w:pPr>
        <w:numPr>
          <w:ilvl w:val="0"/>
          <w:numId w:val="35"/>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64795" cy="140335"/>
            <wp:effectExtent l="0" t="0" r="1905" b="12065"/>
            <wp:docPr id="41" name="2384804F-3998-4D57-9195-F3826E402611-166" descr="C:/Users/A-Q-HNB/AppData/Local/Temp/wps.QDbnx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384804F-3998-4D57-9195-F3826E402611-166" descr="C:/Users/A-Q-HNB/AppData/Local/Temp/wps.QDbnxXwps"/>
                    <pic:cNvPicPr>
                      <a:picLocks noChangeAspect="1"/>
                    </pic:cNvPicPr>
                  </pic:nvPicPr>
                  <pic:blipFill>
                    <a:blip r:embed="rId312">
                      <a:extLst>
                        <a:ext uri="{96DAC541-7B7A-43D3-8B79-37D633B846F1}">
                          <asvg:svgBlip xmlns:asvg="http://schemas.microsoft.com/office/drawing/2016/SVG/main" r:embed="rId313"/>
                        </a:ext>
                      </a:extLst>
                    </a:blip>
                    <a:stretch>
                      <a:fillRect/>
                    </a:stretch>
                  </pic:blipFill>
                  <pic:spPr>
                    <a:xfrm>
                      <a:off x="0" y="0"/>
                      <a:ext cx="264696" cy="140207"/>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r>
        <w:rPr>
          <w:rFonts w:hint="default" w:ascii="Times New Roman" w:hAnsi="Times New Roman" w:eastAsia="Cambria" w:cs="Times New Roman"/>
          <w:i w:val="0"/>
          <w:iCs w:val="0"/>
          <w:sz w:val="28"/>
          <w:szCs w:val="28"/>
        </w:rPr>
        <w:t>The aggregated matrix after concatenating all heads.</w:t>
      </w:r>
    </w:p>
    <w:p w14:paraId="671D5FA0">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20" w:name="_Toc12537"/>
      <w:r>
        <w:rPr>
          <w:rFonts w:hint="default" w:ascii="Times New Roman" w:hAnsi="Times New Roman" w:cs="Times New Roman"/>
          <w:i w:val="0"/>
          <w:iCs w:val="0"/>
          <w:color w:val="4F81BD" w:themeColor="accent1"/>
          <w:sz w:val="28"/>
          <w:szCs w:val="28"/>
          <w14:textFill>
            <w14:solidFill>
              <w14:schemeClr w14:val="accent1"/>
            </w14:solidFill>
          </w14:textFill>
        </w:rPr>
        <w:t>1.2.4.3. Feed forward</w:t>
      </w:r>
      <w:bookmarkEnd w:id="120"/>
    </w:p>
    <w:p w14:paraId="56116AC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4F4F53B">
      <w:pPr>
        <w:spacing w:after="0" w:line="360" w:lineRule="auto"/>
        <w:jc w:val="both"/>
        <w:rPr>
          <w:rFonts w:hint="default" w:ascii="Times New Roman" w:hAnsi="Times New Roman" w:eastAsia="Cambria" w:cs="Times New Roman"/>
          <w:i w:val="0"/>
          <w:iCs w:val="0"/>
          <w:sz w:val="28"/>
          <w:szCs w:val="28"/>
        </w:rPr>
      </w:pPr>
    </w:p>
    <w:p w14:paraId="37F73CC7">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847215" cy="144780"/>
            <wp:effectExtent l="0" t="0" r="635" b="7620"/>
            <wp:docPr id="43" name="2384804F-3998-4D57-9195-F3826E402611-167" descr="C:/Users/A-Q-HNB/AppData/Local/Temp/wps.hhGHs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384804F-3998-4D57-9195-F3826E402611-167" descr="C:/Users/A-Q-HNB/AppData/Local/Temp/wps.hhGHsmwps"/>
                    <pic:cNvPicPr>
                      <a:picLocks noChangeAspect="1"/>
                    </pic:cNvPicPr>
                  </pic:nvPicPr>
                  <pic:blipFill>
                    <a:blip r:embed="rId318">
                      <a:extLst>
                        <a:ext uri="{96DAC541-7B7A-43D3-8B79-37D633B846F1}">
                          <asvg:svgBlip xmlns:asvg="http://schemas.microsoft.com/office/drawing/2016/SVG/main" r:embed="rId319"/>
                        </a:ext>
                      </a:extLst>
                    </a:blip>
                    <a:stretch>
                      <a:fillRect/>
                    </a:stretch>
                  </pic:blipFill>
                  <pic:spPr>
                    <a:xfrm>
                      <a:off x="0" y="0"/>
                      <a:ext cx="1847053" cy="14478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78510" cy="152400"/>
            <wp:effectExtent l="0" t="0" r="2540" b="0"/>
            <wp:docPr id="82" name="2384804F-3998-4D57-9195-F3826E402611-168" descr="C:/Users/A-Q-HNB/AppData/Local/Temp/wps.emFlb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2384804F-3998-4D57-9195-F3826E402611-168" descr="C:/Users/A-Q-HNB/AppData/Local/Temp/wps.emFlbJwps"/>
                    <pic:cNvPicPr>
                      <a:picLocks noChangeAspect="1"/>
                    </pic:cNvPicPr>
                  </pic:nvPicPr>
                  <pic:blipFill>
                    <a:blip r:embed="rId320">
                      <a:extLst>
                        <a:ext uri="{96DAC541-7B7A-43D3-8B79-37D633B846F1}">
                          <asvg:svgBlip xmlns:asvg="http://schemas.microsoft.com/office/drawing/2016/SVG/main" r:embed="rId321"/>
                        </a:ext>
                      </a:extLst>
                    </a:blip>
                    <a:stretch>
                      <a:fillRect/>
                    </a:stretch>
                  </pic:blipFill>
                  <pic:spPr>
                    <a:xfrm>
                      <a:off x="0" y="0"/>
                      <a:ext cx="778510" cy="15240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p>
    <w:p w14:paraId="59D22314">
      <w:pPr>
        <w:spacing w:after="0" w:line="360" w:lineRule="auto"/>
        <w:jc w:val="both"/>
        <w:rPr>
          <w:rFonts w:hint="default" w:ascii="Times New Roman" w:hAnsi="Times New Roman" w:eastAsia="Cambria" w:cs="Times New Roman"/>
          <w:i w:val="0"/>
          <w:iCs w:val="0"/>
          <w:sz w:val="28"/>
          <w:szCs w:val="28"/>
        </w:rPr>
      </w:pPr>
    </w:p>
    <w:p w14:paraId="0A8DB0E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If “</w:t>
      </w:r>
      <w:r>
        <w:rPr>
          <w:rFonts w:hint="default" w:ascii="Times New Roman" w:hAnsi="Times New Roman" w:eastAsia="Cambria" w:cs="Times New Roman"/>
          <w:i w:val="0"/>
          <w:iCs w:val="0"/>
          <w:sz w:val="28"/>
          <w:szCs w:val="28"/>
        </w:rPr>
        <w:drawing>
          <wp:inline distT="0" distB="0" distL="114300" distR="114300">
            <wp:extent cx="873760" cy="133985"/>
            <wp:effectExtent l="0" t="0" r="2540" b="18415"/>
            <wp:docPr id="47" name="2384804F-3998-4D57-9195-F3826E402611-16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384804F-3998-4D57-9195-F3826E402611-169" descr="wps"/>
                    <pic:cNvPicPr>
                      <a:picLocks noChangeAspect="1"/>
                    </pic:cNvPicPr>
                  </pic:nvPicPr>
                  <pic:blipFill>
                    <a:blip r:embed="rId322">
                      <a:extLst>
                        <a:ext uri="{96DAC541-7B7A-43D3-8B79-37D633B846F1}">
                          <asvg:svgBlip xmlns:asvg="http://schemas.microsoft.com/office/drawing/2016/SVG/main" r:embed="rId323"/>
                        </a:ext>
                      </a:extLst>
                    </a:blip>
                    <a:stretch>
                      <a:fillRect/>
                    </a:stretch>
                  </pic:blipFill>
                  <pic:spPr>
                    <a:xfrm>
                      <a:off x="0" y="0"/>
                      <a:ext cx="873760" cy="133985"/>
                    </a:xfrm>
                    <a:prstGeom prst="rect">
                      <a:avLst/>
                    </a:prstGeom>
                  </pic:spPr>
                </pic:pic>
              </a:graphicData>
            </a:graphic>
          </wp:inline>
        </w:drawing>
      </w:r>
      <w:r>
        <w:rPr>
          <w:rFonts w:hint="default" w:ascii="Times New Roman" w:hAnsi="Times New Roman" w:eastAsia="Cambria" w:cs="Times New Roman"/>
          <w:i w:val="0"/>
          <w:iCs w:val="0"/>
          <w:sz w:val="28"/>
          <w:szCs w:val="28"/>
        </w:rPr>
        <w:t>” then “</w:t>
      </w:r>
      <w:r>
        <w:rPr>
          <w:rFonts w:hint="default" w:ascii="Times New Roman" w:hAnsi="Times New Roman" w:eastAsia="Cambria" w:cs="Times New Roman"/>
          <w:i w:val="0"/>
          <w:iCs w:val="0"/>
          <w:sz w:val="28"/>
          <w:szCs w:val="28"/>
        </w:rPr>
        <w:drawing>
          <wp:inline distT="0" distB="0" distL="114300" distR="114300">
            <wp:extent cx="861060" cy="139700"/>
            <wp:effectExtent l="0" t="0" r="15240" b="12700"/>
            <wp:docPr id="377" name="2384804F-3998-4D57-9195-F3826E402611-17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2384804F-3998-4D57-9195-F3826E402611-170" descr="wps"/>
                    <pic:cNvPicPr>
                      <a:picLocks noChangeAspect="1"/>
                    </pic:cNvPicPr>
                  </pic:nvPicPr>
                  <pic:blipFill>
                    <a:blip r:embed="rId324">
                      <a:extLst>
                        <a:ext uri="{96DAC541-7B7A-43D3-8B79-37D633B846F1}">
                          <asvg:svgBlip xmlns:asvg="http://schemas.microsoft.com/office/drawing/2016/SVG/main" r:embed="rId325"/>
                        </a:ext>
                      </a:extLst>
                    </a:blip>
                    <a:stretch>
                      <a:fillRect/>
                    </a:stretch>
                  </pic:blipFill>
                  <pic:spPr>
                    <a:xfrm>
                      <a:off x="0" y="0"/>
                      <a:ext cx="861060" cy="13970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is a step in the </w:t>
      </w:r>
      <w:r>
        <w:rPr>
          <w:rFonts w:hint="default" w:ascii="Times New Roman" w:hAnsi="Times New Roman" w:eastAsia="Cambria" w:cs="Times New Roman"/>
          <w:i w:val="0"/>
          <w:iCs w:val="0"/>
          <w:sz w:val="28"/>
          <w:szCs w:val="28"/>
          <w:lang w:val="vi-VN"/>
        </w:rPr>
        <w:t>Feed-forward</w:t>
      </w:r>
      <w:r>
        <w:rPr>
          <w:rFonts w:hint="default" w:ascii="Times New Roman" w:hAnsi="Times New Roman" w:eastAsia="Cambria" w:cs="Times New Roman"/>
          <w:i w:val="0"/>
          <w:iCs w:val="0"/>
          <w:sz w:val="28"/>
          <w:szCs w:val="28"/>
        </w:rPr>
        <w:t xml:space="preserve"> to create a larger representation space, helping the model learn deeper nonlinear relationships.</w:t>
      </w:r>
    </w:p>
    <w:p w14:paraId="2E0BAA4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To expand the representation space according by “</w:t>
      </w:r>
      <w:r>
        <w:rPr>
          <w:rFonts w:hint="default" w:ascii="Times New Roman" w:hAnsi="Times New Roman" w:eastAsia="Cambria" w:cs="Times New Roman"/>
          <w:i w:val="0"/>
          <w:iCs w:val="0"/>
          <w:sz w:val="28"/>
          <w:szCs w:val="28"/>
        </w:rPr>
        <w:drawing>
          <wp:inline distT="0" distB="0" distL="114300" distR="114300">
            <wp:extent cx="199390" cy="120650"/>
            <wp:effectExtent l="0" t="0" r="10160" b="12700"/>
            <wp:docPr id="54" name="2384804F-3998-4D57-9195-F3826E402611-17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384804F-3998-4D57-9195-F3826E402611-171" descr="wps"/>
                    <pic:cNvPicPr>
                      <a:picLocks noChangeAspect="1"/>
                    </pic:cNvPicPr>
                  </pic:nvPicPr>
                  <pic:blipFill>
                    <a:blip r:embed="rId326">
                      <a:extLst>
                        <a:ext uri="{96DAC541-7B7A-43D3-8B79-37D633B846F1}">
                          <asvg:svgBlip xmlns:asvg="http://schemas.microsoft.com/office/drawing/2016/SVG/main" r:embed="rId327"/>
                        </a:ext>
                      </a:extLst>
                    </a:blip>
                    <a:stretch>
                      <a:fillRect/>
                    </a:stretch>
                  </pic:blipFill>
                  <pic:spPr>
                    <a:xfrm>
                      <a:off x="0" y="0"/>
                      <a:ext cx="199390" cy="120650"/>
                    </a:xfrm>
                    <a:prstGeom prst="rect">
                      <a:avLst/>
                    </a:prstGeom>
                  </pic:spPr>
                </pic:pic>
              </a:graphicData>
            </a:graphic>
          </wp:inline>
        </w:drawing>
      </w:r>
      <w:r>
        <w:rPr>
          <w:rFonts w:hint="default" w:ascii="Times New Roman" w:hAnsi="Times New Roman" w:eastAsia="Cambria" w:cs="Times New Roman"/>
          <w:i w:val="0"/>
          <w:iCs w:val="0"/>
          <w:sz w:val="28"/>
          <w:szCs w:val="28"/>
        </w:rPr>
        <w:t>” .</w:t>
      </w:r>
    </w:p>
    <w:p w14:paraId="056F2FB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4D76F8F3">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80490" cy="151765"/>
            <wp:effectExtent l="0" t="0" r="10160" b="635"/>
            <wp:docPr id="57" name="2384804F-3998-4D57-9195-F3826E402611-17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384804F-3998-4D57-9195-F3826E402611-172" descr="wps"/>
                    <pic:cNvPicPr>
                      <a:picLocks noChangeAspect="1"/>
                    </pic:cNvPicPr>
                  </pic:nvPicPr>
                  <pic:blipFill>
                    <a:blip r:embed="rId328">
                      <a:extLst>
                        <a:ext uri="{96DAC541-7B7A-43D3-8B79-37D633B846F1}">
                          <asvg:svgBlip xmlns:asvg="http://schemas.microsoft.com/office/drawing/2016/SVG/main" r:embed="rId329"/>
                        </a:ext>
                      </a:extLst>
                    </a:blip>
                    <a:stretch>
                      <a:fillRect/>
                    </a:stretch>
                  </pic:blipFill>
                  <pic:spPr>
                    <a:xfrm>
                      <a:off x="0" y="0"/>
                      <a:ext cx="1380490" cy="15176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52475" cy="127635"/>
            <wp:effectExtent l="0" t="0" r="9525" b="5715"/>
            <wp:docPr id="84" name="2384804F-3998-4D57-9195-F3826E402611-173" descr="C:/Users/A-Q-HNB/AppData/Local/Temp/wps.GeXyf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384804F-3998-4D57-9195-F3826E402611-173" descr="C:/Users/A-Q-HNB/AppData/Local/Temp/wps.GeXyfqwps"/>
                    <pic:cNvPicPr>
                      <a:picLocks noChangeAspect="1"/>
                    </pic:cNvPicPr>
                  </pic:nvPicPr>
                  <pic:blipFill>
                    <a:blip r:embed="rId310">
                      <a:extLst>
                        <a:ext uri="{96DAC541-7B7A-43D3-8B79-37D633B846F1}">
                          <asvg:svgBlip xmlns:asvg="http://schemas.microsoft.com/office/drawing/2016/SVG/main" r:embed="rId311"/>
                        </a:ext>
                      </a:extLst>
                    </a:blip>
                    <a:stretch>
                      <a:fillRect/>
                    </a:stretch>
                  </pic:blipFill>
                  <pic:spPr>
                    <a:xfrm>
                      <a:off x="0" y="0"/>
                      <a:ext cx="752475" cy="127635"/>
                    </a:xfrm>
                    <a:prstGeom prst="rect">
                      <a:avLst/>
                    </a:prstGeom>
                  </pic:spPr>
                </pic:pic>
              </a:graphicData>
            </a:graphic>
          </wp:inline>
        </w:drawing>
      </w:r>
    </w:p>
    <w:p w14:paraId="79A7B41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After expansion and applying the activation function, this step brings the size back to the “</w:t>
      </w:r>
      <w:r>
        <w:rPr>
          <w:rFonts w:hint="default" w:ascii="Times New Roman" w:hAnsi="Times New Roman" w:eastAsia="Cambria" w:cs="Times New Roman"/>
          <w:i w:val="0"/>
          <w:iCs w:val="0"/>
          <w:sz w:val="28"/>
          <w:szCs w:val="28"/>
        </w:rPr>
        <w:drawing>
          <wp:inline distT="0" distB="0" distL="114300" distR="114300">
            <wp:extent cx="353695" cy="121920"/>
            <wp:effectExtent l="0" t="0" r="8255" b="11430"/>
            <wp:docPr id="378" name="2384804F-3998-4D57-9195-F3826E402611-17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2384804F-3998-4D57-9195-F3826E402611-174" descr="wps"/>
                    <pic:cNvPicPr>
                      <a:picLocks noChangeAspect="1"/>
                    </pic:cNvPicPr>
                  </pic:nvPicPr>
                  <pic:blipFill>
                    <a:blip r:embed="rId330">
                      <a:extLst>
                        <a:ext uri="{96DAC541-7B7A-43D3-8B79-37D633B846F1}">
                          <asvg:svgBlip xmlns:asvg="http://schemas.microsoft.com/office/drawing/2016/SVG/main" r:embed="rId331"/>
                        </a:ext>
                      </a:extLst>
                    </a:blip>
                    <a:stretch>
                      <a:fillRect/>
                    </a:stretch>
                  </pic:blipFill>
                  <pic:spPr>
                    <a:xfrm>
                      <a:off x="0" y="0"/>
                      <a:ext cx="353695" cy="121920"/>
                    </a:xfrm>
                    <a:prstGeom prst="rect">
                      <a:avLst/>
                    </a:prstGeom>
                  </pic:spPr>
                </pic:pic>
              </a:graphicData>
            </a:graphic>
          </wp:inline>
        </w:drawing>
      </w:r>
      <w:r>
        <w:rPr>
          <w:rFonts w:hint="default" w:ascii="Times New Roman" w:hAnsi="Times New Roman" w:eastAsia="Cambria" w:cs="Times New Roman"/>
          <w:i w:val="0"/>
          <w:iCs w:val="0"/>
          <w:sz w:val="28"/>
          <w:szCs w:val="28"/>
        </w:rPr>
        <w:t>” original dimension to combine with the rest of the network.</w:t>
      </w:r>
    </w:p>
    <w:p w14:paraId="24CA209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To restore the representation space.</w:t>
      </w:r>
    </w:p>
    <w:p w14:paraId="02D1C9A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Layer Normalization:</w:t>
      </w:r>
    </w:p>
    <w:p w14:paraId="69DEF26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F977C3C">
      <w:pPr>
        <w:spacing w:line="360" w:lineRule="auto"/>
        <w:ind w:left="120" w:hanging="140" w:hangingChars="50"/>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692525" cy="153035"/>
            <wp:effectExtent l="0" t="0" r="3175" b="18415"/>
            <wp:docPr id="62" name="2384804F-3998-4D57-9195-F3826E402611-175" descr="C:/Users/A-Q-HNB/AppData/Local/Temp/wps.SqIGv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384804F-3998-4D57-9195-F3826E402611-175" descr="C:/Users/A-Q-HNB/AppData/Local/Temp/wps.SqIGvswps"/>
                    <pic:cNvPicPr>
                      <a:picLocks noChangeAspect="1"/>
                    </pic:cNvPicPr>
                  </pic:nvPicPr>
                  <pic:blipFill>
                    <a:blip r:embed="rId332">
                      <a:extLst>
                        <a:ext uri="{96DAC541-7B7A-43D3-8B79-37D633B846F1}">
                          <asvg:svgBlip xmlns:asvg="http://schemas.microsoft.com/office/drawing/2016/SVG/main" r:embed="rId333"/>
                        </a:ext>
                      </a:extLst>
                    </a:blip>
                    <a:stretch>
                      <a:fillRect/>
                    </a:stretch>
                  </pic:blipFill>
                  <pic:spPr>
                    <a:xfrm>
                      <a:off x="0" y="0"/>
                      <a:ext cx="3692525" cy="15303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76605" cy="131445"/>
            <wp:effectExtent l="0" t="0" r="4445" b="1905"/>
            <wp:docPr id="117" name="2384804F-3998-4D57-9195-F3826E402611-176" descr="C:/Users/A-Q-HNB/AppData/Local/Temp/wps.GeXyf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2384804F-3998-4D57-9195-F3826E402611-176" descr="C:/Users/A-Q-HNB/AppData/Local/Temp/wps.GeXyfqwps"/>
                    <pic:cNvPicPr>
                      <a:picLocks noChangeAspect="1"/>
                    </pic:cNvPicPr>
                  </pic:nvPicPr>
                  <pic:blipFill>
                    <a:blip r:embed="rId310">
                      <a:extLst>
                        <a:ext uri="{96DAC541-7B7A-43D3-8B79-37D633B846F1}">
                          <asvg:svgBlip xmlns:asvg="http://schemas.microsoft.com/office/drawing/2016/SVG/main" r:embed="rId311"/>
                        </a:ext>
                      </a:extLst>
                    </a:blip>
                    <a:stretch>
                      <a:fillRect/>
                    </a:stretch>
                  </pic:blipFill>
                  <pic:spPr>
                    <a:xfrm>
                      <a:off x="0" y="0"/>
                      <a:ext cx="776605" cy="131445"/>
                    </a:xfrm>
                    <a:prstGeom prst="rect">
                      <a:avLst/>
                    </a:prstGeom>
                  </pic:spPr>
                </pic:pic>
              </a:graphicData>
            </a:graphic>
          </wp:inline>
        </w:drawing>
      </w:r>
    </w:p>
    <w:p w14:paraId="32FBDFA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Purpose: Normalize the output of the Multi-Head Attention layer to stabilize the training process and accelerate convergence.</w:t>
      </w:r>
    </w:p>
    <w:p w14:paraId="1830D98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690F461">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261360" cy="149225"/>
            <wp:effectExtent l="0" t="0" r="15240" b="3175"/>
            <wp:docPr id="65" name="2384804F-3998-4D57-9195-F3826E402611-177" descr="C:/Users/A-Q-HNB/AppData/Local/Temp/wps.mUAQi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2384804F-3998-4D57-9195-F3826E402611-177" descr="C:/Users/A-Q-HNB/AppData/Local/Temp/wps.mUAQiowps"/>
                    <pic:cNvPicPr>
                      <a:picLocks noChangeAspect="1"/>
                    </pic:cNvPicPr>
                  </pic:nvPicPr>
                  <pic:blipFill>
                    <a:blip r:embed="rId334">
                      <a:extLst>
                        <a:ext uri="{96DAC541-7B7A-43D3-8B79-37D633B846F1}">
                          <asvg:svgBlip xmlns:asvg="http://schemas.microsoft.com/office/drawing/2016/SVG/main" r:embed="rId335"/>
                        </a:ext>
                      </a:extLst>
                    </a:blip>
                    <a:stretch>
                      <a:fillRect/>
                    </a:stretch>
                  </pic:blipFill>
                  <pic:spPr>
                    <a:xfrm>
                      <a:off x="0" y="0"/>
                      <a:ext cx="3261360" cy="14922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800100" cy="135890"/>
            <wp:effectExtent l="0" t="0" r="0" b="16510"/>
            <wp:docPr id="118" name="2384804F-3998-4D57-9195-F3826E402611-178" descr="C:/Users/A-Q-HNB/AppData/Local/Temp/wps.GeXyf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2384804F-3998-4D57-9195-F3826E402611-178" descr="C:/Users/A-Q-HNB/AppData/Local/Temp/wps.GeXyfqwps"/>
                    <pic:cNvPicPr>
                      <a:picLocks noChangeAspect="1"/>
                    </pic:cNvPicPr>
                  </pic:nvPicPr>
                  <pic:blipFill>
                    <a:blip r:embed="rId310">
                      <a:extLst>
                        <a:ext uri="{96DAC541-7B7A-43D3-8B79-37D633B846F1}">
                          <asvg:svgBlip xmlns:asvg="http://schemas.microsoft.com/office/drawing/2016/SVG/main" r:embed="rId311"/>
                        </a:ext>
                      </a:extLst>
                    </a:blip>
                    <a:stretch>
                      <a:fillRect/>
                    </a:stretch>
                  </pic:blipFill>
                  <pic:spPr>
                    <a:xfrm>
                      <a:off x="0" y="0"/>
                      <a:ext cx="800100" cy="135890"/>
                    </a:xfrm>
                    <a:prstGeom prst="rect">
                      <a:avLst/>
                    </a:prstGeom>
                  </pic:spPr>
                </pic:pic>
              </a:graphicData>
            </a:graphic>
          </wp:inline>
        </w:drawing>
      </w:r>
    </w:p>
    <w:p w14:paraId="1AF221E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Purpose: Apply normalization and dropout after the </w:t>
      </w:r>
      <w:r>
        <w:rPr>
          <w:rFonts w:hint="default" w:ascii="Times New Roman" w:hAnsi="Times New Roman" w:eastAsia="Cambria" w:cs="Times New Roman"/>
          <w:i w:val="0"/>
          <w:iCs w:val="0"/>
          <w:sz w:val="28"/>
          <w:szCs w:val="28"/>
          <w:lang w:val="vi-VN"/>
        </w:rPr>
        <w:t>Feed-forward</w:t>
      </w:r>
      <w:r>
        <w:rPr>
          <w:rFonts w:hint="default" w:ascii="Times New Roman" w:hAnsi="Times New Roman" w:eastAsia="Cambria" w:cs="Times New Roman"/>
          <w:i w:val="0"/>
          <w:iCs w:val="0"/>
          <w:sz w:val="28"/>
          <w:szCs w:val="28"/>
        </w:rPr>
        <w:t xml:space="preserve"> block to stabilize the output and prevent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w:t>
      </w:r>
    </w:p>
    <w:p w14:paraId="46091F7C">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21" w:name="_Toc21396"/>
      <w:r>
        <w:rPr>
          <w:rFonts w:hint="default" w:ascii="Times New Roman" w:hAnsi="Times New Roman" w:cs="Times New Roman"/>
          <w:i w:val="0"/>
          <w:iCs w:val="0"/>
          <w:color w:val="4F81BD" w:themeColor="accent1"/>
          <w:sz w:val="28"/>
          <w:szCs w:val="28"/>
          <w14:textFill>
            <w14:solidFill>
              <w14:schemeClr w14:val="accent1"/>
            </w14:solidFill>
          </w14:textFill>
        </w:rPr>
        <w:t>1.2.4.4. Forward Pass</w:t>
      </w:r>
      <w:bookmarkEnd w:id="121"/>
    </w:p>
    <w:p w14:paraId="54F53E33">
      <w:pP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Predict the output probability for a binary classification problem.</w:t>
      </w:r>
    </w:p>
    <w:p w14:paraId="424C41B6">
      <w:pPr>
        <w:spacing w:after="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3891280" cy="7353300"/>
            <wp:effectExtent l="0" t="0" r="13970" b="0"/>
            <wp:docPr id="10" name="Picture 10" descr="ScreenShot_2025051208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_20250512083943"/>
                    <pic:cNvPicPr>
                      <a:picLocks noChangeAspect="1"/>
                    </pic:cNvPicPr>
                  </pic:nvPicPr>
                  <pic:blipFill>
                    <a:blip r:embed="rId336"/>
                    <a:stretch>
                      <a:fillRect/>
                    </a:stretch>
                  </pic:blipFill>
                  <pic:spPr>
                    <a:xfrm>
                      <a:off x="0" y="0"/>
                      <a:ext cx="3891280" cy="7353300"/>
                    </a:xfrm>
                    <a:prstGeom prst="rect">
                      <a:avLst/>
                    </a:prstGeom>
                  </pic:spPr>
                </pic:pic>
              </a:graphicData>
            </a:graphic>
          </wp:inline>
        </w:drawing>
      </w:r>
    </w:p>
    <w:p w14:paraId="735D99D6">
      <w:pPr>
        <w:spacing w:after="6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Figure IV.B.1.2.4.4: Transformer Model</w:t>
      </w:r>
      <w:r>
        <w:rPr>
          <w:rFonts w:hint="default" w:ascii="Times New Roman" w:hAnsi="Times New Roman" w:eastAsia="Cambria" w:cs="Times New Roman"/>
          <w:b/>
          <w:bCs/>
          <w:i w:val="0"/>
          <w:iCs w:val="0"/>
          <w:sz w:val="28"/>
          <w:szCs w:val="28"/>
          <w:lang w:val="vi-VN"/>
        </w:rPr>
        <w:t xml:space="preserve"> Architecture </w:t>
      </w:r>
      <w:r>
        <w:rPr>
          <w:rFonts w:hint="default" w:ascii="Times New Roman" w:hAnsi="Times New Roman" w:eastAsia="Cambria" w:cs="Times New Roman"/>
          <w:b/>
          <w:bCs/>
          <w:i w:val="0"/>
          <w:iCs w:val="0"/>
          <w:sz w:val="28"/>
          <w:szCs w:val="28"/>
        </w:rPr>
        <w:t xml:space="preserve"> </w:t>
      </w:r>
      <w:r>
        <w:rPr>
          <w:rFonts w:hint="default" w:ascii="Times New Roman" w:hAnsi="Times New Roman" w:cs="Times New Roman"/>
          <w:b/>
          <w:bCs/>
          <w:i w:val="0"/>
          <w:iCs w:val="0"/>
          <w:color w:val="081B3A"/>
          <w:spacing w:val="3"/>
          <w:sz w:val="28"/>
          <w:szCs w:val="28"/>
          <w:shd w:val="clear" w:color="auto" w:fill="FFFFFF"/>
        </w:rPr>
        <w:t>(Source: Own work).</w:t>
      </w:r>
    </w:p>
    <w:p w14:paraId="365451B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87977F8">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881630" cy="180975"/>
            <wp:effectExtent l="0" t="0" r="13970" b="9525"/>
            <wp:docPr id="379" name="2384804F-3998-4D57-9195-F3826E402611-17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2384804F-3998-4D57-9195-F3826E402611-179" descr="wps"/>
                    <pic:cNvPicPr>
                      <a:picLocks noChangeAspect="1"/>
                    </pic:cNvPicPr>
                  </pic:nvPicPr>
                  <pic:blipFill>
                    <a:blip r:embed="rId337">
                      <a:extLst>
                        <a:ext uri="{96DAC541-7B7A-43D3-8B79-37D633B846F1}">
                          <asvg:svgBlip xmlns:asvg="http://schemas.microsoft.com/office/drawing/2016/SVG/main" r:embed="rId338"/>
                        </a:ext>
                      </a:extLst>
                    </a:blip>
                    <a:stretch>
                      <a:fillRect/>
                    </a:stretch>
                  </pic:blipFill>
                  <pic:spPr>
                    <a:xfrm>
                      <a:off x="0" y="0"/>
                      <a:ext cx="2881630" cy="18097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82320" cy="130175"/>
            <wp:effectExtent l="0" t="0" r="17780" b="3175"/>
            <wp:docPr id="90" name="2384804F-3998-4D57-9195-F3826E402611-18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2384804F-3998-4D57-9195-F3826E402611-180" descr="wps"/>
                    <pic:cNvPicPr>
                      <a:picLocks noChangeAspect="1"/>
                    </pic:cNvPicPr>
                  </pic:nvPicPr>
                  <pic:blipFill>
                    <a:blip r:embed="rId339">
                      <a:extLst>
                        <a:ext uri="{96DAC541-7B7A-43D3-8B79-37D633B846F1}">
                          <asvg:svgBlip xmlns:asvg="http://schemas.microsoft.com/office/drawing/2016/SVG/main" r:embed="rId340"/>
                        </a:ext>
                      </a:extLst>
                    </a:blip>
                    <a:stretch>
                      <a:fillRect/>
                    </a:stretch>
                  </pic:blipFill>
                  <pic:spPr>
                    <a:xfrm>
                      <a:off x="0" y="0"/>
                      <a:ext cx="782320" cy="130175"/>
                    </a:xfrm>
                    <a:prstGeom prst="rect">
                      <a:avLst/>
                    </a:prstGeom>
                  </pic:spPr>
                </pic:pic>
              </a:graphicData>
            </a:graphic>
          </wp:inline>
        </w:drawing>
      </w:r>
    </w:p>
    <w:p w14:paraId="7055387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Transformer encoder takes a sequential input “</w:t>
      </w:r>
      <w:r>
        <w:rPr>
          <w:rFonts w:hint="default" w:ascii="Times New Roman" w:hAnsi="Times New Roman" w:eastAsia="Cambria" w:cs="Times New Roman"/>
          <w:i w:val="0"/>
          <w:iCs w:val="0"/>
          <w:sz w:val="28"/>
          <w:szCs w:val="28"/>
        </w:rPr>
        <w:drawing>
          <wp:inline distT="0" distB="0" distL="114300" distR="114300">
            <wp:extent cx="222885" cy="111760"/>
            <wp:effectExtent l="0" t="0" r="5715" b="2540"/>
            <wp:docPr id="96" name="2384804F-3998-4D57-9195-F3826E402611-18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2384804F-3998-4D57-9195-F3826E402611-181" descr="wps"/>
                    <pic:cNvPicPr>
                      <a:picLocks noChangeAspect="1"/>
                    </pic:cNvPicPr>
                  </pic:nvPicPr>
                  <pic:blipFill>
                    <a:blip r:embed="rId341">
                      <a:extLst>
                        <a:ext uri="{96DAC541-7B7A-43D3-8B79-37D633B846F1}">
                          <asvg:svgBlip xmlns:asvg="http://schemas.microsoft.com/office/drawing/2016/SVG/main" r:embed="rId342"/>
                        </a:ext>
                      </a:extLst>
                    </a:blip>
                    <a:stretch>
                      <a:fillRect/>
                    </a:stretch>
                  </pic:blipFill>
                  <pic:spPr>
                    <a:xfrm>
                      <a:off x="0" y="0"/>
                      <a:ext cx="222885" cy="111760"/>
                    </a:xfrm>
                    <a:prstGeom prst="rect">
                      <a:avLst/>
                    </a:prstGeom>
                  </pic:spPr>
                </pic:pic>
              </a:graphicData>
            </a:graphic>
          </wp:inline>
        </w:drawing>
      </w:r>
      <w:r>
        <w:rPr>
          <w:rFonts w:hint="default" w:ascii="Times New Roman" w:hAnsi="Times New Roman" w:eastAsia="Cambria" w:cs="Times New Roman"/>
          <w:i w:val="0"/>
          <w:iCs w:val="0"/>
          <w:sz w:val="28"/>
          <w:szCs w:val="28"/>
        </w:rPr>
        <w:t>” with “</w:t>
      </w:r>
      <w:r>
        <w:rPr>
          <w:rFonts w:hint="default" w:ascii="Times New Roman" w:hAnsi="Times New Roman" w:eastAsia="Cambria" w:cs="Times New Roman"/>
          <w:i w:val="0"/>
          <w:iCs w:val="0"/>
          <w:sz w:val="28"/>
          <w:szCs w:val="28"/>
        </w:rPr>
        <w:drawing>
          <wp:inline distT="0" distB="0" distL="114300" distR="114300">
            <wp:extent cx="116205" cy="104775"/>
            <wp:effectExtent l="0" t="0" r="17145" b="9525"/>
            <wp:docPr id="97" name="2384804F-3998-4D57-9195-F3826E402611-18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384804F-3998-4D57-9195-F3826E402611-182" descr="wps"/>
                    <pic:cNvPicPr>
                      <a:picLocks noChangeAspect="1"/>
                    </pic:cNvPicPr>
                  </pic:nvPicPr>
                  <pic:blipFill>
                    <a:blip r:embed="rId242">
                      <a:extLst>
                        <a:ext uri="{96DAC541-7B7A-43D3-8B79-37D633B846F1}">
                          <asvg:svgBlip xmlns:asvg="http://schemas.microsoft.com/office/drawing/2016/SVG/main" r:embed="rId243"/>
                        </a:ext>
                      </a:extLst>
                    </a:blip>
                    <a:stretch>
                      <a:fillRect/>
                    </a:stretch>
                  </pic:blipFill>
                  <pic:spPr>
                    <a:xfrm>
                      <a:off x="0" y="0"/>
                      <a:ext cx="116205" cy="104775"/>
                    </a:xfrm>
                    <a:prstGeom prst="rect">
                      <a:avLst/>
                    </a:prstGeom>
                  </pic:spPr>
                </pic:pic>
              </a:graphicData>
            </a:graphic>
          </wp:inline>
        </w:drawing>
      </w:r>
      <w:r>
        <w:rPr>
          <w:rFonts w:hint="default" w:ascii="Times New Roman" w:hAnsi="Times New Roman" w:eastAsia="Cambria" w:cs="Times New Roman"/>
          <w:i w:val="0"/>
          <w:iCs w:val="0"/>
          <w:sz w:val="28"/>
          <w:szCs w:val="28"/>
        </w:rPr>
        <w:t>” batch size, time steps “</w:t>
      </w:r>
      <w:r>
        <w:rPr>
          <w:rFonts w:hint="default" w:ascii="Times New Roman" w:hAnsi="Times New Roman" w:eastAsia="Cambria" w:cs="Times New Roman"/>
          <w:i w:val="0"/>
          <w:iCs w:val="0"/>
          <w:sz w:val="28"/>
          <w:szCs w:val="28"/>
        </w:rPr>
        <w:drawing>
          <wp:inline distT="0" distB="0" distL="114300" distR="114300">
            <wp:extent cx="106045" cy="102235"/>
            <wp:effectExtent l="0" t="0" r="8255" b="12065"/>
            <wp:docPr id="99" name="2384804F-3998-4D57-9195-F3826E402611-18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2384804F-3998-4D57-9195-F3826E402611-183" descr="wps"/>
                    <pic:cNvPicPr>
                      <a:picLocks noChangeAspect="1"/>
                    </pic:cNvPicPr>
                  </pic:nvPicPr>
                  <pic:blipFill>
                    <a:blip r:embed="rId244">
                      <a:extLst>
                        <a:ext uri="{96DAC541-7B7A-43D3-8B79-37D633B846F1}">
                          <asvg:svgBlip xmlns:asvg="http://schemas.microsoft.com/office/drawing/2016/SVG/main" r:embed="rId245"/>
                        </a:ext>
                      </a:extLst>
                    </a:blip>
                    <a:stretch>
                      <a:fillRect/>
                    </a:stretch>
                  </pic:blipFill>
                  <pic:spPr>
                    <a:xfrm>
                      <a:off x="0" y="0"/>
                      <a:ext cx="106045" cy="102235"/>
                    </a:xfrm>
                    <a:prstGeom prst="rect">
                      <a:avLst/>
                    </a:prstGeom>
                  </pic:spPr>
                </pic:pic>
              </a:graphicData>
            </a:graphic>
          </wp:inline>
        </w:drawing>
      </w:r>
      <w:r>
        <w:rPr>
          <w:rFonts w:hint="default" w:ascii="Times New Roman" w:hAnsi="Times New Roman" w:eastAsia="Cambria" w:cs="Times New Roman"/>
          <w:i w:val="0"/>
          <w:iCs w:val="0"/>
          <w:sz w:val="28"/>
          <w:szCs w:val="28"/>
        </w:rPr>
        <w:t>”, and “</w:t>
      </w:r>
      <w:r>
        <w:rPr>
          <w:rFonts w:hint="default" w:ascii="Times New Roman" w:hAnsi="Times New Roman" w:eastAsia="Cambria" w:cs="Times New Roman"/>
          <w:i w:val="0"/>
          <w:iCs w:val="0"/>
          <w:sz w:val="28"/>
          <w:szCs w:val="28"/>
        </w:rPr>
        <w:drawing>
          <wp:inline distT="0" distB="0" distL="114300" distR="114300">
            <wp:extent cx="353695" cy="121920"/>
            <wp:effectExtent l="0" t="0" r="8255" b="11430"/>
            <wp:docPr id="98" name="2384804F-3998-4D57-9195-F3826E402611-18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2384804F-3998-4D57-9195-F3826E402611-184" descr="wps"/>
                    <pic:cNvPicPr>
                      <a:picLocks noChangeAspect="1"/>
                    </pic:cNvPicPr>
                  </pic:nvPicPr>
                  <pic:blipFill>
                    <a:blip r:embed="rId343">
                      <a:extLst>
                        <a:ext uri="{96DAC541-7B7A-43D3-8B79-37D633B846F1}">
                          <asvg:svgBlip xmlns:asvg="http://schemas.microsoft.com/office/drawing/2016/SVG/main" r:embed="rId344"/>
                        </a:ext>
                      </a:extLst>
                    </a:blip>
                    <a:stretch>
                      <a:fillRect/>
                    </a:stretch>
                  </pic:blipFill>
                  <pic:spPr>
                    <a:xfrm>
                      <a:off x="0" y="0"/>
                      <a:ext cx="353695" cy="121920"/>
                    </a:xfrm>
                    <a:prstGeom prst="rect">
                      <a:avLst/>
                    </a:prstGeom>
                  </pic:spPr>
                </pic:pic>
              </a:graphicData>
            </a:graphic>
          </wp:inline>
        </w:drawing>
      </w:r>
      <w:r>
        <w:rPr>
          <w:rFonts w:hint="default" w:ascii="Times New Roman" w:hAnsi="Times New Roman" w:eastAsia="Cambria" w:cs="Times New Roman"/>
          <w:i w:val="0"/>
          <w:iCs w:val="0"/>
          <w:sz w:val="28"/>
          <w:szCs w:val="28"/>
        </w:rPr>
        <w:t>” hidden size . The result is a sequence of “</w:t>
      </w:r>
      <w:r>
        <w:rPr>
          <w:rFonts w:hint="default" w:ascii="Times New Roman" w:hAnsi="Times New Roman" w:eastAsia="Cambria" w:cs="Times New Roman"/>
          <w:i w:val="0"/>
          <w:iCs w:val="0"/>
          <w:sz w:val="28"/>
          <w:szCs w:val="28"/>
        </w:rPr>
        <w:drawing>
          <wp:inline distT="0" distB="0" distL="114300" distR="114300">
            <wp:extent cx="494665" cy="135255"/>
            <wp:effectExtent l="0" t="0" r="635" b="17145"/>
            <wp:docPr id="100" name="2384804F-3998-4D57-9195-F3826E402611-18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2384804F-3998-4D57-9195-F3826E402611-185" descr="wps"/>
                    <pic:cNvPicPr>
                      <a:picLocks noChangeAspect="1"/>
                    </pic:cNvPicPr>
                  </pic:nvPicPr>
                  <pic:blipFill>
                    <a:blip r:embed="rId345">
                      <a:extLst>
                        <a:ext uri="{96DAC541-7B7A-43D3-8B79-37D633B846F1}">
                          <asvg:svgBlip xmlns:asvg="http://schemas.microsoft.com/office/drawing/2016/SVG/main" r:embed="rId346"/>
                        </a:ext>
                      </a:extLst>
                    </a:blip>
                    <a:stretch>
                      <a:fillRect/>
                    </a:stretch>
                  </pic:blipFill>
                  <pic:spPr>
                    <a:xfrm>
                      <a:off x="0" y="0"/>
                      <a:ext cx="494665" cy="135255"/>
                    </a:xfrm>
                    <a:prstGeom prst="rect">
                      <a:avLst/>
                    </a:prstGeom>
                  </pic:spPr>
                </pic:pic>
              </a:graphicData>
            </a:graphic>
          </wp:inline>
        </w:drawing>
      </w:r>
      <w:r>
        <w:rPr>
          <w:rFonts w:hint="default" w:ascii="Times New Roman" w:hAnsi="Times New Roman" w:eastAsia="Cambria" w:cs="Times New Roman"/>
          <w:i w:val="0"/>
          <w:iCs w:val="0"/>
          <w:sz w:val="28"/>
          <w:szCs w:val="28"/>
        </w:rPr>
        <w:t>” hidden state vectors.</w:t>
      </w:r>
    </w:p>
    <w:p w14:paraId="135169ED">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1624093">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690370" cy="176530"/>
            <wp:effectExtent l="0" t="0" r="5080" b="13970"/>
            <wp:docPr id="102" name="2384804F-3998-4D57-9195-F3826E402611-18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2384804F-3998-4D57-9195-F3826E402611-186" descr="wps"/>
                    <pic:cNvPicPr>
                      <a:picLocks noChangeAspect="1"/>
                    </pic:cNvPicPr>
                  </pic:nvPicPr>
                  <pic:blipFill>
                    <a:blip r:embed="rId347">
                      <a:extLst>
                        <a:ext uri="{96DAC541-7B7A-43D3-8B79-37D633B846F1}">
                          <asvg:svgBlip xmlns:asvg="http://schemas.microsoft.com/office/drawing/2016/SVG/main" r:embed="rId348"/>
                        </a:ext>
                      </a:extLst>
                    </a:blip>
                    <a:stretch>
                      <a:fillRect/>
                    </a:stretch>
                  </pic:blipFill>
                  <pic:spPr>
                    <a:xfrm>
                      <a:off x="0" y="0"/>
                      <a:ext cx="1690370" cy="176530"/>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716280" cy="146050"/>
            <wp:effectExtent l="0" t="0" r="7620" b="6350"/>
            <wp:docPr id="108" name="2384804F-3998-4D57-9195-F3826E402611-18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2384804F-3998-4D57-9195-F3826E402611-187" descr="wps"/>
                    <pic:cNvPicPr>
                      <a:picLocks noChangeAspect="1"/>
                    </pic:cNvPicPr>
                  </pic:nvPicPr>
                  <pic:blipFill>
                    <a:blip r:embed="rId349">
                      <a:extLst>
                        <a:ext uri="{96DAC541-7B7A-43D3-8B79-37D633B846F1}">
                          <asvg:svgBlip xmlns:asvg="http://schemas.microsoft.com/office/drawing/2016/SVG/main" r:embed="rId350"/>
                        </a:ext>
                      </a:extLst>
                    </a:blip>
                    <a:stretch>
                      <a:fillRect/>
                    </a:stretch>
                  </pic:blipFill>
                  <pic:spPr>
                    <a:xfrm>
                      <a:off x="0" y="0"/>
                      <a:ext cx="716280" cy="146050"/>
                    </a:xfrm>
                    <a:prstGeom prst="rect">
                      <a:avLst/>
                    </a:prstGeom>
                  </pic:spPr>
                </pic:pic>
              </a:graphicData>
            </a:graphic>
          </wp:inline>
        </w:drawing>
      </w:r>
    </w:p>
    <w:p w14:paraId="1BA59F3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Get the final hidden state of each sequence in the batch, representing the entire sequence.</w:t>
      </w:r>
    </w:p>
    <w:p w14:paraId="41A0212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20C96DC">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89075" cy="184785"/>
            <wp:effectExtent l="0" t="0" r="15875" b="5715"/>
            <wp:docPr id="109" name="2384804F-3998-4D57-9195-F3826E402611-188" descr="C:/Users/A-Q-HNB/AppData/Local/Temp/wps.yJSgg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2384804F-3998-4D57-9195-F3826E402611-188" descr="C:/Users/A-Q-HNB/AppData/Local/Temp/wps.yJSggRwps"/>
                    <pic:cNvPicPr>
                      <a:picLocks noChangeAspect="1"/>
                    </pic:cNvPicPr>
                  </pic:nvPicPr>
                  <pic:blipFill>
                    <a:blip r:embed="rId254">
                      <a:extLst>
                        <a:ext uri="{96DAC541-7B7A-43D3-8B79-37D633B846F1}">
                          <asvg:svgBlip xmlns:asvg="http://schemas.microsoft.com/office/drawing/2016/SVG/main" r:embed="rId255"/>
                        </a:ext>
                      </a:extLst>
                    </a:blip>
                    <a:stretch>
                      <a:fillRect/>
                    </a:stretch>
                  </pic:blipFill>
                  <pic:spPr>
                    <a:xfrm>
                      <a:off x="0" y="0"/>
                      <a:ext cx="1489101" cy="184908"/>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655320" cy="133985"/>
            <wp:effectExtent l="0" t="0" r="11430" b="18415"/>
            <wp:docPr id="114" name="2384804F-3998-4D57-9195-F3826E402611-18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2384804F-3998-4D57-9195-F3826E402611-189" descr="wps"/>
                    <pic:cNvPicPr>
                      <a:picLocks noChangeAspect="1"/>
                    </pic:cNvPicPr>
                  </pic:nvPicPr>
                  <pic:blipFill>
                    <a:blip r:embed="rId351">
                      <a:extLst>
                        <a:ext uri="{96DAC541-7B7A-43D3-8B79-37D633B846F1}">
                          <asvg:svgBlip xmlns:asvg="http://schemas.microsoft.com/office/drawing/2016/SVG/main" r:embed="rId352"/>
                        </a:ext>
                      </a:extLst>
                    </a:blip>
                    <a:stretch>
                      <a:fillRect/>
                    </a:stretch>
                  </pic:blipFill>
                  <pic:spPr>
                    <a:xfrm>
                      <a:off x="0" y="0"/>
                      <a:ext cx="655320" cy="133985"/>
                    </a:xfrm>
                    <a:prstGeom prst="rect">
                      <a:avLst/>
                    </a:prstGeom>
                  </pic:spPr>
                </pic:pic>
              </a:graphicData>
            </a:graphic>
          </wp:inline>
        </w:drawing>
      </w:r>
    </w:p>
    <w:p w14:paraId="62EDEEB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Description: Apply dropout to reduce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 xml:space="preserve"> by randomly dropping some nodes in </w:t>
      </w:r>
      <w:r>
        <w:rPr>
          <w:rFonts w:hint="default" w:ascii="Times New Roman" w:hAnsi="Times New Roman" w:eastAsia="Cambria" w:cs="Times New Roman"/>
          <w:i w:val="0"/>
          <w:iCs w:val="0"/>
          <w:sz w:val="28"/>
          <w:szCs w:val="28"/>
        </w:rPr>
        <w:drawing>
          <wp:inline distT="0" distB="0" distL="114300" distR="114300">
            <wp:extent cx="262255" cy="121920"/>
            <wp:effectExtent l="0" t="0" r="4445" b="11430"/>
            <wp:docPr id="380" name="image87.png" descr="wps"/>
            <wp:cNvGraphicFramePr/>
            <a:graphic xmlns:a="http://schemas.openxmlformats.org/drawingml/2006/main">
              <a:graphicData uri="http://schemas.openxmlformats.org/drawingml/2006/picture">
                <pic:pic xmlns:pic="http://schemas.openxmlformats.org/drawingml/2006/picture">
                  <pic:nvPicPr>
                    <pic:cNvPr id="380" name="image87.png" descr="wps"/>
                    <pic:cNvPicPr preferRelativeResize="0"/>
                  </pic:nvPicPr>
                  <pic:blipFill>
                    <a:blip r:embed="rId353"/>
                    <a:srcRect/>
                    <a:stretch>
                      <a:fillRect/>
                    </a:stretch>
                  </pic:blipFill>
                  <pic:spPr>
                    <a:xfrm>
                      <a:off x="0" y="0"/>
                      <a:ext cx="262255" cy="121920"/>
                    </a:xfrm>
                    <a:prstGeom prst="rect">
                      <a:avLst/>
                    </a:prstGeom>
                  </pic:spPr>
                </pic:pic>
              </a:graphicData>
            </a:graphic>
          </wp:inline>
        </w:drawing>
      </w:r>
      <w:r>
        <w:rPr>
          <w:rFonts w:hint="default" w:ascii="Times New Roman" w:hAnsi="Times New Roman" w:eastAsia="Cambria" w:cs="Times New Roman"/>
          <w:i w:val="0"/>
          <w:iCs w:val="0"/>
          <w:sz w:val="28"/>
          <w:szCs w:val="28"/>
        </w:rPr>
        <w:t>.</w:t>
      </w:r>
    </w:p>
    <w:p w14:paraId="5536A74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57562187">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922020" cy="160655"/>
            <wp:effectExtent l="0" t="0" r="11430" b="10795"/>
            <wp:docPr id="129" name="2384804F-3998-4D57-9195-F3826E402611-190" descr="C:/Users/A-Q-HNB/AppData/Local/Temp/wps.aDRfL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2384804F-3998-4D57-9195-F3826E402611-190" descr="C:/Users/A-Q-HNB/AppData/Local/Temp/wps.aDRfLFwps"/>
                    <pic:cNvPicPr>
                      <a:picLocks noChangeAspect="1"/>
                    </pic:cNvPicPr>
                  </pic:nvPicPr>
                  <pic:blipFill>
                    <a:blip r:embed="rId258">
                      <a:extLst>
                        <a:ext uri="{96DAC541-7B7A-43D3-8B79-37D633B846F1}">
                          <asvg:svgBlip xmlns:asvg="http://schemas.microsoft.com/office/drawing/2016/SVG/main" r:embed="rId354"/>
                        </a:ext>
                      </a:extLst>
                    </a:blip>
                    <a:stretch>
                      <a:fillRect/>
                    </a:stretch>
                  </pic:blipFill>
                  <pic:spPr>
                    <a:xfrm>
                      <a:off x="0" y="0"/>
                      <a:ext cx="922103" cy="160655"/>
                    </a:xfrm>
                    <a:prstGeom prst="rect">
                      <a:avLst/>
                    </a:prstGeom>
                  </pic:spPr>
                </pic:pic>
              </a:graphicData>
            </a:graphic>
          </wp:inline>
        </w:drawing>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429260" cy="131445"/>
            <wp:effectExtent l="0" t="0" r="8890" b="1905"/>
            <wp:docPr id="132" name="2384804F-3998-4D57-9195-F3826E402611-191" descr="C:/Users/A-Q-HNB/AppData/Local/Temp/wps.ZfrcY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2384804F-3998-4D57-9195-F3826E402611-191" descr="C:/Users/A-Q-HNB/AppData/Local/Temp/wps.ZfrcYiwps"/>
                    <pic:cNvPicPr>
                      <a:picLocks noChangeAspect="1"/>
                    </pic:cNvPicPr>
                  </pic:nvPicPr>
                  <pic:blipFill>
                    <a:blip r:embed="rId260">
                      <a:extLst>
                        <a:ext uri="{96DAC541-7B7A-43D3-8B79-37D633B846F1}">
                          <asvg:svgBlip xmlns:asvg="http://schemas.microsoft.com/office/drawing/2016/SVG/main" r:embed="rId261"/>
                        </a:ext>
                      </a:extLst>
                    </a:blip>
                    <a:stretch>
                      <a:fillRect/>
                    </a:stretch>
                  </pic:blipFill>
                  <pic:spPr>
                    <a:xfrm>
                      <a:off x="0" y="0"/>
                      <a:ext cx="429260" cy="131445"/>
                    </a:xfrm>
                    <a:prstGeom prst="rect">
                      <a:avLst/>
                    </a:prstGeom>
                  </pic:spPr>
                </pic:pic>
              </a:graphicData>
            </a:graphic>
          </wp:inline>
        </w:drawing>
      </w:r>
    </w:p>
    <w:p w14:paraId="6D1C7FDA">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Description: The final linear layer to convert the representation into a probability distribution for 2 binary output classes.</w:t>
      </w:r>
    </w:p>
    <w:p w14:paraId="3663AA6F">
      <w:pPr>
        <w:spacing w:after="60" w:line="360" w:lineRule="auto"/>
        <w:jc w:val="both"/>
        <w:rPr>
          <w:rFonts w:hint="default" w:ascii="Times New Roman" w:hAnsi="Times New Roman" w:eastAsia="Cambria" w:cs="Times New Roman"/>
          <w:i w:val="0"/>
          <w:iCs w:val="0"/>
          <w:sz w:val="28"/>
          <w:szCs w:val="28"/>
        </w:rPr>
      </w:pPr>
    </w:p>
    <w:p w14:paraId="21CFC70B">
      <w:pPr>
        <w:pStyle w:val="4"/>
        <w:spacing w:line="360" w:lineRule="auto"/>
        <w:jc w:val="both"/>
        <w:rPr>
          <w:rFonts w:hint="default" w:ascii="Times New Roman" w:hAnsi="Times New Roman" w:eastAsia="Cambria" w:cs="Times New Roman"/>
          <w:i w:val="0"/>
          <w:iCs w:val="0"/>
          <w:sz w:val="28"/>
          <w:szCs w:val="28"/>
          <w:lang w:val="vi-VN"/>
        </w:rPr>
      </w:pPr>
      <w:bookmarkStart w:id="122" w:name="_imqr84wzrcfm" w:colFirst="0" w:colLast="0"/>
      <w:bookmarkEnd w:id="122"/>
      <w:bookmarkStart w:id="123" w:name="_Toc30765"/>
      <w:r>
        <w:rPr>
          <w:rFonts w:hint="default" w:ascii="Times New Roman" w:hAnsi="Times New Roman" w:cs="Times New Roman"/>
          <w:i w:val="0"/>
          <w:iCs w:val="0"/>
          <w:sz w:val="28"/>
          <w:szCs w:val="28"/>
        </w:rPr>
        <w:t>2. Model</w:t>
      </w:r>
      <w:r>
        <w:rPr>
          <w:rFonts w:hint="default" w:ascii="Times New Roman" w:hAnsi="Times New Roman" w:cs="Times New Roman"/>
          <w:i w:val="0"/>
          <w:iCs w:val="0"/>
          <w:sz w:val="28"/>
          <w:szCs w:val="28"/>
          <w:lang w:val="vi-VN"/>
        </w:rPr>
        <w:t xml:space="preserve"> </w:t>
      </w:r>
      <w:r>
        <w:rPr>
          <w:rFonts w:hint="default" w:ascii="Times New Roman" w:hAnsi="Times New Roman" w:cs="Times New Roman"/>
          <w:i w:val="0"/>
          <w:iCs w:val="0"/>
          <w:sz w:val="28"/>
          <w:szCs w:val="28"/>
        </w:rPr>
        <w:t>training</w:t>
      </w:r>
      <w:r>
        <w:rPr>
          <w:rFonts w:hint="default" w:ascii="Times New Roman" w:hAnsi="Times New Roman" w:cs="Times New Roman"/>
          <w:i w:val="0"/>
          <w:iCs w:val="0"/>
          <w:sz w:val="28"/>
          <w:szCs w:val="28"/>
          <w:lang w:val="vi-VN"/>
        </w:rPr>
        <w:t>,</w:t>
      </w:r>
      <w:r>
        <w:rPr>
          <w:rFonts w:hint="default" w:ascii="Times New Roman" w:hAnsi="Times New Roman" w:cs="Times New Roman"/>
          <w:i w:val="0"/>
          <w:iCs w:val="0"/>
          <w:sz w:val="28"/>
          <w:szCs w:val="28"/>
        </w:rPr>
        <w:t xml:space="preserve"> validation</w:t>
      </w:r>
      <w:r>
        <w:rPr>
          <w:rFonts w:hint="default" w:ascii="Times New Roman" w:hAnsi="Times New Roman" w:cs="Times New Roman"/>
          <w:i w:val="0"/>
          <w:iCs w:val="0"/>
          <w:sz w:val="28"/>
          <w:szCs w:val="28"/>
          <w:lang w:val="vi-VN"/>
        </w:rPr>
        <w:t>, Testing and inference.</w:t>
      </w:r>
      <w:bookmarkEnd w:id="123"/>
    </w:p>
    <w:p w14:paraId="6E65CD8C">
      <w:pPr>
        <w:pStyle w:val="5"/>
        <w:spacing w:line="360" w:lineRule="auto"/>
        <w:jc w:val="both"/>
        <w:rPr>
          <w:rFonts w:hint="default" w:ascii="Times New Roman" w:hAnsi="Times New Roman" w:eastAsia="Cambria" w:cs="Times New Roman"/>
          <w:i w:val="0"/>
          <w:iCs w:val="0"/>
          <w:sz w:val="28"/>
          <w:szCs w:val="28"/>
        </w:rPr>
      </w:pPr>
      <w:bookmarkStart w:id="124" w:name="_h0c7y2o2rf42" w:colFirst="0" w:colLast="0"/>
      <w:bookmarkEnd w:id="124"/>
      <w:bookmarkStart w:id="125" w:name="_w2d79o1xnw5k" w:colFirst="0" w:colLast="0"/>
      <w:bookmarkEnd w:id="125"/>
      <w:bookmarkStart w:id="126" w:name="_Toc12752"/>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 Optimizer</w:t>
      </w:r>
      <w:bookmarkEnd w:id="126"/>
    </w:p>
    <w:p w14:paraId="109D0B6B">
      <w:pPr>
        <w:spacing w:after="60" w:line="360" w:lineRule="auto"/>
        <w:ind w:firstLine="720" w:firstLineChars="0"/>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t>The main goal of this section is to optimize classic machine learning models (Logistic Regression, SVM) and deep learning models (LSTM, Transformer) to achieve the highest performance in the financial time series classification problem. The optimization is carried out through two main strategies: Random-Search for Logistic Regression and SVM, and Op-tuna for LSTM and Transformer models with the training data-set and test data-set as input.</w:t>
      </w:r>
    </w:p>
    <w:p w14:paraId="0F11E890">
      <w:pPr>
        <w:spacing w:after="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5480" cy="4636770"/>
            <wp:effectExtent l="0" t="0" r="7620" b="11430"/>
            <wp:docPr id="381" name="Picture 381" descr="ScreenShot_2025051206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ScreenShot_20250512065703"/>
                    <pic:cNvPicPr>
                      <a:picLocks noChangeAspect="1"/>
                    </pic:cNvPicPr>
                  </pic:nvPicPr>
                  <pic:blipFill>
                    <a:blip r:embed="rId355"/>
                    <a:stretch>
                      <a:fillRect/>
                    </a:stretch>
                  </pic:blipFill>
                  <pic:spPr>
                    <a:xfrm>
                      <a:off x="0" y="0"/>
                      <a:ext cx="5745480" cy="4636770"/>
                    </a:xfrm>
                    <a:prstGeom prst="rect">
                      <a:avLst/>
                    </a:prstGeom>
                  </pic:spPr>
                </pic:pic>
              </a:graphicData>
            </a:graphic>
          </wp:inline>
        </w:drawing>
      </w:r>
    </w:p>
    <w:p w14:paraId="56BCEA47">
      <w:pPr>
        <w:spacing w:after="6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Figure IV.B.2.</w:t>
      </w:r>
      <w:r>
        <w:rPr>
          <w:rFonts w:hint="default" w:ascii="Times New Roman" w:hAnsi="Times New Roman" w:eastAsia="Cambria" w:cs="Times New Roman"/>
          <w:b/>
          <w:bCs/>
          <w:i w:val="0"/>
          <w:iCs w:val="0"/>
          <w:sz w:val="28"/>
          <w:szCs w:val="28"/>
          <w:lang w:val="vi-VN"/>
        </w:rPr>
        <w:t>1</w:t>
      </w:r>
      <w:r>
        <w:rPr>
          <w:rFonts w:hint="default" w:ascii="Times New Roman" w:hAnsi="Times New Roman" w:eastAsia="Cambria" w:cs="Times New Roman"/>
          <w:b/>
          <w:bCs/>
          <w:i w:val="0"/>
          <w:iCs w:val="0"/>
          <w:sz w:val="28"/>
          <w:szCs w:val="28"/>
        </w:rPr>
        <w:t xml:space="preserve">: Optimizer </w:t>
      </w:r>
      <w:r>
        <w:rPr>
          <w:rFonts w:hint="default" w:ascii="Times New Roman" w:hAnsi="Times New Roman" w:cs="Times New Roman"/>
          <w:b/>
          <w:bCs/>
          <w:i w:val="0"/>
          <w:iCs w:val="0"/>
          <w:color w:val="081B3A"/>
          <w:spacing w:val="3"/>
          <w:sz w:val="28"/>
          <w:szCs w:val="28"/>
          <w:shd w:val="clear" w:color="auto" w:fill="FFFFFF"/>
        </w:rPr>
        <w:t>(Source: Own work).</w:t>
      </w:r>
    </w:p>
    <w:p w14:paraId="77F579C4">
      <w:pPr>
        <w:pStyle w:val="6"/>
        <w:spacing w:line="360" w:lineRule="auto"/>
        <w:jc w:val="both"/>
        <w:rPr>
          <w:rFonts w:hint="default" w:ascii="Times New Roman" w:hAnsi="Times New Roman" w:eastAsia="Cambria" w:cs="Times New Roman"/>
          <w:i w:val="0"/>
          <w:iCs w:val="0"/>
          <w:sz w:val="28"/>
          <w:szCs w:val="28"/>
        </w:rPr>
      </w:pPr>
      <w:bookmarkStart w:id="127" w:name="_Toc26768"/>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.1. Check class Distribution</w:t>
      </w:r>
      <w:bookmarkEnd w:id="127"/>
    </w:p>
    <w:p w14:paraId="0CB37B00">
      <w:pPr>
        <w:spacing w:after="60" w:line="360" w:lineRule="auto"/>
        <w:ind w:firstLine="720" w:firstLineChars="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Before training the model, it is necessary to check the distribution of the target labels in the training set to ensure that both classes are present, avoiding severe imbalance or training errors due to missing classes.</w:t>
      </w:r>
    </w:p>
    <w:p w14:paraId="7DD3FF6E">
      <w:pPr>
        <w:spacing w:after="60" w:line="360" w:lineRule="auto"/>
        <w:jc w:val="both"/>
        <w:rPr>
          <w:rFonts w:hint="default" w:ascii="Times New Roman" w:hAnsi="Times New Roman" w:eastAsia="Cambria" w:cs="Times New Roman"/>
          <w:i w:val="0"/>
          <w:iCs w:val="0"/>
          <w:sz w:val="28"/>
          <w:szCs w:val="28"/>
        </w:rPr>
      </w:pPr>
    </w:p>
    <w:p w14:paraId="005F4948">
      <w:pPr>
        <w:pStyle w:val="6"/>
        <w:spacing w:line="360" w:lineRule="auto"/>
        <w:jc w:val="both"/>
        <w:rPr>
          <w:rFonts w:hint="default" w:ascii="Times New Roman" w:hAnsi="Times New Roman" w:cs="Times New Roman"/>
          <w:i w:val="0"/>
          <w:iCs w:val="0"/>
          <w:sz w:val="28"/>
          <w:szCs w:val="28"/>
        </w:rPr>
      </w:pPr>
      <w:bookmarkStart w:id="128" w:name="_Toc19339"/>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.2. Logistic Regression and SVM</w:t>
      </w:r>
      <w:bookmarkEnd w:id="128"/>
    </w:p>
    <w:p w14:paraId="1D6591BC">
      <w:pPr>
        <w:pStyle w:val="7"/>
        <w:spacing w:line="360" w:lineRule="auto"/>
        <w:jc w:val="both"/>
        <w:rPr>
          <w:rFonts w:hint="default" w:ascii="Times New Roman" w:hAnsi="Times New Roman" w:cs="Times New Roman"/>
          <w:i w:val="0"/>
          <w:iCs w:val="0"/>
          <w:sz w:val="28"/>
          <w:szCs w:val="28"/>
        </w:rPr>
      </w:pPr>
      <w:bookmarkStart w:id="129" w:name="_Toc13910"/>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.2.1. Setup parameter ranges</w:t>
      </w:r>
      <w:bookmarkEnd w:id="129"/>
    </w:p>
    <w:p w14:paraId="10316D96">
      <w:pPr>
        <w:spacing w:after="6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Table IV.B.2.2.2.1 presents the defined </w:t>
      </w:r>
      <w:r>
        <w:rPr>
          <w:rFonts w:hint="default" w:ascii="Times New Roman" w:hAnsi="Times New Roman" w:eastAsia="Cambria" w:cs="Times New Roman"/>
          <w:i w:val="0"/>
          <w:iCs w:val="0"/>
          <w:sz w:val="28"/>
          <w:szCs w:val="28"/>
          <w:lang w:val="vi-VN"/>
        </w:rPr>
        <w:t>hyper-parameter</w:t>
      </w:r>
      <w:r>
        <w:rPr>
          <w:rFonts w:hint="default" w:ascii="Times New Roman" w:hAnsi="Times New Roman" w:eastAsia="Cambria" w:cs="Times New Roman"/>
          <w:i w:val="0"/>
          <w:iCs w:val="0"/>
          <w:sz w:val="28"/>
          <w:szCs w:val="28"/>
        </w:rPr>
        <w:t xml:space="preserve"> ranges for tuning Logistic Regression (LR) and Support Vector Machine (SVM) models applied to the BB and UD datasets. For LR, the search space includes regularization strength (</w:t>
      </w:r>
      <w:r>
        <w:rPr>
          <w:rFonts w:hint="default" w:ascii="Times New Roman" w:hAnsi="Times New Roman" w:eastAsia="Roboto Mono" w:cs="Times New Roman"/>
          <w:i w:val="0"/>
          <w:iCs w:val="0"/>
          <w:sz w:val="28"/>
          <w:szCs w:val="28"/>
        </w:rPr>
        <w:t>C</w:t>
      </w:r>
      <w:r>
        <w:rPr>
          <w:rFonts w:hint="default" w:ascii="Times New Roman" w:hAnsi="Times New Roman" w:eastAsia="Cambria" w:cs="Times New Roman"/>
          <w:i w:val="0"/>
          <w:iCs w:val="0"/>
          <w:sz w:val="28"/>
          <w:szCs w:val="28"/>
        </w:rPr>
        <w:t>), solver types, maximum number of iterations (</w:t>
      </w:r>
      <w:r>
        <w:rPr>
          <w:rFonts w:hint="default" w:ascii="Times New Roman" w:hAnsi="Times New Roman" w:eastAsia="Roboto Mono" w:cs="Times New Roman"/>
          <w:i w:val="0"/>
          <w:iCs w:val="0"/>
          <w:sz w:val="28"/>
          <w:szCs w:val="28"/>
        </w:rPr>
        <w:t>max_iter</w:t>
      </w:r>
      <w:r>
        <w:rPr>
          <w:rFonts w:hint="default" w:ascii="Times New Roman" w:hAnsi="Times New Roman" w:eastAsia="Cambria" w:cs="Times New Roman"/>
          <w:i w:val="0"/>
          <w:iCs w:val="0"/>
          <w:sz w:val="28"/>
          <w:szCs w:val="28"/>
        </w:rPr>
        <w:t>), and tolerance (</w:t>
      </w:r>
      <w:r>
        <w:rPr>
          <w:rFonts w:hint="default" w:ascii="Times New Roman" w:hAnsi="Times New Roman" w:eastAsia="Roboto Mono" w:cs="Times New Roman"/>
          <w:i w:val="0"/>
          <w:iCs w:val="0"/>
          <w:sz w:val="28"/>
          <w:szCs w:val="28"/>
        </w:rPr>
        <w:t>tol</w:t>
      </w:r>
      <w:r>
        <w:rPr>
          <w:rFonts w:hint="default" w:ascii="Times New Roman" w:hAnsi="Times New Roman" w:eastAsia="Cambria" w:cs="Times New Roman"/>
          <w:i w:val="0"/>
          <w:iCs w:val="0"/>
          <w:sz w:val="28"/>
          <w:szCs w:val="28"/>
        </w:rPr>
        <w:t xml:space="preserve">), with slightly different ranges between BB and UD. For SVM, the parameter ranges include </w:t>
      </w:r>
      <w:r>
        <w:rPr>
          <w:rFonts w:hint="default" w:ascii="Times New Roman" w:hAnsi="Times New Roman" w:eastAsia="Roboto Mono" w:cs="Times New Roman"/>
          <w:i w:val="0"/>
          <w:iCs w:val="0"/>
          <w:sz w:val="28"/>
          <w:szCs w:val="28"/>
        </w:rPr>
        <w:t>C</w:t>
      </w:r>
      <w:r>
        <w:rPr>
          <w:rFonts w:hint="default" w:ascii="Times New Roman" w:hAnsi="Times New Roman" w:eastAsia="Cambria" w:cs="Times New Roman"/>
          <w:i w:val="0"/>
          <w:iCs w:val="0"/>
          <w:sz w:val="28"/>
          <w:szCs w:val="28"/>
        </w:rPr>
        <w:t>, kernel types (</w:t>
      </w:r>
      <w:r>
        <w:rPr>
          <w:rFonts w:hint="default" w:ascii="Times New Roman" w:hAnsi="Times New Roman" w:eastAsia="Roboto Mono" w:cs="Times New Roman"/>
          <w:i w:val="0"/>
          <w:iCs w:val="0"/>
          <w:sz w:val="28"/>
          <w:szCs w:val="28"/>
        </w:rPr>
        <w:t>linear</w:t>
      </w:r>
      <w:r>
        <w:rPr>
          <w:rFonts w:hint="default" w:ascii="Times New Roman" w:hAnsi="Times New Roman" w:eastAsia="Cambria" w:cs="Times New Roman"/>
          <w:i w:val="0"/>
          <w:iCs w:val="0"/>
          <w:sz w:val="28"/>
          <w:szCs w:val="28"/>
        </w:rPr>
        <w:t xml:space="preserve">, </w:t>
      </w:r>
      <w:r>
        <w:rPr>
          <w:rFonts w:hint="default" w:ascii="Times New Roman" w:hAnsi="Times New Roman" w:eastAsia="Roboto Mono" w:cs="Times New Roman"/>
          <w:i w:val="0"/>
          <w:iCs w:val="0"/>
          <w:sz w:val="28"/>
          <w:szCs w:val="28"/>
        </w:rPr>
        <w:t>rbf</w:t>
      </w:r>
      <w:r>
        <w:rPr>
          <w:rFonts w:hint="default" w:ascii="Times New Roman" w:hAnsi="Times New Roman" w:eastAsia="Cambria" w:cs="Times New Roman"/>
          <w:i w:val="0"/>
          <w:iCs w:val="0"/>
          <w:sz w:val="28"/>
          <w:szCs w:val="28"/>
        </w:rPr>
        <w:t xml:space="preserve">, and additionally </w:t>
      </w:r>
      <w:r>
        <w:rPr>
          <w:rFonts w:hint="default" w:ascii="Times New Roman" w:hAnsi="Times New Roman" w:eastAsia="Roboto Mono" w:cs="Times New Roman"/>
          <w:i w:val="0"/>
          <w:iCs w:val="0"/>
          <w:sz w:val="28"/>
          <w:szCs w:val="28"/>
        </w:rPr>
        <w:t>poly</w:t>
      </w:r>
      <w:r>
        <w:rPr>
          <w:rFonts w:hint="default" w:ascii="Times New Roman" w:hAnsi="Times New Roman" w:eastAsia="Cambria" w:cs="Times New Roman"/>
          <w:i w:val="0"/>
          <w:iCs w:val="0"/>
          <w:sz w:val="28"/>
          <w:szCs w:val="28"/>
        </w:rPr>
        <w:t xml:space="preserve"> for UD), </w:t>
      </w:r>
      <w:r>
        <w:rPr>
          <w:rFonts w:hint="default" w:ascii="Times New Roman" w:hAnsi="Times New Roman" w:eastAsia="Roboto Mono" w:cs="Times New Roman"/>
          <w:i w:val="0"/>
          <w:iCs w:val="0"/>
          <w:sz w:val="28"/>
          <w:szCs w:val="28"/>
        </w:rPr>
        <w:t>gamma</w:t>
      </w:r>
      <w:r>
        <w:rPr>
          <w:rFonts w:hint="default" w:ascii="Times New Roman" w:hAnsi="Times New Roman" w:eastAsia="Cambria" w:cs="Times New Roman"/>
          <w:i w:val="0"/>
          <w:iCs w:val="0"/>
          <w:sz w:val="28"/>
          <w:szCs w:val="28"/>
        </w:rPr>
        <w:t xml:space="preserve">, and </w:t>
      </w:r>
      <w:r>
        <w:rPr>
          <w:rFonts w:hint="default" w:ascii="Times New Roman" w:hAnsi="Times New Roman" w:eastAsia="Roboto Mono" w:cs="Times New Roman"/>
          <w:i w:val="0"/>
          <w:iCs w:val="0"/>
          <w:sz w:val="28"/>
          <w:szCs w:val="28"/>
        </w:rPr>
        <w:t>tol</w:t>
      </w:r>
      <w:r>
        <w:rPr>
          <w:rFonts w:hint="default" w:ascii="Times New Roman" w:hAnsi="Times New Roman" w:eastAsia="Cambria" w:cs="Times New Roman"/>
          <w:i w:val="0"/>
          <w:iCs w:val="0"/>
          <w:sz w:val="28"/>
          <w:szCs w:val="28"/>
        </w:rPr>
        <w:t xml:space="preserve">. These configurations are set up to optimize model performance during </w:t>
      </w:r>
      <w:r>
        <w:rPr>
          <w:rFonts w:hint="default" w:ascii="Times New Roman" w:hAnsi="Times New Roman" w:eastAsia="Cambria" w:cs="Times New Roman"/>
          <w:i w:val="0"/>
          <w:iCs w:val="0"/>
          <w:sz w:val="28"/>
          <w:szCs w:val="28"/>
          <w:lang w:val="vi-VN"/>
        </w:rPr>
        <w:t>hyper-parameter</w:t>
      </w:r>
      <w:r>
        <w:rPr>
          <w:rFonts w:hint="default" w:ascii="Times New Roman" w:hAnsi="Times New Roman" w:eastAsia="Cambria" w:cs="Times New Roman"/>
          <w:i w:val="0"/>
          <w:iCs w:val="0"/>
          <w:sz w:val="28"/>
          <w:szCs w:val="28"/>
        </w:rPr>
        <w:t xml:space="preserve"> search.</w:t>
      </w:r>
    </w:p>
    <w:p w14:paraId="4A7C450F">
      <w:pPr>
        <w:spacing w:after="60" w:line="360" w:lineRule="auto"/>
        <w:ind w:firstLine="720"/>
        <w:jc w:val="both"/>
        <w:rPr>
          <w:rFonts w:hint="default" w:ascii="Times New Roman" w:hAnsi="Times New Roman" w:eastAsia="Cambria" w:cs="Times New Roman"/>
          <w:i w:val="0"/>
          <w:iCs w:val="0"/>
          <w:sz w:val="28"/>
          <w:szCs w:val="28"/>
        </w:rPr>
      </w:pPr>
    </w:p>
    <w:p w14:paraId="3033EDC0">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IV.B.2.</w:t>
      </w:r>
      <w:r>
        <w:rPr>
          <w:rFonts w:hint="default" w:ascii="Times New Roman" w:hAnsi="Times New Roman" w:eastAsia="Cambria" w:cs="Times New Roman"/>
          <w:b/>
          <w:bCs/>
          <w:i w:val="0"/>
          <w:iCs w:val="0"/>
          <w:sz w:val="28"/>
          <w:szCs w:val="28"/>
          <w:lang w:val="vi-VN"/>
        </w:rPr>
        <w:t>1</w:t>
      </w:r>
      <w:r>
        <w:rPr>
          <w:rFonts w:hint="default" w:ascii="Times New Roman" w:hAnsi="Times New Roman" w:eastAsia="Cambria" w:cs="Times New Roman"/>
          <w:b/>
          <w:bCs/>
          <w:i w:val="0"/>
          <w:iCs w:val="0"/>
          <w:sz w:val="28"/>
          <w:szCs w:val="28"/>
        </w:rPr>
        <w:t>.2.1: Setup parameter ranges in LR_SVM_PARAM_RANGES.</w:t>
      </w:r>
    </w:p>
    <w:p w14:paraId="257E7D94">
      <w:pPr>
        <w:spacing w:after="60" w:line="360" w:lineRule="auto"/>
        <w:jc w:val="both"/>
        <w:rPr>
          <w:rFonts w:hint="default" w:ascii="Times New Roman" w:hAnsi="Times New Roman" w:eastAsia="Cambria" w:cs="Times New Roman"/>
          <w:i w:val="0"/>
          <w:iCs w:val="0"/>
          <w:sz w:val="28"/>
          <w:szCs w:val="28"/>
        </w:rPr>
      </w:pPr>
    </w:p>
    <w:tbl>
      <w:tblPr>
        <w:tblStyle w:val="42"/>
        <w:tblW w:w="91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725"/>
        <w:gridCol w:w="4455"/>
      </w:tblGrid>
      <w:tr w14:paraId="2B3A43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25" w:type="dxa"/>
            <w:shd w:val="clear" w:color="auto" w:fill="A5A5A5" w:themeFill="background1" w:themeFillShade="A6"/>
            <w:tcMar>
              <w:top w:w="100" w:type="dxa"/>
              <w:left w:w="100" w:type="dxa"/>
              <w:bottom w:w="100" w:type="dxa"/>
              <w:right w:w="100" w:type="dxa"/>
            </w:tcMar>
          </w:tcPr>
          <w:p w14:paraId="78207B84">
            <w:pPr>
              <w:spacing w:after="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BB</w:t>
            </w:r>
          </w:p>
        </w:tc>
        <w:tc>
          <w:tcPr>
            <w:tcW w:w="4455" w:type="dxa"/>
            <w:shd w:val="clear" w:color="auto" w:fill="A5A5A5" w:themeFill="background1" w:themeFillShade="A6"/>
            <w:tcMar>
              <w:top w:w="100" w:type="dxa"/>
              <w:left w:w="100" w:type="dxa"/>
              <w:bottom w:w="100" w:type="dxa"/>
              <w:right w:w="100" w:type="dxa"/>
            </w:tcMar>
          </w:tcPr>
          <w:p w14:paraId="5CB177B1">
            <w:pPr>
              <w:spacing w:after="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UD</w:t>
            </w:r>
          </w:p>
        </w:tc>
      </w:tr>
      <w:tr w14:paraId="2014A8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725" w:type="dxa"/>
            <w:shd w:val="clear" w:color="auto" w:fill="auto"/>
            <w:tcMar>
              <w:top w:w="100" w:type="dxa"/>
              <w:left w:w="100" w:type="dxa"/>
              <w:bottom w:w="100" w:type="dxa"/>
              <w:right w:w="100" w:type="dxa"/>
            </w:tcMar>
          </w:tcPr>
          <w:p w14:paraId="4AF5123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LR_PARAM_RANGES = {</w:t>
            </w:r>
          </w:p>
          <w:p w14:paraId="401FDF0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'C': np.</w:t>
            </w:r>
            <w:r>
              <w:rPr>
                <w:rFonts w:hint="default" w:ascii="Times New Roman" w:hAnsi="Times New Roman" w:eastAsia="Cambria" w:cs="Times New Roman"/>
                <w:i w:val="0"/>
                <w:iCs w:val="0"/>
                <w:sz w:val="28"/>
                <w:szCs w:val="28"/>
              </w:rPr>
              <w:t>logspace</w:t>
            </w:r>
            <w:r>
              <w:rPr>
                <w:rFonts w:hint="default" w:ascii="Times New Roman" w:hAnsi="Times New Roman" w:eastAsia="Cambria" w:cs="Times New Roman"/>
                <w:i w:val="0"/>
                <w:iCs w:val="0"/>
                <w:sz w:val="28"/>
                <w:szCs w:val="28"/>
              </w:rPr>
              <w:t>(-3, -1, 3),</w:t>
            </w:r>
          </w:p>
          <w:p w14:paraId="681D8A1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'solver': ['newton-cg', 'lbfgs', 'sag', 'saga'],</w:t>
            </w:r>
          </w:p>
          <w:p w14:paraId="036092E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'max_iter': [2000, 3000, 5000],</w:t>
            </w:r>
          </w:p>
          <w:p w14:paraId="1AC2E82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'tol': np.</w:t>
            </w:r>
            <w:r>
              <w:rPr>
                <w:rFonts w:hint="default" w:ascii="Times New Roman" w:hAnsi="Times New Roman" w:eastAsia="Cambria" w:cs="Times New Roman"/>
                <w:i w:val="0"/>
                <w:iCs w:val="0"/>
                <w:sz w:val="28"/>
                <w:szCs w:val="28"/>
              </w:rPr>
              <w:t>logspace</w:t>
            </w:r>
            <w:r>
              <w:rPr>
                <w:rFonts w:hint="default" w:ascii="Times New Roman" w:hAnsi="Times New Roman" w:eastAsia="Cambria" w:cs="Times New Roman"/>
                <w:i w:val="0"/>
                <w:iCs w:val="0"/>
                <w:sz w:val="28"/>
                <w:szCs w:val="28"/>
              </w:rPr>
              <w:t>(-3, 1, 5)</w:t>
            </w:r>
          </w:p>
          <w:p w14:paraId="41220D4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p w14:paraId="3F2BE472">
            <w:pPr>
              <w:spacing w:after="0" w:line="360" w:lineRule="auto"/>
              <w:jc w:val="both"/>
              <w:rPr>
                <w:rFonts w:hint="default" w:ascii="Times New Roman" w:hAnsi="Times New Roman" w:eastAsia="Cambria" w:cs="Times New Roman"/>
                <w:i w:val="0"/>
                <w:iCs w:val="0"/>
                <w:sz w:val="28"/>
                <w:szCs w:val="28"/>
              </w:rPr>
            </w:pPr>
          </w:p>
          <w:p w14:paraId="68571AC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SVM_PARAM_RANGES = {</w:t>
            </w:r>
          </w:p>
          <w:p w14:paraId="604E408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'C': np.</w:t>
            </w:r>
            <w:r>
              <w:rPr>
                <w:rFonts w:hint="default" w:ascii="Times New Roman" w:hAnsi="Times New Roman" w:eastAsia="Cambria" w:cs="Times New Roman"/>
                <w:i w:val="0"/>
                <w:iCs w:val="0"/>
                <w:sz w:val="28"/>
                <w:szCs w:val="28"/>
              </w:rPr>
              <w:t>logspace</w:t>
            </w:r>
            <w:r>
              <w:rPr>
                <w:rFonts w:hint="default" w:ascii="Times New Roman" w:hAnsi="Times New Roman" w:eastAsia="Cambria" w:cs="Times New Roman"/>
                <w:i w:val="0"/>
                <w:iCs w:val="0"/>
                <w:sz w:val="28"/>
                <w:szCs w:val="28"/>
              </w:rPr>
              <w:t>(-6, -1, 6),</w:t>
            </w:r>
          </w:p>
          <w:p w14:paraId="5401C9E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'kernel': ['linear', 'rbf'],</w:t>
            </w:r>
          </w:p>
          <w:p w14:paraId="524B38C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'gamma': np.</w:t>
            </w:r>
            <w:r>
              <w:rPr>
                <w:rFonts w:hint="default" w:ascii="Times New Roman" w:hAnsi="Times New Roman" w:eastAsia="Cambria" w:cs="Times New Roman"/>
                <w:i w:val="0"/>
                <w:iCs w:val="0"/>
                <w:sz w:val="28"/>
                <w:szCs w:val="28"/>
              </w:rPr>
              <w:t>logspace</w:t>
            </w:r>
            <w:r>
              <w:rPr>
                <w:rFonts w:hint="default" w:ascii="Times New Roman" w:hAnsi="Times New Roman" w:eastAsia="Cambria" w:cs="Times New Roman"/>
                <w:i w:val="0"/>
                <w:iCs w:val="0"/>
                <w:sz w:val="28"/>
                <w:szCs w:val="28"/>
              </w:rPr>
              <w:t>(-4, 0, 5),</w:t>
            </w:r>
          </w:p>
          <w:p w14:paraId="294A064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'tol': np.</w:t>
            </w:r>
            <w:r>
              <w:rPr>
                <w:rFonts w:hint="default" w:ascii="Times New Roman" w:hAnsi="Times New Roman" w:eastAsia="Cambria" w:cs="Times New Roman"/>
                <w:i w:val="0"/>
                <w:iCs w:val="0"/>
                <w:sz w:val="28"/>
                <w:szCs w:val="28"/>
              </w:rPr>
              <w:t>logspace</w:t>
            </w:r>
            <w:r>
              <w:rPr>
                <w:rFonts w:hint="default" w:ascii="Times New Roman" w:hAnsi="Times New Roman" w:eastAsia="Cambria" w:cs="Times New Roman"/>
                <w:i w:val="0"/>
                <w:iCs w:val="0"/>
                <w:sz w:val="28"/>
                <w:szCs w:val="28"/>
              </w:rPr>
              <w:t>(-3, -1, 3)</w:t>
            </w:r>
          </w:p>
          <w:p w14:paraId="592B024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tc>
        <w:tc>
          <w:tcPr>
            <w:tcW w:w="4455" w:type="dxa"/>
            <w:shd w:val="clear" w:color="auto" w:fill="auto"/>
            <w:tcMar>
              <w:top w:w="100" w:type="dxa"/>
              <w:left w:w="100" w:type="dxa"/>
              <w:bottom w:w="100" w:type="dxa"/>
              <w:right w:w="100" w:type="dxa"/>
            </w:tcMar>
          </w:tcPr>
          <w:p w14:paraId="4A295CB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LR_PARAM_RANGES = {</w:t>
            </w:r>
          </w:p>
          <w:p w14:paraId="7A34C07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'C': np.logspace(-4, 2, 7),</w:t>
            </w:r>
          </w:p>
          <w:p w14:paraId="4C1D835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'solver': ['newton-cg', 'lbfgs', 'sag', 'saga'],</w:t>
            </w:r>
          </w:p>
          <w:p w14:paraId="3C0F973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'max_iter': [1000, 2000, 3000],</w:t>
            </w:r>
          </w:p>
          <w:p w14:paraId="6FDDBF5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'tol': np.logspace(-2, 0, 3)</w:t>
            </w:r>
          </w:p>
          <w:p w14:paraId="59C7A1D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p w14:paraId="67297030">
            <w:pPr>
              <w:spacing w:after="0" w:line="360" w:lineRule="auto"/>
              <w:jc w:val="both"/>
              <w:rPr>
                <w:rFonts w:hint="default" w:ascii="Times New Roman" w:hAnsi="Times New Roman" w:eastAsia="Cambria" w:cs="Times New Roman"/>
                <w:i w:val="0"/>
                <w:iCs w:val="0"/>
                <w:sz w:val="28"/>
                <w:szCs w:val="28"/>
              </w:rPr>
            </w:pPr>
          </w:p>
          <w:p w14:paraId="0DBF809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SVM_PARAM_RANGES = {</w:t>
            </w:r>
          </w:p>
          <w:p w14:paraId="253CE90D">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'C': np.logspace(-4, 2, 7),</w:t>
            </w:r>
          </w:p>
          <w:p w14:paraId="4AB8632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'kernel': ['linear', 'rbf', 'poly'],</w:t>
            </w:r>
          </w:p>
          <w:p w14:paraId="17AF986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'gamma': np.logspace(-5, 0, 6),</w:t>
            </w:r>
          </w:p>
          <w:p w14:paraId="2B3BADC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'tol': np.logspace(-2, 2, 5)</w:t>
            </w:r>
          </w:p>
          <w:p w14:paraId="7527F1F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tc>
      </w:tr>
    </w:tbl>
    <w:p w14:paraId="1FAD27C5">
      <w:pPr>
        <w:spacing w:after="0" w:line="360" w:lineRule="auto"/>
        <w:jc w:val="both"/>
        <w:rPr>
          <w:rFonts w:hint="default" w:ascii="Times New Roman" w:hAnsi="Times New Roman" w:eastAsia="Cambria" w:cs="Times New Roman"/>
          <w:i w:val="0"/>
          <w:iCs w:val="0"/>
          <w:sz w:val="28"/>
          <w:szCs w:val="28"/>
        </w:rPr>
      </w:pPr>
    </w:p>
    <w:p w14:paraId="022601DF">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30" w:name="_Toc32367"/>
      <w:r>
        <w:rPr>
          <w:rFonts w:hint="default" w:ascii="Times New Roman" w:hAnsi="Times New Roman" w:cs="Times New Roman"/>
          <w:i w:val="0"/>
          <w:iCs w:val="0"/>
          <w:color w:val="4F81BD" w:themeColor="accent1"/>
          <w:sz w:val="28"/>
          <w:szCs w:val="28"/>
          <w14:textFill>
            <w14:solidFill>
              <w14:schemeClr w14:val="accent1"/>
            </w14:solidFill>
          </w14:textFill>
        </w:rPr>
        <w:t>2.</w:t>
      </w:r>
      <w:r>
        <w:rPr>
          <w:rFonts w:hint="default" w:ascii="Times New Roman" w:hAnsi="Times New Roman" w:cs="Times New Roman"/>
          <w:i w:val="0"/>
          <w:iCs w:val="0"/>
          <w:color w:val="4F81BD" w:themeColor="accent1"/>
          <w:sz w:val="28"/>
          <w:szCs w:val="28"/>
          <w:lang w:val="vi-VN"/>
          <w14:textFill>
            <w14:solidFill>
              <w14:schemeClr w14:val="accent1"/>
            </w14:solidFill>
          </w14:textFill>
        </w:rPr>
        <w:t>1</w:t>
      </w:r>
      <w:r>
        <w:rPr>
          <w:rFonts w:hint="default" w:ascii="Times New Roman" w:hAnsi="Times New Roman" w:cs="Times New Roman"/>
          <w:i w:val="0"/>
          <w:iCs w:val="0"/>
          <w:color w:val="4F81BD" w:themeColor="accent1"/>
          <w:sz w:val="28"/>
          <w:szCs w:val="28"/>
          <w14:textFill>
            <w14:solidFill>
              <w14:schemeClr w14:val="accent1"/>
            </w14:solidFill>
          </w14:textFill>
        </w:rPr>
        <w:t>.2.2. Random</w:t>
      </w:r>
      <w:r>
        <w:rPr>
          <w:rFonts w:hint="default" w:ascii="Times New Roman" w:hAnsi="Times New Roman" w:cs="Times New Roman"/>
          <w:i w:val="0"/>
          <w:iCs w:val="0"/>
          <w:color w:val="4F81BD" w:themeColor="accent1"/>
          <w:sz w:val="28"/>
          <w:szCs w:val="28"/>
          <w:lang w:val="vi-VN"/>
          <w14:textFill>
            <w14:solidFill>
              <w14:schemeClr w14:val="accent1"/>
            </w14:solidFill>
          </w14:textFill>
        </w:rPr>
        <w:t>-</w:t>
      </w:r>
      <w:r>
        <w:rPr>
          <w:rFonts w:hint="default" w:ascii="Times New Roman" w:hAnsi="Times New Roman" w:cs="Times New Roman"/>
          <w:i w:val="0"/>
          <w:iCs w:val="0"/>
          <w:color w:val="4F81BD" w:themeColor="accent1"/>
          <w:sz w:val="28"/>
          <w:szCs w:val="28"/>
          <w14:textFill>
            <w14:solidFill>
              <w14:schemeClr w14:val="accent1"/>
            </w14:solidFill>
          </w14:textFill>
        </w:rPr>
        <w:t>Search</w:t>
      </w:r>
      <w:bookmarkEnd w:id="130"/>
    </w:p>
    <w:p w14:paraId="6F4133F6">
      <w:pPr>
        <w:spacing w:before="240" w:after="24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To enhance the predictive performance of the Logistic Regression and SVM models, </w:t>
      </w:r>
      <w:r>
        <w:rPr>
          <w:rFonts w:hint="default" w:ascii="Times New Roman" w:hAnsi="Times New Roman" w:eastAsia="Cambria" w:cs="Times New Roman"/>
          <w:i w:val="0"/>
          <w:iCs w:val="0"/>
          <w:sz w:val="28"/>
          <w:szCs w:val="28"/>
          <w:lang w:val="vi-VN"/>
        </w:rPr>
        <w:t>hyper-parameter</w:t>
      </w:r>
      <w:r>
        <w:rPr>
          <w:rFonts w:hint="default" w:ascii="Times New Roman" w:hAnsi="Times New Roman" w:eastAsia="Cambria" w:cs="Times New Roman"/>
          <w:i w:val="0"/>
          <w:iCs w:val="0"/>
          <w:sz w:val="28"/>
          <w:szCs w:val="28"/>
        </w:rPr>
        <w:t xml:space="preserve"> tuning is conducted using the Random Search strategy.</w:t>
      </w:r>
      <w:r>
        <w:rPr>
          <w:rFonts w:hint="default" w:ascii="Times New Roman" w:hAnsi="Times New Roman" w:eastAsia="Cambria" w:cs="Times New Roman"/>
          <w:i w:val="0"/>
          <w:iCs w:val="0"/>
          <w:sz w:val="28"/>
          <w:szCs w:val="28"/>
        </w:rPr>
        <w:br w:type="textWrapping"/>
      </w:r>
      <w:r>
        <w:rPr>
          <w:rFonts w:hint="default" w:ascii="Times New Roman" w:hAnsi="Times New Roman" w:eastAsia="Cambria" w:cs="Times New Roman"/>
          <w:i w:val="0"/>
          <w:iCs w:val="0"/>
          <w:sz w:val="28"/>
          <w:szCs w:val="28"/>
        </w:rPr>
        <w:t xml:space="preserve"> Random Search is a stochastic optimization technique that randomly samples a fixed number of parameter combinations from the defined search space and selects the best-performing configuration based on a target evaluation metric.</w:t>
      </w:r>
    </w:p>
    <w:p w14:paraId="09B1F245">
      <w:pPr>
        <w:spacing w:before="240" w:after="24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In this project, the optimization objective is to maximize the weighted F1-score on the training </w:t>
      </w:r>
      <w:r>
        <w:rPr>
          <w:rFonts w:hint="default" w:ascii="Times New Roman" w:hAnsi="Times New Roman" w:eastAsia="Cambria" w:cs="Times New Roman"/>
          <w:i w:val="0"/>
          <w:iCs w:val="0"/>
          <w:sz w:val="28"/>
          <w:szCs w:val="28"/>
          <w:lang w:val="vi-VN"/>
        </w:rPr>
        <w:t>data-set</w:t>
      </w:r>
      <w:r>
        <w:rPr>
          <w:rFonts w:hint="default" w:ascii="Times New Roman" w:hAnsi="Times New Roman" w:eastAsia="Cambria" w:cs="Times New Roman"/>
          <w:i w:val="0"/>
          <w:iCs w:val="0"/>
          <w:sz w:val="28"/>
          <w:szCs w:val="28"/>
        </w:rPr>
        <w:t>.</w:t>
      </w:r>
    </w:p>
    <w:p w14:paraId="25F3F13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1428D0D1">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509645" cy="167005"/>
            <wp:effectExtent l="0" t="0" r="14605" b="4445"/>
            <wp:docPr id="133" name="2384804F-3998-4D57-9195-F3826E402611-1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2384804F-3998-4D57-9195-F3826E402611-192" descr="wps"/>
                    <pic:cNvPicPr>
                      <a:picLocks noChangeAspect="1"/>
                    </pic:cNvPicPr>
                  </pic:nvPicPr>
                  <pic:blipFill>
                    <a:blip r:embed="rId356">
                      <a:extLst>
                        <a:ext uri="{96DAC541-7B7A-43D3-8B79-37D633B846F1}">
                          <asvg:svgBlip xmlns:asvg="http://schemas.microsoft.com/office/drawing/2016/SVG/main" r:embed="rId357"/>
                        </a:ext>
                      </a:extLst>
                    </a:blip>
                    <a:stretch>
                      <a:fillRect/>
                    </a:stretch>
                  </pic:blipFill>
                  <pic:spPr>
                    <a:xfrm>
                      <a:off x="0" y="0"/>
                      <a:ext cx="3509645" cy="167005"/>
                    </a:xfrm>
                    <a:prstGeom prst="rect">
                      <a:avLst/>
                    </a:prstGeom>
                  </pic:spPr>
                </pic:pic>
              </a:graphicData>
            </a:graphic>
          </wp:inline>
        </w:drawing>
      </w:r>
    </w:p>
    <w:p w14:paraId="01C9A49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Where: </w:t>
      </w:r>
    </w:p>
    <w:p w14:paraId="5AC08BE3">
      <w:pPr>
        <w:numPr>
          <w:ilvl w:val="0"/>
          <w:numId w:val="36"/>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52400" cy="83820"/>
            <wp:effectExtent l="0" t="0" r="0" b="11430"/>
            <wp:docPr id="138" name="2384804F-3998-4D57-9195-F3826E402611-19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2384804F-3998-4D57-9195-F3826E402611-193" descr="wps"/>
                    <pic:cNvPicPr>
                      <a:picLocks noChangeAspect="1"/>
                    </pic:cNvPicPr>
                  </pic:nvPicPr>
                  <pic:blipFill>
                    <a:blip r:embed="rId358">
                      <a:extLst>
                        <a:ext uri="{96DAC541-7B7A-43D3-8B79-37D633B846F1}">
                          <asvg:svgBlip xmlns:asvg="http://schemas.microsoft.com/office/drawing/2016/SVG/main" r:embed="rId359"/>
                        </a:ext>
                      </a:extLst>
                    </a:blip>
                    <a:stretch>
                      <a:fillRect/>
                    </a:stretch>
                  </pic:blipFill>
                  <pic:spPr>
                    <a:xfrm>
                      <a:off x="0" y="0"/>
                      <a:ext cx="152400" cy="83820"/>
                    </a:xfrm>
                    <a:prstGeom prst="rect">
                      <a:avLst/>
                    </a:prstGeom>
                  </pic:spPr>
                </pic:pic>
              </a:graphicData>
            </a:graphic>
          </wp:inline>
        </w:drawing>
      </w:r>
      <w:r>
        <w:rPr>
          <w:rFonts w:hint="default" w:ascii="Times New Roman" w:hAnsi="Times New Roman" w:eastAsia="Cambria" w:cs="Times New Roman"/>
          <w:i w:val="0"/>
          <w:iCs w:val="0"/>
          <w:sz w:val="28"/>
          <w:szCs w:val="28"/>
        </w:rPr>
        <w:t>is the parameter space</w:t>
      </w:r>
    </w:p>
    <w:p w14:paraId="2E7C48FA">
      <w:pPr>
        <w:numPr>
          <w:ilvl w:val="0"/>
          <w:numId w:val="36"/>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Select random in the space set with</w:t>
      </w:r>
      <w:r>
        <w:rPr>
          <w:rFonts w:hint="default" w:ascii="Times New Roman" w:hAnsi="Times New Roman" w:eastAsia="Cambria" w:cs="Times New Roman"/>
          <w:i w:val="0"/>
          <w:iCs w:val="0"/>
          <w:sz w:val="28"/>
          <w:szCs w:val="28"/>
        </w:rPr>
        <w:drawing>
          <wp:inline distT="0" distB="0" distL="114300" distR="114300">
            <wp:extent cx="401955" cy="99695"/>
            <wp:effectExtent l="0" t="0" r="17145" b="14605"/>
            <wp:docPr id="141" name="2384804F-3998-4D57-9195-F3826E402611-19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2384804F-3998-4D57-9195-F3826E402611-194" descr="wps"/>
                    <pic:cNvPicPr>
                      <a:picLocks noChangeAspect="1"/>
                    </pic:cNvPicPr>
                  </pic:nvPicPr>
                  <pic:blipFill>
                    <a:blip r:embed="rId360">
                      <a:extLst>
                        <a:ext uri="{96DAC541-7B7A-43D3-8B79-37D633B846F1}">
                          <asvg:svgBlip xmlns:asvg="http://schemas.microsoft.com/office/drawing/2016/SVG/main" r:embed="rId361"/>
                        </a:ext>
                      </a:extLst>
                    </a:blip>
                    <a:stretch>
                      <a:fillRect/>
                    </a:stretch>
                  </pic:blipFill>
                  <pic:spPr>
                    <a:xfrm>
                      <a:off x="0" y="0"/>
                      <a:ext cx="401955" cy="9969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=180:</w:t>
      </w:r>
    </w:p>
    <w:p w14:paraId="46E25CB7">
      <w:pPr>
        <w:spacing w:after="0" w:line="360" w:lineRule="auto"/>
        <w:ind w:left="720"/>
        <w:jc w:val="both"/>
        <w:rPr>
          <w:rFonts w:hint="default" w:ascii="Times New Roman" w:hAnsi="Times New Roman" w:eastAsia="Cambria" w:cs="Times New Roman"/>
          <w:i w:val="0"/>
          <w:iCs w:val="0"/>
          <w:sz w:val="28"/>
          <w:szCs w:val="28"/>
        </w:rPr>
      </w:pPr>
    </w:p>
    <w:p w14:paraId="284773BD">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86205" cy="142240"/>
            <wp:effectExtent l="0" t="0" r="4445" b="10160"/>
            <wp:docPr id="144" name="2384804F-3998-4D57-9195-F3826E402611-19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2384804F-3998-4D57-9195-F3826E402611-195" descr="wps"/>
                    <pic:cNvPicPr>
                      <a:picLocks noChangeAspect="1"/>
                    </pic:cNvPicPr>
                  </pic:nvPicPr>
                  <pic:blipFill>
                    <a:blip r:embed="rId362">
                      <a:extLst>
                        <a:ext uri="{96DAC541-7B7A-43D3-8B79-37D633B846F1}">
                          <asvg:svgBlip xmlns:asvg="http://schemas.microsoft.com/office/drawing/2016/SVG/main" r:embed="rId363"/>
                        </a:ext>
                      </a:extLst>
                    </a:blip>
                    <a:stretch>
                      <a:fillRect/>
                    </a:stretch>
                  </pic:blipFill>
                  <pic:spPr>
                    <a:xfrm>
                      <a:off x="0" y="0"/>
                      <a:ext cx="1386205" cy="142240"/>
                    </a:xfrm>
                    <a:prstGeom prst="rect">
                      <a:avLst/>
                    </a:prstGeom>
                  </pic:spPr>
                </pic:pic>
              </a:graphicData>
            </a:graphic>
          </wp:inline>
        </w:drawing>
      </w:r>
    </w:p>
    <w:p w14:paraId="60CD88D0">
      <w:pPr>
        <w:spacing w:after="0" w:line="360" w:lineRule="auto"/>
        <w:jc w:val="both"/>
        <w:rPr>
          <w:rFonts w:hint="default" w:ascii="Times New Roman" w:hAnsi="Times New Roman" w:eastAsia="Cambria" w:cs="Times New Roman"/>
          <w:i w:val="0"/>
          <w:iCs w:val="0"/>
          <w:sz w:val="28"/>
          <w:szCs w:val="28"/>
        </w:rPr>
      </w:pPr>
    </w:p>
    <w:p w14:paraId="23F0AB1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Purpose: find the best parameters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84810" cy="104140"/>
            <wp:effectExtent l="0" t="0" r="15240" b="10160"/>
            <wp:docPr id="147" name="2384804F-3998-4D57-9195-F3826E402611-19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2384804F-3998-4D57-9195-F3826E402611-196" descr="wps"/>
                    <pic:cNvPicPr>
                      <a:picLocks noChangeAspect="1"/>
                    </pic:cNvPicPr>
                  </pic:nvPicPr>
                  <pic:blipFill>
                    <a:blip r:embed="rId364">
                      <a:extLst>
                        <a:ext uri="{96DAC541-7B7A-43D3-8B79-37D633B846F1}">
                          <asvg:svgBlip xmlns:asvg="http://schemas.microsoft.com/office/drawing/2016/SVG/main" r:embed="rId365"/>
                        </a:ext>
                      </a:extLst>
                    </a:blip>
                    <a:stretch>
                      <a:fillRect/>
                    </a:stretch>
                  </pic:blipFill>
                  <pic:spPr>
                    <a:xfrm>
                      <a:off x="0" y="0"/>
                      <a:ext cx="384810" cy="10414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with the goal of maximizing F1-score.</w:t>
      </w:r>
    </w:p>
    <w:p w14:paraId="60CDB726">
      <w:pPr>
        <w:pStyle w:val="6"/>
        <w:spacing w:line="360" w:lineRule="auto"/>
        <w:jc w:val="both"/>
        <w:rPr>
          <w:rFonts w:hint="default" w:ascii="Times New Roman" w:hAnsi="Times New Roman" w:cs="Times New Roman"/>
          <w:i w:val="0"/>
          <w:iCs w:val="0"/>
          <w:sz w:val="28"/>
          <w:szCs w:val="28"/>
        </w:rPr>
      </w:pPr>
      <w:bookmarkStart w:id="131" w:name="_Toc426"/>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.3. LSTM and Transformer:</w:t>
      </w:r>
      <w:bookmarkEnd w:id="131"/>
    </w:p>
    <w:p w14:paraId="5BF0C19B">
      <w:pPr>
        <w:pStyle w:val="7"/>
        <w:spacing w:line="360" w:lineRule="auto"/>
        <w:jc w:val="both"/>
        <w:rPr>
          <w:rFonts w:hint="default" w:ascii="Times New Roman" w:hAnsi="Times New Roman" w:cs="Times New Roman"/>
          <w:i w:val="0"/>
          <w:iCs w:val="0"/>
          <w:sz w:val="28"/>
          <w:szCs w:val="28"/>
        </w:rPr>
      </w:pPr>
      <w:bookmarkStart w:id="132" w:name="_Toc18070"/>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.3.1. Setup parameter ranges</w:t>
      </w:r>
      <w:bookmarkEnd w:id="132"/>
    </w:p>
    <w:p w14:paraId="1AB0D901">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IV.B.2.</w:t>
      </w:r>
      <w:r>
        <w:rPr>
          <w:rFonts w:hint="default" w:ascii="Times New Roman" w:hAnsi="Times New Roman" w:eastAsia="Cambria" w:cs="Times New Roman"/>
          <w:b/>
          <w:bCs/>
          <w:i w:val="0"/>
          <w:iCs w:val="0"/>
          <w:sz w:val="28"/>
          <w:szCs w:val="28"/>
          <w:lang w:val="vi-VN"/>
        </w:rPr>
        <w:t>1</w:t>
      </w:r>
      <w:r>
        <w:rPr>
          <w:rFonts w:hint="default" w:ascii="Times New Roman" w:hAnsi="Times New Roman" w:eastAsia="Cambria" w:cs="Times New Roman"/>
          <w:b/>
          <w:bCs/>
          <w:i w:val="0"/>
          <w:iCs w:val="0"/>
          <w:sz w:val="28"/>
          <w:szCs w:val="28"/>
        </w:rPr>
        <w:t>.3.1: Setup parameter ranges in LSTM_TFM_PARAM_RANGES.</w:t>
      </w:r>
    </w:p>
    <w:p w14:paraId="194823AA">
      <w:pPr>
        <w:spacing w:after="0" w:line="360" w:lineRule="auto"/>
        <w:jc w:val="both"/>
        <w:rPr>
          <w:rFonts w:hint="default" w:ascii="Times New Roman" w:hAnsi="Times New Roman" w:eastAsia="Cambria" w:cs="Times New Roman"/>
          <w:i w:val="0"/>
          <w:iCs w:val="0"/>
          <w:sz w:val="28"/>
          <w:szCs w:val="28"/>
        </w:rPr>
      </w:pPr>
    </w:p>
    <w:tbl>
      <w:tblPr>
        <w:tblStyle w:val="43"/>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26"/>
        <w:gridCol w:w="4504"/>
      </w:tblGrid>
      <w:tr w14:paraId="689940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6" w:type="dxa"/>
            <w:shd w:val="clear" w:color="auto" w:fill="A5A5A5" w:themeFill="background1" w:themeFillShade="A6"/>
            <w:tcMar>
              <w:top w:w="100" w:type="dxa"/>
              <w:left w:w="100" w:type="dxa"/>
              <w:bottom w:w="100" w:type="dxa"/>
              <w:right w:w="100" w:type="dxa"/>
            </w:tcMar>
          </w:tcPr>
          <w:p w14:paraId="7C9DBD55">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BB</w:t>
            </w:r>
          </w:p>
        </w:tc>
        <w:tc>
          <w:tcPr>
            <w:tcW w:w="4504" w:type="dxa"/>
            <w:shd w:val="clear" w:color="auto" w:fill="A5A5A5" w:themeFill="background1" w:themeFillShade="A6"/>
            <w:tcMar>
              <w:top w:w="100" w:type="dxa"/>
              <w:left w:w="100" w:type="dxa"/>
              <w:bottom w:w="100" w:type="dxa"/>
              <w:right w:w="100" w:type="dxa"/>
            </w:tcMar>
          </w:tcPr>
          <w:p w14:paraId="3089C2F9">
            <w:pPr>
              <w:spacing w:after="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UD</w:t>
            </w:r>
          </w:p>
        </w:tc>
      </w:tr>
      <w:tr w14:paraId="70A374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526" w:type="dxa"/>
            <w:shd w:val="clear" w:color="auto" w:fill="auto"/>
            <w:tcMar>
              <w:top w:w="100" w:type="dxa"/>
              <w:left w:w="100" w:type="dxa"/>
              <w:bottom w:w="100" w:type="dxa"/>
              <w:right w:w="100" w:type="dxa"/>
            </w:tcMar>
          </w:tcPr>
          <w:p w14:paraId="72620EE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LSTM_PARAM_RANGES = {</w:t>
            </w:r>
          </w:p>
          <w:p w14:paraId="4847D3FD">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'hidden_size': (8, 24),</w:t>
            </w:r>
          </w:p>
          <w:p w14:paraId="7519138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'num_layers': (1, 2),</w:t>
            </w:r>
          </w:p>
          <w:p w14:paraId="0D99BD7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'dropout': (0.3, 0.7),</w:t>
            </w:r>
          </w:p>
          <w:p w14:paraId="2FFF260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'learning_rate': (0.0001, 0.001), </w:t>
            </w:r>
          </w:p>
          <w:p w14:paraId="374F287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'batch_size': [4, 8],  </w:t>
            </w:r>
          </w:p>
          <w:p w14:paraId="159E9DB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'weight_decay': (1e-4, 1e-1) </w:t>
            </w:r>
          </w:p>
          <w:p w14:paraId="33428C3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p w14:paraId="58D2911C">
            <w:pPr>
              <w:spacing w:after="0" w:line="360" w:lineRule="auto"/>
              <w:jc w:val="both"/>
              <w:rPr>
                <w:rFonts w:hint="default" w:ascii="Times New Roman" w:hAnsi="Times New Roman" w:eastAsia="Cambria" w:cs="Times New Roman"/>
                <w:i w:val="0"/>
                <w:iCs w:val="0"/>
                <w:sz w:val="28"/>
                <w:szCs w:val="28"/>
              </w:rPr>
            </w:pPr>
          </w:p>
          <w:p w14:paraId="2DCA3E5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TRANSFORMER_PARAM_RANGES = {</w:t>
            </w:r>
          </w:p>
          <w:p w14:paraId="0DC8A93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'd_model': (8, 24),  </w:t>
            </w:r>
          </w:p>
          <w:p w14:paraId="2D7C71D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'num_layers': (1, 2),</w:t>
            </w:r>
          </w:p>
          <w:p w14:paraId="008878A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'dropout': (0.3, 0.7),</w:t>
            </w:r>
          </w:p>
          <w:p w14:paraId="32EA446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'learning_rate': (0.0001, 0.001),</w:t>
            </w:r>
          </w:p>
          <w:p w14:paraId="5DBF079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'batch_size': [4, 8],</w:t>
            </w:r>
          </w:p>
          <w:p w14:paraId="3DE192E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'nhead': [2], </w:t>
            </w:r>
          </w:p>
          <w:p w14:paraId="4913BF7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'weight_decay': (1e-4, 1e-1) </w:t>
            </w:r>
          </w:p>
          <w:p w14:paraId="2D39139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tc>
        <w:tc>
          <w:tcPr>
            <w:tcW w:w="4504" w:type="dxa"/>
            <w:shd w:val="clear" w:color="auto" w:fill="auto"/>
            <w:tcMar>
              <w:top w:w="100" w:type="dxa"/>
              <w:left w:w="100" w:type="dxa"/>
              <w:bottom w:w="100" w:type="dxa"/>
              <w:right w:w="100" w:type="dxa"/>
            </w:tcMar>
          </w:tcPr>
          <w:p w14:paraId="01E546B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LSTM_PARAM_RANGES = {</w:t>
            </w:r>
          </w:p>
          <w:p w14:paraId="3297C57E">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'hidden_size': (32, 96),</w:t>
            </w:r>
          </w:p>
          <w:p w14:paraId="476BB80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'num_layers': (1, 2),</w:t>
            </w:r>
          </w:p>
          <w:p w14:paraId="62D227F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'dropout': (0.2, 0.5),</w:t>
            </w:r>
          </w:p>
          <w:p w14:paraId="49EC9B0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'learning_rate': (0.0005, 0.002),</w:t>
            </w:r>
          </w:p>
          <w:p w14:paraId="674CCB1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'batch_size': [16, 32, 64],</w:t>
            </w:r>
          </w:p>
          <w:p w14:paraId="747CE3F7">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'weight_decay': (1e-4, 1e-2)</w:t>
            </w:r>
          </w:p>
          <w:p w14:paraId="323EC36A">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p w14:paraId="322B341C">
            <w:pPr>
              <w:spacing w:after="0" w:line="360" w:lineRule="auto"/>
              <w:jc w:val="both"/>
              <w:rPr>
                <w:rFonts w:hint="default" w:ascii="Times New Roman" w:hAnsi="Times New Roman" w:eastAsia="Cambria" w:cs="Times New Roman"/>
                <w:i w:val="0"/>
                <w:iCs w:val="0"/>
                <w:sz w:val="28"/>
                <w:szCs w:val="28"/>
              </w:rPr>
            </w:pPr>
          </w:p>
          <w:p w14:paraId="6FD3B74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TRANSFORMER_PARAM_RANGES = {</w:t>
            </w:r>
          </w:p>
          <w:p w14:paraId="4C84533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'd_model': (32, 96),</w:t>
            </w:r>
          </w:p>
          <w:p w14:paraId="337B51F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'num_layers': (1, 2),</w:t>
            </w:r>
          </w:p>
          <w:p w14:paraId="2FB75A0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'dropout': (0.2, 0.5),</w:t>
            </w:r>
          </w:p>
          <w:p w14:paraId="2C2CBFA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'learning_rate': (0.0005, 0.002),</w:t>
            </w:r>
          </w:p>
          <w:p w14:paraId="7D2E3DB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'batch_size': [16, 32, 64],</w:t>
            </w:r>
          </w:p>
          <w:p w14:paraId="1F3F69BB">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'nhead': [2, 4],</w:t>
            </w:r>
          </w:p>
          <w:p w14:paraId="7FC5C1E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'weight_decay': (1e-4, 1e-2)</w:t>
            </w:r>
          </w:p>
          <w:p w14:paraId="4DCBF45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t>
            </w:r>
          </w:p>
        </w:tc>
      </w:tr>
    </w:tbl>
    <w:p w14:paraId="4851217A">
      <w:pPr>
        <w:pStyle w:val="7"/>
        <w:spacing w:line="360" w:lineRule="auto"/>
        <w:jc w:val="both"/>
        <w:rPr>
          <w:rFonts w:hint="default" w:ascii="Times New Roman" w:hAnsi="Times New Roman" w:cs="Times New Roman"/>
          <w:i w:val="0"/>
          <w:iCs w:val="0"/>
          <w:color w:val="4F81BD" w:themeColor="accent1"/>
          <w:sz w:val="28"/>
          <w:szCs w:val="28"/>
          <w14:textFill>
            <w14:solidFill>
              <w14:schemeClr w14:val="accent1"/>
            </w14:solidFill>
          </w14:textFill>
        </w:rPr>
      </w:pPr>
      <w:bookmarkStart w:id="133" w:name="_Toc10349"/>
      <w:r>
        <w:rPr>
          <w:rFonts w:hint="default" w:ascii="Times New Roman" w:hAnsi="Times New Roman" w:cs="Times New Roman"/>
          <w:i w:val="0"/>
          <w:iCs w:val="0"/>
          <w:color w:val="4F81BD" w:themeColor="accent1"/>
          <w:sz w:val="28"/>
          <w:szCs w:val="28"/>
          <w14:textFill>
            <w14:solidFill>
              <w14:schemeClr w14:val="accent1"/>
            </w14:solidFill>
          </w14:textFill>
        </w:rPr>
        <w:t>2.</w:t>
      </w:r>
      <w:r>
        <w:rPr>
          <w:rFonts w:hint="default" w:ascii="Times New Roman" w:hAnsi="Times New Roman" w:cs="Times New Roman"/>
          <w:i w:val="0"/>
          <w:iCs w:val="0"/>
          <w:color w:val="4F81BD" w:themeColor="accent1"/>
          <w:sz w:val="28"/>
          <w:szCs w:val="28"/>
          <w:lang w:val="vi-VN"/>
          <w14:textFill>
            <w14:solidFill>
              <w14:schemeClr w14:val="accent1"/>
            </w14:solidFill>
          </w14:textFill>
        </w:rPr>
        <w:t>1</w:t>
      </w:r>
      <w:r>
        <w:rPr>
          <w:rFonts w:hint="default" w:ascii="Times New Roman" w:hAnsi="Times New Roman" w:cs="Times New Roman"/>
          <w:i w:val="0"/>
          <w:iCs w:val="0"/>
          <w:color w:val="4F81BD" w:themeColor="accent1"/>
          <w:sz w:val="28"/>
          <w:szCs w:val="28"/>
          <w14:textFill>
            <w14:solidFill>
              <w14:schemeClr w14:val="accent1"/>
            </w14:solidFill>
          </w14:textFill>
        </w:rPr>
        <w:t>.3.2. Op</w:t>
      </w:r>
      <w:r>
        <w:rPr>
          <w:rFonts w:hint="default" w:ascii="Times New Roman" w:hAnsi="Times New Roman" w:cs="Times New Roman"/>
          <w:i w:val="0"/>
          <w:iCs w:val="0"/>
          <w:color w:val="4F81BD" w:themeColor="accent1"/>
          <w:sz w:val="28"/>
          <w:szCs w:val="28"/>
          <w:lang w:val="vi-VN"/>
          <w14:textFill>
            <w14:solidFill>
              <w14:schemeClr w14:val="accent1"/>
            </w14:solidFill>
          </w14:textFill>
        </w:rPr>
        <w:t>-T</w:t>
      </w:r>
      <w:r>
        <w:rPr>
          <w:rFonts w:hint="default" w:ascii="Times New Roman" w:hAnsi="Times New Roman" w:cs="Times New Roman"/>
          <w:i w:val="0"/>
          <w:iCs w:val="0"/>
          <w:color w:val="4F81BD" w:themeColor="accent1"/>
          <w:sz w:val="28"/>
          <w:szCs w:val="28"/>
          <w14:textFill>
            <w14:solidFill>
              <w14:schemeClr w14:val="accent1"/>
            </w14:solidFill>
          </w14:textFill>
        </w:rPr>
        <w:t>una</w:t>
      </w:r>
      <w:bookmarkEnd w:id="133"/>
    </w:p>
    <w:p w14:paraId="47BE6D83">
      <w:pPr>
        <w:bidi w:val="0"/>
        <w:ind w:firstLine="720" w:firstLineChars="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optimization objective is to minimize the validation loss during model training.</w:t>
      </w:r>
    </w:p>
    <w:p w14:paraId="701E069F">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51F8B67F">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819525" cy="156845"/>
            <wp:effectExtent l="0" t="0" r="9525" b="14605"/>
            <wp:docPr id="148" name="2384804F-3998-4D57-9195-F3826E402611-197" descr="C:/Users/A-Q-HNB/AppData/Local/Temp/wps.zaoax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2384804F-3998-4D57-9195-F3826E402611-197" descr="C:/Users/A-Q-HNB/AppData/Local/Temp/wps.zaoaxswps"/>
                    <pic:cNvPicPr>
                      <a:picLocks noChangeAspect="1"/>
                    </pic:cNvPicPr>
                  </pic:nvPicPr>
                  <pic:blipFill>
                    <a:blip r:embed="rId366">
                      <a:extLst>
                        <a:ext uri="{96DAC541-7B7A-43D3-8B79-37D633B846F1}">
                          <asvg:svgBlip xmlns:asvg="http://schemas.microsoft.com/office/drawing/2016/SVG/main" r:embed="rId367"/>
                        </a:ext>
                      </a:extLst>
                    </a:blip>
                    <a:stretch>
                      <a:fillRect/>
                    </a:stretch>
                  </pic:blipFill>
                  <pic:spPr>
                    <a:xfrm>
                      <a:off x="0" y="0"/>
                      <a:ext cx="3819525" cy="156845"/>
                    </a:xfrm>
                    <a:prstGeom prst="rect">
                      <a:avLst/>
                    </a:prstGeom>
                  </pic:spPr>
                </pic:pic>
              </a:graphicData>
            </a:graphic>
          </wp:inline>
        </w:drawing>
      </w:r>
    </w:p>
    <w:p w14:paraId="3BA4CEF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Where: </w:t>
      </w:r>
    </w:p>
    <w:p w14:paraId="1F96F906">
      <w:pPr>
        <w:numPr>
          <w:ilvl w:val="0"/>
          <w:numId w:val="37"/>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52400" cy="83820"/>
            <wp:effectExtent l="0" t="0" r="0" b="11430"/>
            <wp:docPr id="152" name="2384804F-3998-4D57-9195-F3826E402611-19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2384804F-3998-4D57-9195-F3826E402611-198" descr="wps"/>
                    <pic:cNvPicPr>
                      <a:picLocks noChangeAspect="1"/>
                    </pic:cNvPicPr>
                  </pic:nvPicPr>
                  <pic:blipFill>
                    <a:blip r:embed="rId358">
                      <a:extLst>
                        <a:ext uri="{96DAC541-7B7A-43D3-8B79-37D633B846F1}">
                          <asvg:svgBlip xmlns:asvg="http://schemas.microsoft.com/office/drawing/2016/SVG/main" r:embed="rId359"/>
                        </a:ext>
                      </a:extLst>
                    </a:blip>
                    <a:stretch>
                      <a:fillRect/>
                    </a:stretch>
                  </pic:blipFill>
                  <pic:spPr>
                    <a:xfrm>
                      <a:off x="0" y="0"/>
                      <a:ext cx="152400" cy="83820"/>
                    </a:xfrm>
                    <a:prstGeom prst="rect">
                      <a:avLst/>
                    </a:prstGeom>
                  </pic:spPr>
                </pic:pic>
              </a:graphicData>
            </a:graphic>
          </wp:inline>
        </w:drawing>
      </w:r>
      <w:r>
        <w:rPr>
          <w:rFonts w:hint="default" w:ascii="Times New Roman" w:hAnsi="Times New Roman" w:eastAsia="Cambria" w:cs="Times New Roman"/>
          <w:i w:val="0"/>
          <w:iCs w:val="0"/>
          <w:sz w:val="28"/>
          <w:szCs w:val="28"/>
        </w:rPr>
        <w:t>is the parameter space</w:t>
      </w:r>
    </w:p>
    <w:p w14:paraId="284C9C14">
      <w:pPr>
        <w:numPr>
          <w:ilvl w:val="0"/>
          <w:numId w:val="37"/>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Select random in the space set with </w:t>
      </w:r>
      <w:r>
        <w:rPr>
          <w:rFonts w:hint="default" w:ascii="Times New Roman" w:hAnsi="Times New Roman" w:eastAsia="Cambria" w:cs="Times New Roman"/>
          <w:i w:val="0"/>
          <w:iCs w:val="0"/>
          <w:sz w:val="28"/>
          <w:szCs w:val="28"/>
        </w:rPr>
        <w:drawing>
          <wp:inline distT="0" distB="0" distL="114300" distR="114300">
            <wp:extent cx="401955" cy="99695"/>
            <wp:effectExtent l="0" t="0" r="17145" b="14605"/>
            <wp:docPr id="382" name="2384804F-3998-4D57-9195-F3826E402611-19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2384804F-3998-4D57-9195-F3826E402611-199" descr="wps"/>
                    <pic:cNvPicPr>
                      <a:picLocks noChangeAspect="1"/>
                    </pic:cNvPicPr>
                  </pic:nvPicPr>
                  <pic:blipFill>
                    <a:blip r:embed="rId368">
                      <a:extLst>
                        <a:ext uri="{96DAC541-7B7A-43D3-8B79-37D633B846F1}">
                          <asvg:svgBlip xmlns:asvg="http://schemas.microsoft.com/office/drawing/2016/SVG/main" r:embed="rId369"/>
                        </a:ext>
                      </a:extLst>
                    </a:blip>
                    <a:stretch>
                      <a:fillRect/>
                    </a:stretch>
                  </pic:blipFill>
                  <pic:spPr>
                    <a:xfrm>
                      <a:off x="0" y="0"/>
                      <a:ext cx="401955" cy="99695"/>
                    </a:xfrm>
                    <a:prstGeom prst="rect">
                      <a:avLst/>
                    </a:prstGeom>
                  </pic:spPr>
                </pic:pic>
              </a:graphicData>
            </a:graphic>
          </wp:inline>
        </w:drawing>
      </w:r>
      <w:r>
        <w:rPr>
          <w:rFonts w:hint="default" w:ascii="Times New Roman" w:hAnsi="Times New Roman" w:eastAsia="Cambria" w:cs="Times New Roman"/>
          <w:i w:val="0"/>
          <w:iCs w:val="0"/>
          <w:sz w:val="28"/>
          <w:szCs w:val="28"/>
        </w:rPr>
        <w:t>=40:</w:t>
      </w:r>
    </w:p>
    <w:p w14:paraId="1BD0E7BC">
      <w:pPr>
        <w:spacing w:after="0" w:line="360" w:lineRule="auto"/>
        <w:ind w:firstLine="720" w:firstLineChars="0"/>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386205" cy="142240"/>
            <wp:effectExtent l="0" t="0" r="4445" b="10160"/>
            <wp:docPr id="151" name="2384804F-3998-4D57-9195-F3826E402611-20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2384804F-3998-4D57-9195-F3826E402611-200" descr="wps"/>
                    <pic:cNvPicPr>
                      <a:picLocks noChangeAspect="1"/>
                    </pic:cNvPicPr>
                  </pic:nvPicPr>
                  <pic:blipFill>
                    <a:blip r:embed="rId362">
                      <a:extLst>
                        <a:ext uri="{96DAC541-7B7A-43D3-8B79-37D633B846F1}">
                          <asvg:svgBlip xmlns:asvg="http://schemas.microsoft.com/office/drawing/2016/SVG/main" r:embed="rId363"/>
                        </a:ext>
                      </a:extLst>
                    </a:blip>
                    <a:stretch>
                      <a:fillRect/>
                    </a:stretch>
                  </pic:blipFill>
                  <pic:spPr>
                    <a:xfrm>
                      <a:off x="0" y="0"/>
                      <a:ext cx="1386205" cy="142240"/>
                    </a:xfrm>
                    <a:prstGeom prst="rect">
                      <a:avLst/>
                    </a:prstGeom>
                  </pic:spPr>
                </pic:pic>
              </a:graphicData>
            </a:graphic>
          </wp:inline>
        </w:drawing>
      </w:r>
    </w:p>
    <w:p w14:paraId="495B0574">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Purpose: find the best parameters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384810" cy="104140"/>
            <wp:effectExtent l="0" t="0" r="15240" b="10160"/>
            <wp:docPr id="153" name="2384804F-3998-4D57-9195-F3826E402611-20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2384804F-3998-4D57-9195-F3826E402611-201" descr="wps"/>
                    <pic:cNvPicPr>
                      <a:picLocks noChangeAspect="1"/>
                    </pic:cNvPicPr>
                  </pic:nvPicPr>
                  <pic:blipFill>
                    <a:blip r:embed="rId364">
                      <a:extLst>
                        <a:ext uri="{96DAC541-7B7A-43D3-8B79-37D633B846F1}">
                          <asvg:svgBlip xmlns:asvg="http://schemas.microsoft.com/office/drawing/2016/SVG/main" r:embed="rId365"/>
                        </a:ext>
                      </a:extLst>
                    </a:blip>
                    <a:stretch>
                      <a:fillRect/>
                    </a:stretch>
                  </pic:blipFill>
                  <pic:spPr>
                    <a:xfrm>
                      <a:off x="0" y="0"/>
                      <a:ext cx="384810" cy="10414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with the goal of minimizing the loss function on the valid data set.</w:t>
      </w:r>
    </w:p>
    <w:p w14:paraId="21CAC87B">
      <w:pPr>
        <w:pStyle w:val="6"/>
        <w:spacing w:line="360" w:lineRule="auto"/>
        <w:jc w:val="both"/>
        <w:rPr>
          <w:rFonts w:hint="default" w:ascii="Times New Roman" w:hAnsi="Times New Roman" w:cs="Times New Roman"/>
          <w:i w:val="0"/>
          <w:iCs w:val="0"/>
          <w:sz w:val="28"/>
          <w:szCs w:val="28"/>
        </w:rPr>
      </w:pPr>
      <w:bookmarkStart w:id="134" w:name="_Toc23493"/>
      <w:r>
        <w:rPr>
          <w:rFonts w:hint="default" w:ascii="Times New Roman" w:hAnsi="Times New Roman" w:cs="Times New Roman"/>
          <w:i w:val="0"/>
          <w:iCs w:val="0"/>
          <w:sz w:val="28"/>
          <w:szCs w:val="28"/>
        </w:rPr>
        <w:t>2.</w:t>
      </w:r>
      <w:r>
        <w:rPr>
          <w:rFonts w:hint="default" w:ascii="Times New Roman" w:hAnsi="Times New Roman" w:cs="Times New Roman"/>
          <w:i w:val="0"/>
          <w:iCs w:val="0"/>
          <w:sz w:val="28"/>
          <w:szCs w:val="28"/>
          <w:lang w:val="vi-VN"/>
        </w:rPr>
        <w:t>1</w:t>
      </w:r>
      <w:r>
        <w:rPr>
          <w:rFonts w:hint="default" w:ascii="Times New Roman" w:hAnsi="Times New Roman" w:cs="Times New Roman"/>
          <w:i w:val="0"/>
          <w:iCs w:val="0"/>
          <w:sz w:val="28"/>
          <w:szCs w:val="28"/>
        </w:rPr>
        <w:t>.4. Train the LSTM, Transformer model</w:t>
      </w:r>
      <w:bookmarkEnd w:id="134"/>
    </w:p>
    <w:p w14:paraId="53A7BEA1">
      <w:pPr>
        <w:spacing w:after="6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After selecting the optimal </w:t>
      </w:r>
      <w:r>
        <w:rPr>
          <w:rFonts w:hint="default" w:ascii="Times New Roman" w:hAnsi="Times New Roman" w:eastAsia="Cambria" w:cs="Times New Roman"/>
          <w:i w:val="0"/>
          <w:iCs w:val="0"/>
          <w:sz w:val="28"/>
          <w:szCs w:val="28"/>
          <w:lang w:val="vi-VN"/>
        </w:rPr>
        <w:t>hyper-parameters</w:t>
      </w:r>
      <w:r>
        <w:rPr>
          <w:rFonts w:hint="default" w:ascii="Times New Roman" w:hAnsi="Times New Roman" w:eastAsia="Cambria" w:cs="Times New Roman"/>
          <w:i w:val="0"/>
          <w:iCs w:val="0"/>
          <w:sz w:val="28"/>
          <w:szCs w:val="28"/>
        </w:rPr>
        <w:t xml:space="preserve">, the LSTM and Transformer models are trained on the training set using </w:t>
      </w:r>
      <w:r>
        <w:rPr>
          <w:rFonts w:hint="default" w:ascii="Times New Roman" w:hAnsi="Times New Roman" w:eastAsia="Cambria" w:cs="Times New Roman"/>
          <w:b/>
          <w:i w:val="0"/>
          <w:iCs w:val="0"/>
          <w:sz w:val="28"/>
          <w:szCs w:val="28"/>
        </w:rPr>
        <w:t>mini-batch gradient descent</w:t>
      </w:r>
      <w:r>
        <w:rPr>
          <w:rFonts w:hint="default" w:ascii="Times New Roman" w:hAnsi="Times New Roman" w:eastAsia="Cambria" w:cs="Times New Roman"/>
          <w:i w:val="0"/>
          <w:iCs w:val="0"/>
          <w:sz w:val="28"/>
          <w:szCs w:val="28"/>
        </w:rPr>
        <w:t xml:space="preserve"> with the </w:t>
      </w:r>
      <w:r>
        <w:rPr>
          <w:rFonts w:hint="default" w:ascii="Times New Roman" w:hAnsi="Times New Roman" w:eastAsia="Cambria" w:cs="Times New Roman"/>
          <w:b/>
          <w:i w:val="0"/>
          <w:iCs w:val="0"/>
          <w:sz w:val="28"/>
          <w:szCs w:val="28"/>
        </w:rPr>
        <w:t>Adam optimizer</w:t>
      </w:r>
      <w:r>
        <w:rPr>
          <w:rFonts w:hint="default" w:ascii="Times New Roman" w:hAnsi="Times New Roman" w:eastAsia="Cambria" w:cs="Times New Roman"/>
          <w:i w:val="0"/>
          <w:iCs w:val="0"/>
          <w:sz w:val="28"/>
          <w:szCs w:val="28"/>
        </w:rPr>
        <w:t>.</w:t>
      </w:r>
    </w:p>
    <w:p w14:paraId="40F2CAB2">
      <w:pPr>
        <w:spacing w:after="6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The parameter set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81305" cy="133985"/>
            <wp:effectExtent l="0" t="0" r="4445" b="18415"/>
            <wp:docPr id="155" name="2384804F-3998-4D57-9195-F3826E402611-202" descr="C:/Users/A-Q-HNB/AppData/Local/Temp/wps.IoHAt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2384804F-3998-4D57-9195-F3826E402611-202" descr="C:/Users/A-Q-HNB/AppData/Local/Temp/wps.IoHAtUwps"/>
                    <pic:cNvPicPr>
                      <a:picLocks noChangeAspect="1"/>
                    </pic:cNvPicPr>
                  </pic:nvPicPr>
                  <pic:blipFill>
                    <a:blip r:embed="rId370">
                      <a:extLst>
                        <a:ext uri="{96DAC541-7B7A-43D3-8B79-37D633B846F1}">
                          <asvg:svgBlip xmlns:asvg="http://schemas.microsoft.com/office/drawing/2016/SVG/main" r:embed="rId371"/>
                        </a:ext>
                      </a:extLst>
                    </a:blip>
                    <a:stretch>
                      <a:fillRect/>
                    </a:stretch>
                  </pic:blipFill>
                  <pic:spPr>
                    <a:xfrm>
                      <a:off x="0" y="0"/>
                      <a:ext cx="281305" cy="13398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in each epoch </w:t>
      </w: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000760" cy="123825"/>
            <wp:effectExtent l="0" t="0" r="8890" b="9525"/>
            <wp:docPr id="157" name="2384804F-3998-4D57-9195-F3826E402611-20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2384804F-3998-4D57-9195-F3826E402611-203" descr="wps"/>
                    <pic:cNvPicPr>
                      <a:picLocks noChangeAspect="1"/>
                    </pic:cNvPicPr>
                  </pic:nvPicPr>
                  <pic:blipFill>
                    <a:blip r:embed="rId372">
                      <a:extLst>
                        <a:ext uri="{96DAC541-7B7A-43D3-8B79-37D633B846F1}">
                          <asvg:svgBlip xmlns:asvg="http://schemas.microsoft.com/office/drawing/2016/SVG/main" r:embed="rId373"/>
                        </a:ext>
                      </a:extLst>
                    </a:blip>
                    <a:stretch>
                      <a:fillRect/>
                    </a:stretch>
                  </pic:blipFill>
                  <pic:spPr>
                    <a:xfrm>
                      <a:off x="0" y="0"/>
                      <a:ext cx="1000760" cy="123825"/>
                    </a:xfrm>
                    <a:prstGeom prst="rect">
                      <a:avLst/>
                    </a:prstGeom>
                  </pic:spPr>
                </pic:pic>
              </a:graphicData>
            </a:graphic>
          </wp:inline>
        </w:drawing>
      </w:r>
      <w:r>
        <w:rPr>
          <w:rFonts w:hint="default" w:ascii="Times New Roman" w:hAnsi="Times New Roman" w:eastAsia="Cambria" w:cs="Times New Roman"/>
          <w:i w:val="0"/>
          <w:iCs w:val="0"/>
          <w:sz w:val="28"/>
          <w:szCs w:val="28"/>
        </w:rPr>
        <w:t xml:space="preserve">with </w:t>
      </w:r>
      <w:r>
        <w:rPr>
          <w:rFonts w:hint="default" w:ascii="Times New Roman" w:hAnsi="Times New Roman" w:eastAsia="Cambria" w:cs="Times New Roman"/>
          <w:i w:val="0"/>
          <w:iCs w:val="0"/>
          <w:sz w:val="28"/>
          <w:szCs w:val="28"/>
          <w:lang w:val="vi-VN"/>
        </w:rPr>
        <w:t>mini-batch</w:t>
      </w:r>
      <w:r>
        <w:rPr>
          <w:rFonts w:hint="default" w:ascii="Times New Roman" w:hAnsi="Times New Roman" w:eastAsia="Cambria" w:cs="Times New Roman"/>
          <w:i w:val="0"/>
          <w:iCs w:val="0"/>
          <w:sz w:val="28"/>
          <w:szCs w:val="28"/>
        </w:rPr>
        <w:t xml:space="preserve"> size </w:t>
      </w:r>
      <w:r>
        <w:rPr>
          <w:rFonts w:hint="default" w:ascii="Times New Roman" w:hAnsi="Times New Roman" w:eastAsia="Cambria" w:cs="Times New Roman"/>
          <w:i w:val="0"/>
          <w:iCs w:val="0"/>
          <w:sz w:val="28"/>
          <w:szCs w:val="28"/>
        </w:rPr>
        <w:drawing>
          <wp:inline distT="0" distB="0" distL="114300" distR="114300">
            <wp:extent cx="116205" cy="104775"/>
            <wp:effectExtent l="0" t="0" r="17145" b="9525"/>
            <wp:docPr id="158" name="2384804F-3998-4D57-9195-F3826E402611-20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2384804F-3998-4D57-9195-F3826E402611-204" descr="wps"/>
                    <pic:cNvPicPr>
                      <a:picLocks noChangeAspect="1"/>
                    </pic:cNvPicPr>
                  </pic:nvPicPr>
                  <pic:blipFill>
                    <a:blip r:embed="rId242">
                      <a:extLst>
                        <a:ext uri="{96DAC541-7B7A-43D3-8B79-37D633B846F1}">
                          <asvg:svgBlip xmlns:asvg="http://schemas.microsoft.com/office/drawing/2016/SVG/main" r:embed="rId243"/>
                        </a:ext>
                      </a:extLst>
                    </a:blip>
                    <a:stretch>
                      <a:fillRect/>
                    </a:stretch>
                  </pic:blipFill>
                  <pic:spPr>
                    <a:xfrm>
                      <a:off x="0" y="0"/>
                      <a:ext cx="116205" cy="104775"/>
                    </a:xfrm>
                    <a:prstGeom prst="rect">
                      <a:avLst/>
                    </a:prstGeom>
                  </pic:spPr>
                </pic:pic>
              </a:graphicData>
            </a:graphic>
          </wp:inline>
        </w:drawing>
      </w:r>
      <w:r>
        <w:rPr>
          <w:rFonts w:hint="default" w:ascii="Times New Roman" w:hAnsi="Times New Roman" w:eastAsia="Cambria" w:cs="Times New Roman"/>
          <w:i w:val="0"/>
          <w:iCs w:val="0"/>
          <w:sz w:val="28"/>
          <w:szCs w:val="28"/>
        </w:rPr>
        <w:t>:</w:t>
      </w:r>
    </w:p>
    <w:p w14:paraId="6D487E7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C4AFE27">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674495" cy="396875"/>
            <wp:effectExtent l="0" t="0" r="1905" b="3175"/>
            <wp:docPr id="159" name="2384804F-3998-4D57-9195-F3826E402611-205" descr="C:/Users/A-Q-HNB/AppData/Local/Temp/wps.ZZLoL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2384804F-3998-4D57-9195-F3826E402611-205" descr="C:/Users/A-Q-HNB/AppData/Local/Temp/wps.ZZLoLrwps"/>
                    <pic:cNvPicPr>
                      <a:picLocks noChangeAspect="1"/>
                    </pic:cNvPicPr>
                  </pic:nvPicPr>
                  <pic:blipFill>
                    <a:blip r:embed="rId374">
                      <a:extLst>
                        <a:ext uri="{96DAC541-7B7A-43D3-8B79-37D633B846F1}">
                          <asvg:svgBlip xmlns:asvg="http://schemas.microsoft.com/office/drawing/2016/SVG/main" r:embed="rId375"/>
                        </a:ext>
                      </a:extLst>
                    </a:blip>
                    <a:stretch>
                      <a:fillRect/>
                    </a:stretch>
                  </pic:blipFill>
                  <pic:spPr>
                    <a:xfrm>
                      <a:off x="0" y="0"/>
                      <a:ext cx="1674230" cy="396875"/>
                    </a:xfrm>
                    <a:prstGeom prst="rect">
                      <a:avLst/>
                    </a:prstGeom>
                  </pic:spPr>
                </pic:pic>
              </a:graphicData>
            </a:graphic>
          </wp:inline>
        </w:drawing>
      </w:r>
    </w:p>
    <w:p w14:paraId="7D28756C">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Adam Optimizer:</w:t>
      </w:r>
    </w:p>
    <w:p w14:paraId="199C5881">
      <w:pPr>
        <w:spacing w:after="0" w:line="360" w:lineRule="auto"/>
        <w:jc w:val="both"/>
        <w:rPr>
          <w:rFonts w:hint="default" w:ascii="Times New Roman" w:hAnsi="Times New Roman" w:eastAsia="Cambria" w:cs="Times New Roman"/>
          <w:i w:val="0"/>
          <w:iCs w:val="0"/>
          <w:sz w:val="28"/>
          <w:szCs w:val="28"/>
        </w:rPr>
      </w:pPr>
    </w:p>
    <w:p w14:paraId="07F62FE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AE83A7B">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184400" cy="254000"/>
            <wp:effectExtent l="0" t="0" r="6350" b="12700"/>
            <wp:docPr id="160" name="2384804F-3998-4D57-9195-F3826E402611-20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2384804F-3998-4D57-9195-F3826E402611-206" descr="wps"/>
                    <pic:cNvPicPr>
                      <a:picLocks noChangeAspect="1"/>
                    </pic:cNvPicPr>
                  </pic:nvPicPr>
                  <pic:blipFill>
                    <a:blip r:embed="rId376">
                      <a:extLst>
                        <a:ext uri="{96DAC541-7B7A-43D3-8B79-37D633B846F1}">
                          <asvg:svgBlip xmlns:asvg="http://schemas.microsoft.com/office/drawing/2016/SVG/main" r:embed="rId377"/>
                        </a:ext>
                      </a:extLst>
                    </a:blip>
                    <a:stretch>
                      <a:fillRect/>
                    </a:stretch>
                  </pic:blipFill>
                  <pic:spPr>
                    <a:xfrm>
                      <a:off x="0" y="0"/>
                      <a:ext cx="2184400" cy="254000"/>
                    </a:xfrm>
                    <a:prstGeom prst="rect">
                      <a:avLst/>
                    </a:prstGeom>
                  </pic:spPr>
                </pic:pic>
              </a:graphicData>
            </a:graphic>
          </wp:inline>
        </w:drawing>
      </w:r>
    </w:p>
    <w:p w14:paraId="400AB835">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Calculate loss on valid data:</w:t>
      </w:r>
    </w:p>
    <w:p w14:paraId="61630E4C">
      <w:pPr>
        <w:spacing w:after="0" w:line="360" w:lineRule="auto"/>
        <w:jc w:val="both"/>
        <w:rPr>
          <w:rFonts w:hint="default" w:ascii="Times New Roman" w:hAnsi="Times New Roman" w:eastAsia="Cambria" w:cs="Times New Roman"/>
          <w:i w:val="0"/>
          <w:iCs w:val="0"/>
          <w:sz w:val="28"/>
          <w:szCs w:val="28"/>
        </w:rPr>
      </w:pPr>
    </w:p>
    <w:p w14:paraId="6BD0EDFD">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615D5B92">
      <w:pPr>
        <w:spacing w:after="0" w:line="360" w:lineRule="auto"/>
        <w:jc w:val="both"/>
        <w:rPr>
          <w:rFonts w:hint="default" w:ascii="Times New Roman" w:hAnsi="Times New Roman" w:eastAsia="Cambria" w:cs="Times New Roman"/>
          <w:i w:val="0"/>
          <w:iCs w:val="0"/>
          <w:sz w:val="28"/>
          <w:szCs w:val="28"/>
        </w:rPr>
      </w:pPr>
    </w:p>
    <w:p w14:paraId="4D9ECC42">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948180" cy="404495"/>
            <wp:effectExtent l="0" t="0" r="13970" b="14605"/>
            <wp:docPr id="162" name="2384804F-3998-4D57-9195-F3826E402611-20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2384804F-3998-4D57-9195-F3826E402611-207" descr="wps"/>
                    <pic:cNvPicPr>
                      <a:picLocks noChangeAspect="1"/>
                    </pic:cNvPicPr>
                  </pic:nvPicPr>
                  <pic:blipFill>
                    <a:blip r:embed="rId378">
                      <a:extLst>
                        <a:ext uri="{96DAC541-7B7A-43D3-8B79-37D633B846F1}">
                          <asvg:svgBlip xmlns:asvg="http://schemas.microsoft.com/office/drawing/2016/SVG/main" r:embed="rId379"/>
                        </a:ext>
                      </a:extLst>
                    </a:blip>
                    <a:stretch>
                      <a:fillRect/>
                    </a:stretch>
                  </pic:blipFill>
                  <pic:spPr>
                    <a:xfrm>
                      <a:off x="0" y="0"/>
                      <a:ext cx="1948180" cy="404495"/>
                    </a:xfrm>
                    <a:prstGeom prst="rect">
                      <a:avLst/>
                    </a:prstGeom>
                  </pic:spPr>
                </pic:pic>
              </a:graphicData>
            </a:graphic>
          </wp:inline>
        </w:drawing>
      </w:r>
    </w:p>
    <w:p w14:paraId="5DCA032E">
      <w:pPr>
        <w:spacing w:after="0" w:line="360" w:lineRule="auto"/>
        <w:jc w:val="both"/>
        <w:rPr>
          <w:rFonts w:hint="default" w:ascii="Times New Roman" w:hAnsi="Times New Roman" w:eastAsia="Cambria" w:cs="Times New Roman"/>
          <w:i w:val="0"/>
          <w:iCs w:val="0"/>
          <w:sz w:val="28"/>
          <w:szCs w:val="28"/>
        </w:rPr>
      </w:pPr>
    </w:p>
    <w:p w14:paraId="16B2E984">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Where: </w:t>
      </w:r>
    </w:p>
    <w:p w14:paraId="7DFBDC9C">
      <w:pPr>
        <w:pStyle w:val="53"/>
        <w:numPr>
          <w:ilvl w:val="0"/>
          <w:numId w:val="38"/>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76200" cy="104775"/>
            <wp:effectExtent l="0" t="0" r="0" b="9525"/>
            <wp:docPr id="164" name="2384804F-3998-4D57-9195-F3826E402611-20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2384804F-3998-4D57-9195-F3826E402611-208" descr="wps"/>
                    <pic:cNvPicPr>
                      <a:picLocks noChangeAspect="1"/>
                    </pic:cNvPicPr>
                  </pic:nvPicPr>
                  <pic:blipFill>
                    <a:blip r:embed="rId380">
                      <a:extLst>
                        <a:ext uri="{96DAC541-7B7A-43D3-8B79-37D633B846F1}">
                          <asvg:svgBlip xmlns:asvg="http://schemas.microsoft.com/office/drawing/2016/SVG/main" r:embed="rId73"/>
                        </a:ext>
                      </a:extLst>
                    </a:blip>
                    <a:stretch>
                      <a:fillRect/>
                    </a:stretch>
                  </pic:blipFill>
                  <pic:spPr>
                    <a:xfrm>
                      <a:off x="0" y="0"/>
                      <a:ext cx="76200" cy="104775"/>
                    </a:xfrm>
                    <a:prstGeom prst="rect">
                      <a:avLst/>
                    </a:prstGeom>
                  </pic:spPr>
                </pic:pic>
              </a:graphicData>
            </a:graphic>
          </wp:inline>
        </w:drawing>
      </w:r>
      <w:r>
        <w:rPr>
          <w:rFonts w:hint="default" w:ascii="Times New Roman" w:hAnsi="Times New Roman" w:eastAsia="Cambria" w:cs="Times New Roman"/>
          <w:i w:val="0"/>
          <w:iCs w:val="0"/>
          <w:sz w:val="28"/>
          <w:szCs w:val="28"/>
        </w:rPr>
        <w:t>: at the time of epoch trial</w:t>
      </w:r>
    </w:p>
    <w:p w14:paraId="15BDC37B">
      <w:pPr>
        <w:pStyle w:val="53"/>
        <w:numPr>
          <w:ilvl w:val="0"/>
          <w:numId w:val="38"/>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61290" cy="104775"/>
            <wp:effectExtent l="0" t="0" r="10160" b="9525"/>
            <wp:docPr id="166" name="2384804F-3998-4D57-9195-F3826E402611-20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384804F-3998-4D57-9195-F3826E402611-209" descr="wps"/>
                    <pic:cNvPicPr>
                      <a:picLocks noChangeAspect="1"/>
                    </pic:cNvPicPr>
                  </pic:nvPicPr>
                  <pic:blipFill>
                    <a:blip r:embed="rId381">
                      <a:extLst>
                        <a:ext uri="{96DAC541-7B7A-43D3-8B79-37D633B846F1}">
                          <asvg:svgBlip xmlns:asvg="http://schemas.microsoft.com/office/drawing/2016/SVG/main" r:embed="rId382"/>
                        </a:ext>
                      </a:extLst>
                    </a:blip>
                    <a:stretch>
                      <a:fillRect/>
                    </a:stretch>
                  </pic:blipFill>
                  <pic:spPr>
                    <a:xfrm>
                      <a:off x="0" y="0"/>
                      <a:ext cx="161290" cy="10477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w:t>
      </w:r>
      <w:r>
        <w:rPr>
          <w:rFonts w:hint="default" w:ascii="Times New Roman" w:hAnsi="Times New Roman" w:eastAsia="Cambria" w:cs="Times New Roman"/>
          <w:i w:val="0"/>
          <w:iCs w:val="0"/>
          <w:sz w:val="28"/>
          <w:szCs w:val="28"/>
          <w:lang w:val="vi-VN"/>
        </w:rPr>
        <w:t>The number of samples in the validation set.</w:t>
      </w:r>
    </w:p>
    <w:p w14:paraId="58C8B6B0">
      <w:pPr>
        <w:pStyle w:val="53"/>
        <w:numPr>
          <w:ilvl w:val="0"/>
          <w:numId w:val="38"/>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cs="Times New Roman"/>
          <w:i w:val="0"/>
          <w:iCs w:val="0"/>
          <w:sz w:val="28"/>
          <w:szCs w:val="28"/>
        </w:rPr>
        <w:drawing>
          <wp:inline distT="0" distB="0" distL="114300" distR="114300">
            <wp:extent cx="122555" cy="110490"/>
            <wp:effectExtent l="0" t="0" r="10795" b="3810"/>
            <wp:docPr id="168" name="2384804F-3998-4D57-9195-F3826E402611-2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2384804F-3998-4D57-9195-F3826E402611-210" descr="wps"/>
                    <pic:cNvPicPr>
                      <a:picLocks noChangeAspect="1"/>
                    </pic:cNvPicPr>
                  </pic:nvPicPr>
                  <pic:blipFill>
                    <a:blip r:embed="rId383">
                      <a:extLst>
                        <a:ext uri="{96DAC541-7B7A-43D3-8B79-37D633B846F1}">
                          <asvg:svgBlip xmlns:asvg="http://schemas.microsoft.com/office/drawing/2016/SVG/main" r:embed="rId384"/>
                        </a:ext>
                      </a:extLst>
                    </a:blip>
                    <a:stretch>
                      <a:fillRect/>
                    </a:stretch>
                  </pic:blipFill>
                  <pic:spPr>
                    <a:xfrm>
                      <a:off x="0" y="0"/>
                      <a:ext cx="122555" cy="110490"/>
                    </a:xfrm>
                    <a:prstGeom prst="rect">
                      <a:avLst/>
                    </a:prstGeom>
                  </pic:spPr>
                </pic:pic>
              </a:graphicData>
            </a:graphic>
          </wp:inline>
        </w:drawing>
      </w:r>
      <w:r>
        <w:rPr>
          <w:rFonts w:hint="default" w:ascii="Times New Roman" w:hAnsi="Times New Roman" w:eastAsia="Cambria" w:cs="Times New Roman"/>
          <w:i w:val="0"/>
          <w:iCs w:val="0"/>
          <w:sz w:val="28"/>
          <w:szCs w:val="28"/>
        </w:rPr>
        <w:t>: minibatch size train dataset</w:t>
      </w:r>
    </w:p>
    <w:p w14:paraId="27FB2602">
      <w:pPr>
        <w:spacing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p>
    <w:p w14:paraId="469E980C">
      <w:p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Early Stopping :</w:t>
      </w:r>
    </w:p>
    <w:p w14:paraId="2C9D86F8">
      <w:pPr>
        <w:pStyle w:val="53"/>
        <w:numPr>
          <w:ilvl w:val="0"/>
          <w:numId w:val="39"/>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LSTM_EPOCHS_OPTIMIZED = 111</w:t>
      </w:r>
    </w:p>
    <w:p w14:paraId="1388F7EA">
      <w:pPr>
        <w:pStyle w:val="53"/>
        <w:numPr>
          <w:ilvl w:val="0"/>
          <w:numId w:val="39"/>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LSTM_EPOCHS_TRAINED = 111</w:t>
      </w:r>
    </w:p>
    <w:p w14:paraId="5F280D69">
      <w:pPr>
        <w:pStyle w:val="53"/>
        <w:numPr>
          <w:ilvl w:val="0"/>
          <w:numId w:val="39"/>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TRANSFORMER_EPOCHS_OPTIMIZED = 111</w:t>
      </w:r>
    </w:p>
    <w:p w14:paraId="4A9DF81A">
      <w:pPr>
        <w:pStyle w:val="53"/>
        <w:numPr>
          <w:ilvl w:val="0"/>
          <w:numId w:val="39"/>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TRANSFORMER_EPOCHS_TRAINED = 111</w:t>
      </w:r>
    </w:p>
    <w:p w14:paraId="7F4576F8">
      <w:pPr>
        <w:spacing w:before="280" w:after="28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Stop training if validation loss does not improve after a number of rounds (patience=10).</w:t>
      </w:r>
    </w:p>
    <w:p w14:paraId="12C567A8">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6E1EB4F0">
      <w:pPr>
        <w:pStyle w:val="11"/>
        <w:spacing w:beforeAutospacing="1" w:after="0" w:afterAutospacing="1" w:line="360" w:lineRule="auto"/>
        <w:jc w:val="center"/>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296670" cy="309245"/>
            <wp:effectExtent l="0" t="0" r="17780" b="14605"/>
            <wp:docPr id="169" name="2384804F-3998-4D57-9195-F3826E402611-2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2384804F-3998-4D57-9195-F3826E402611-211" descr="wps"/>
                    <pic:cNvPicPr>
                      <a:picLocks noChangeAspect="1"/>
                    </pic:cNvPicPr>
                  </pic:nvPicPr>
                  <pic:blipFill>
                    <a:blip r:embed="rId385">
                      <a:extLst>
                        <a:ext uri="{96DAC541-7B7A-43D3-8B79-37D633B846F1}">
                          <asvg:svgBlip xmlns:asvg="http://schemas.microsoft.com/office/drawing/2016/SVG/main" r:embed="rId386"/>
                        </a:ext>
                      </a:extLst>
                    </a:blip>
                    <a:stretch>
                      <a:fillRect/>
                    </a:stretch>
                  </pic:blipFill>
                  <pic:spPr>
                    <a:xfrm>
                      <a:off x="0" y="0"/>
                      <a:ext cx="1296670" cy="309245"/>
                    </a:xfrm>
                    <a:prstGeom prst="rect">
                      <a:avLst/>
                    </a:prstGeom>
                  </pic:spPr>
                </pic:pic>
              </a:graphicData>
            </a:graphic>
          </wp:inline>
        </w:drawing>
      </w:r>
    </w:p>
    <w:p w14:paraId="5A991289">
      <w:pPr>
        <w:spacing w:before="280" w:after="28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Where:</w:t>
      </w:r>
    </w:p>
    <w:p w14:paraId="3C3B22C6">
      <w:pPr>
        <w:numPr>
          <w:ilvl w:val="0"/>
          <w:numId w:val="40"/>
        </w:numPr>
        <w:spacing w:before="280" w:after="28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drawing>
          <wp:inline distT="0" distB="0" distL="114300" distR="114300">
            <wp:extent cx="96520" cy="130810"/>
            <wp:effectExtent l="0" t="0" r="17780" b="2540"/>
            <wp:docPr id="383" name="2384804F-3998-4D57-9195-F3826E402611-2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2384804F-3998-4D57-9195-F3826E402611-212" descr="wps"/>
                    <pic:cNvPicPr>
                      <a:picLocks noChangeAspect="1"/>
                    </pic:cNvPicPr>
                  </pic:nvPicPr>
                  <pic:blipFill>
                    <a:blip r:embed="rId76">
                      <a:extLst>
                        <a:ext uri="{96DAC541-7B7A-43D3-8B79-37D633B846F1}">
                          <asvg:svgBlip xmlns:asvg="http://schemas.microsoft.com/office/drawing/2016/SVG/main" r:embed="rId77"/>
                        </a:ext>
                      </a:extLst>
                    </a:blip>
                    <a:stretch>
                      <a:fillRect/>
                    </a:stretch>
                  </pic:blipFill>
                  <pic:spPr>
                    <a:xfrm>
                      <a:off x="0" y="0"/>
                      <a:ext cx="96520" cy="130810"/>
                    </a:xfrm>
                    <a:prstGeom prst="rect">
                      <a:avLst/>
                    </a:prstGeom>
                  </pic:spPr>
                </pic:pic>
              </a:graphicData>
            </a:graphic>
          </wp:inline>
        </w:drawing>
      </w:r>
      <w:r>
        <w:rPr>
          <w:rFonts w:hint="default" w:ascii="Times New Roman" w:hAnsi="Times New Roman" w:eastAsia="Cambria" w:cs="Times New Roman"/>
          <w:i w:val="0"/>
          <w:iCs w:val="0"/>
          <w:sz w:val="28"/>
          <w:szCs w:val="28"/>
        </w:rPr>
        <w:t xml:space="preserve">: is the previous epoch if  </w:t>
      </w:r>
      <w:r>
        <w:rPr>
          <w:rFonts w:hint="default" w:ascii="Times New Roman" w:hAnsi="Times New Roman" w:eastAsia="Cambria" w:cs="Times New Roman"/>
          <w:i w:val="0"/>
          <w:iCs w:val="0"/>
          <w:sz w:val="28"/>
          <w:szCs w:val="28"/>
        </w:rPr>
        <w:drawing>
          <wp:inline distT="0" distB="0" distL="114300" distR="114300">
            <wp:extent cx="735330" cy="125095"/>
            <wp:effectExtent l="0" t="0" r="7620" b="8255"/>
            <wp:docPr id="174" name="2384804F-3998-4D57-9195-F3826E402611-2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2384804F-3998-4D57-9195-F3826E402611-213" descr="wps"/>
                    <pic:cNvPicPr>
                      <a:picLocks noChangeAspect="1"/>
                    </pic:cNvPicPr>
                  </pic:nvPicPr>
                  <pic:blipFill>
                    <a:blip r:embed="rId387">
                      <a:extLst>
                        <a:ext uri="{96DAC541-7B7A-43D3-8B79-37D633B846F1}">
                          <asvg:svgBlip xmlns:asvg="http://schemas.microsoft.com/office/drawing/2016/SVG/main" r:embed="rId388"/>
                        </a:ext>
                      </a:extLst>
                    </a:blip>
                    <a:stretch>
                      <a:fillRect/>
                    </a:stretch>
                  </pic:blipFill>
                  <pic:spPr>
                    <a:xfrm>
                      <a:off x="0" y="0"/>
                      <a:ext cx="735330" cy="12509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then stop</w:t>
      </w:r>
      <w:r>
        <w:rPr>
          <w:rFonts w:hint="default" w:ascii="Times New Roman" w:hAnsi="Times New Roman" w:eastAsia="Cambria" w:cs="Times New Roman"/>
          <w:i w:val="0"/>
          <w:iCs w:val="0"/>
          <w:sz w:val="28"/>
          <w:szCs w:val="28"/>
          <w:lang w:val="vi-VN"/>
        </w:rPr>
        <w:t xml:space="preserve">. </w:t>
      </w:r>
      <w:r>
        <w:rPr>
          <w:rFonts w:hint="default" w:ascii="Times New Roman" w:hAnsi="Times New Roman" w:eastAsia="Cambria" w:cs="Times New Roman"/>
          <w:i w:val="0"/>
          <w:iCs w:val="0"/>
          <w:sz w:val="28"/>
          <w:szCs w:val="28"/>
        </w:rPr>
        <w:t>This also serves as the basis for saving the model parameters.</w:t>
      </w:r>
    </w:p>
    <w:p w14:paraId="0A71DDAA">
      <w:pPr>
        <w:numPr>
          <w:ilvl w:val="0"/>
          <w:numId w:val="0"/>
        </w:numPr>
        <w:spacing w:before="280" w:after="28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2.1.5. Input-Output</w:t>
      </w:r>
    </w:p>
    <w:p w14:paraId="612BC10D">
      <w:pPr>
        <w:numPr>
          <w:ilvl w:val="0"/>
          <w:numId w:val="0"/>
        </w:numPr>
        <w:spacing w:before="280" w:after="280" w:line="360" w:lineRule="auto"/>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Input: Train data-set, </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Valid </w:t>
      </w:r>
      <w:r>
        <w:rPr>
          <w:rFonts w:hint="default" w:ascii="Times New Roman" w:hAnsi="Times New Roman" w:eastAsia="Cambria" w:cs="Times New Roman"/>
          <w:i w:val="0"/>
          <w:iCs w:val="0"/>
          <w:color w:val="000000" w:themeColor="text1"/>
          <w:sz w:val="28"/>
          <w:szCs w:val="28"/>
          <w14:textFill>
            <w14:solidFill>
              <w14:schemeClr w14:val="tx1"/>
            </w14:solidFill>
          </w14:textFill>
        </w:rPr>
        <w:t>data-set</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 from </w:t>
      </w:r>
      <w:r>
        <w:rPr>
          <w:rFonts w:hint="default" w:ascii="Times New Roman" w:hAnsi="Times New Roman" w:eastAsia="SimSun" w:cs="Times New Roman"/>
          <w:i w:val="0"/>
          <w:iCs w:val="0"/>
          <w:color w:val="000000" w:themeColor="text1"/>
          <w:sz w:val="28"/>
          <w:szCs w:val="28"/>
          <w:u w:val="none"/>
          <w:vertAlign w:val="baseline"/>
          <w14:textFill>
            <w14:solidFill>
              <w14:schemeClr w14:val="tx1"/>
            </w14:solidFill>
          </w14:textFill>
        </w:rPr>
        <w:t xml:space="preserve">section </w:t>
      </w: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1.1 Data preparation</w:t>
      </w:r>
      <w:r>
        <w:rPr>
          <w:rFonts w:hint="default" w:ascii="Times New Roman" w:hAnsi="Times New Roman" w:eastAsia="SimSun" w:cs="Times New Roman"/>
          <w:b/>
          <w:bCs/>
          <w:i w:val="0"/>
          <w:iCs w:val="0"/>
          <w:color w:val="000000" w:themeColor="text1"/>
          <w:sz w:val="28"/>
          <w:szCs w:val="28"/>
          <w:u w:val="none"/>
          <w:vertAlign w:val="baseline"/>
          <w:lang w:val="vi-VN"/>
          <w14:textFill>
            <w14:solidFill>
              <w14:schemeClr w14:val="tx1"/>
            </w14:solidFill>
          </w14:textFill>
        </w:rPr>
        <w:t>.</w:t>
      </w:r>
    </w:p>
    <w:p w14:paraId="4BFE4585">
      <w:pPr>
        <w:numPr>
          <w:ilvl w:val="0"/>
          <w:numId w:val="0"/>
        </w:numPr>
        <w:spacing w:before="280" w:after="280" w:line="360" w:lineRule="auto"/>
        <w:jc w:val="both"/>
        <w:rPr>
          <w:rFonts w:hint="default" w:ascii="Times New Roman" w:hAnsi="Times New Roman" w:eastAsia="Cambria" w:cs="Times New Roman"/>
          <w:b/>
          <w:bCs/>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Output: Best parameter at </w:t>
      </w:r>
      <w:r>
        <w:rPr>
          <w:rFonts w:hint="default" w:ascii="Times New Roman" w:hAnsi="Times New Roman" w:eastAsia="Cambria" w:cs="Times New Roman"/>
          <w:b/>
          <w:bCs/>
          <w:i w:val="0"/>
          <w:iCs w:val="0"/>
          <w:color w:val="000000" w:themeColor="text1"/>
          <w:sz w:val="28"/>
          <w:szCs w:val="28"/>
          <w14:textFill>
            <w14:solidFill>
              <w14:schemeClr w14:val="tx1"/>
            </w14:solidFill>
          </w14:textFill>
        </w:rPr>
        <w:t>Table IV.B.2.1.2.1</w:t>
      </w: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 for model (LR, SVM), </w:t>
      </w:r>
      <w:r>
        <w:rPr>
          <w:rFonts w:hint="default" w:ascii="Times New Roman" w:hAnsi="Times New Roman" w:eastAsia="Cambria" w:cs="Times New Roman"/>
          <w:b/>
          <w:bCs/>
          <w:i w:val="0"/>
          <w:iCs w:val="0"/>
          <w:color w:val="000000" w:themeColor="text1"/>
          <w:sz w:val="28"/>
          <w:szCs w:val="28"/>
          <w14:textFill>
            <w14:solidFill>
              <w14:schemeClr w14:val="tx1"/>
            </w14:solidFill>
          </w14:textFill>
        </w:rPr>
        <w:t>Table IV.B.2.1.3.1</w:t>
      </w: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 for model (LSTM, TFM).</w:t>
      </w:r>
    </w:p>
    <w:p w14:paraId="4B164D04">
      <w:pPr>
        <w:pStyle w:val="5"/>
        <w:spacing w:line="360" w:lineRule="auto"/>
        <w:jc w:val="both"/>
        <w:rPr>
          <w:rFonts w:hint="default" w:ascii="Times New Roman" w:hAnsi="Times New Roman" w:cs="Times New Roman"/>
          <w:b/>
          <w:bCs/>
          <w:i w:val="0"/>
          <w:iCs w:val="0"/>
          <w:color w:val="auto"/>
          <w:sz w:val="28"/>
          <w:szCs w:val="28"/>
        </w:rPr>
      </w:pPr>
      <w:bookmarkStart w:id="135" w:name="_x2dorney2dbg" w:colFirst="0" w:colLast="0"/>
      <w:bookmarkEnd w:id="135"/>
      <w:bookmarkStart w:id="136" w:name="_Toc14096"/>
      <w:r>
        <w:rPr>
          <w:rFonts w:hint="default" w:ascii="Times New Roman" w:hAnsi="Times New Roman" w:cs="Times New Roman"/>
          <w:b/>
          <w:bCs/>
          <w:i w:val="0"/>
          <w:iCs w:val="0"/>
          <w:color w:val="auto"/>
          <w:sz w:val="28"/>
          <w:szCs w:val="28"/>
        </w:rPr>
        <w:t>2.</w:t>
      </w:r>
      <w:r>
        <w:rPr>
          <w:rFonts w:hint="default" w:ascii="Times New Roman" w:hAnsi="Times New Roman" w:cs="Times New Roman"/>
          <w:b/>
          <w:bCs/>
          <w:i w:val="0"/>
          <w:iCs w:val="0"/>
          <w:color w:val="auto"/>
          <w:sz w:val="28"/>
          <w:szCs w:val="28"/>
          <w:lang w:val="vi-VN"/>
        </w:rPr>
        <w:t>2</w:t>
      </w:r>
      <w:r>
        <w:rPr>
          <w:rFonts w:hint="default" w:ascii="Times New Roman" w:hAnsi="Times New Roman" w:cs="Times New Roman"/>
          <w:b/>
          <w:bCs/>
          <w:i w:val="0"/>
          <w:iCs w:val="0"/>
          <w:color w:val="auto"/>
          <w:sz w:val="28"/>
          <w:szCs w:val="28"/>
        </w:rPr>
        <w:t>. Trainer</w:t>
      </w:r>
      <w:bookmarkEnd w:id="136"/>
    </w:p>
    <w:p w14:paraId="06193FFA">
      <w:pPr>
        <w:spacing w:before="280" w:after="280" w:line="360" w:lineRule="auto"/>
        <w:ind w:firstLine="720" w:firstLineChars="0"/>
        <w:jc w:val="both"/>
        <w:rPr>
          <w:rFonts w:hint="default" w:ascii="Times New Roman" w:hAnsi="Times New Roman" w:cs="Times New Roman"/>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color w:val="000000" w:themeColor="text1"/>
          <w:sz w:val="28"/>
          <w:szCs w:val="28"/>
          <w:lang w:val="vi-VN"/>
          <w14:textFill>
            <w14:solidFill>
              <w14:schemeClr w14:val="tx1"/>
            </w14:solidFill>
          </w14:textFill>
        </w:rPr>
        <w:t>The Trainer process is responsible for training the model for each stock ticker based on the parameter set defined in the JSON files. These parameters are extracted and processed similarly to the optimization process (Optimizer) to retrain the models over a defined number of iterations (N trials), thereby creating models and generating prediction results on the validation data-set (Valid).</w:t>
      </w:r>
    </w:p>
    <w:p w14:paraId="423B9817">
      <w:pPr>
        <w:spacing w:before="280" w:after="280" w:line="360" w:lineRule="auto"/>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3575" cy="4520565"/>
            <wp:effectExtent l="0" t="0" r="9525" b="13335"/>
            <wp:docPr id="384" name="Picture 384" descr="ScreenShot_2025051206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4" descr="ScreenShot_20250512065722"/>
                    <pic:cNvPicPr>
                      <a:picLocks noChangeAspect="1"/>
                    </pic:cNvPicPr>
                  </pic:nvPicPr>
                  <pic:blipFill>
                    <a:blip r:embed="rId389"/>
                    <a:stretch>
                      <a:fillRect/>
                    </a:stretch>
                  </pic:blipFill>
                  <pic:spPr>
                    <a:xfrm>
                      <a:off x="0" y="0"/>
                      <a:ext cx="5743575" cy="4520565"/>
                    </a:xfrm>
                    <a:prstGeom prst="rect">
                      <a:avLst/>
                    </a:prstGeom>
                  </pic:spPr>
                </pic:pic>
              </a:graphicData>
            </a:graphic>
          </wp:inline>
        </w:drawing>
      </w:r>
    </w:p>
    <w:p w14:paraId="699E3DEF">
      <w:pPr>
        <w:spacing w:after="60" w:line="360" w:lineRule="auto"/>
        <w:jc w:val="center"/>
        <w:rPr>
          <w:rFonts w:hint="default" w:ascii="Times New Roman" w:hAnsi="Times New Roman" w:cs="Times New Roman"/>
          <w:b/>
          <w:bCs/>
          <w:i w:val="0"/>
          <w:iCs w:val="0"/>
          <w:color w:val="081B3A"/>
          <w:spacing w:val="3"/>
          <w:sz w:val="28"/>
          <w:szCs w:val="28"/>
          <w:shd w:val="clear" w:color="auto" w:fill="FFFFFF"/>
        </w:rPr>
      </w:pPr>
      <w:r>
        <w:rPr>
          <w:rFonts w:hint="default" w:ascii="Times New Roman" w:hAnsi="Times New Roman" w:eastAsia="Cambria" w:cs="Times New Roman"/>
          <w:b/>
          <w:bCs/>
          <w:i w:val="0"/>
          <w:iCs w:val="0"/>
          <w:sz w:val="28"/>
          <w:szCs w:val="28"/>
        </w:rPr>
        <w:t>Figure IV.B.2.</w:t>
      </w:r>
      <w:r>
        <w:rPr>
          <w:rFonts w:hint="default" w:ascii="Times New Roman" w:hAnsi="Times New Roman" w:eastAsia="Cambria" w:cs="Times New Roman"/>
          <w:b/>
          <w:bCs/>
          <w:i w:val="0"/>
          <w:iCs w:val="0"/>
          <w:sz w:val="28"/>
          <w:szCs w:val="28"/>
          <w:lang w:val="vi-VN"/>
        </w:rPr>
        <w:t>2</w:t>
      </w:r>
      <w:r>
        <w:rPr>
          <w:rFonts w:hint="default" w:ascii="Times New Roman" w:hAnsi="Times New Roman" w:eastAsia="Cambria" w:cs="Times New Roman"/>
          <w:b/>
          <w:bCs/>
          <w:i w:val="0"/>
          <w:iCs w:val="0"/>
          <w:sz w:val="28"/>
          <w:szCs w:val="28"/>
        </w:rPr>
        <w:t xml:space="preserve">: Trainer </w:t>
      </w:r>
      <w:r>
        <w:rPr>
          <w:rFonts w:hint="default" w:ascii="Times New Roman" w:hAnsi="Times New Roman" w:cs="Times New Roman"/>
          <w:b/>
          <w:bCs/>
          <w:i w:val="0"/>
          <w:iCs w:val="0"/>
          <w:color w:val="081B3A"/>
          <w:spacing w:val="3"/>
          <w:sz w:val="28"/>
          <w:szCs w:val="28"/>
          <w:shd w:val="clear" w:color="auto" w:fill="FFFFFF"/>
        </w:rPr>
        <w:t>(Source: Own work).</w:t>
      </w:r>
    </w:p>
    <w:p w14:paraId="0F8888C1">
      <w:pPr>
        <w:spacing w:after="60" w:line="360" w:lineRule="auto"/>
        <w:ind w:firstLine="7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The process starts with loading the configurations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(config.py</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and preparing the data from the CSV files generated in the previous data preparation step (from BB or UD source). Then, the system reads the JSON file containing the best parameters for each ticker, breaks them down by model, and performs training for the models: SVM, Logistic Regression, LSTM, and Transformer. Each model will be trained multiple times (N-trials), followed by performance evaluation using metrics such as Accuracy, Precision, Recall, and F1. The formulas are presented in section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3.1. Evaluate Metrics.</w:t>
      </w:r>
    </w:p>
    <w:p w14:paraId="5D45D900">
      <w:pPr>
        <w:spacing w:after="60" w:line="360" w:lineRule="auto"/>
        <w:jc w:val="left"/>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g is complete, the system will perform the following steps:</w:t>
      </w:r>
    </w:p>
    <w:p w14:paraId="5E03727F">
      <w:pPr>
        <w:numPr>
          <w:ilvl w:val="0"/>
          <w:numId w:val="41"/>
        </w:numPr>
        <w:spacing w:after="60" w:line="360" w:lineRule="auto"/>
        <w:ind w:left="840" w:leftChars="0" w:hanging="420" w:firstLineChars="0"/>
        <w:jc w:val="left"/>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Save the trained model in .joblib format (folder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model/Ticker/...</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w:t>
      </w:r>
    </w:p>
    <w:p w14:paraId="1B190161">
      <w:pPr>
        <w:numPr>
          <w:ilvl w:val="0"/>
          <w:numId w:val="41"/>
        </w:numPr>
        <w:spacing w:after="60" w:line="360" w:lineRule="auto"/>
        <w:ind w:left="840" w:leftChars="0" w:hanging="420" w:firstLineChars="0"/>
        <w:jc w:val="left"/>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Save the training and validation evaluation metrics into a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 xml:space="preserve">.csv </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file (folder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metrics/training/...</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w:t>
      </w:r>
    </w:p>
    <w:p w14:paraId="70FA0222">
      <w:pPr>
        <w:numPr>
          <w:ilvl w:val="0"/>
          <w:numId w:val="41"/>
        </w:numPr>
        <w:spacing w:after="60" w:line="360" w:lineRule="auto"/>
        <w:ind w:left="840" w:leftChars="0" w:hanging="420" w:firstLineChars="0"/>
        <w:jc w:val="left"/>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Generate a summary report to facilitate the evaluation and selection of the best model in the Optimizer.</w:t>
      </w:r>
    </w:p>
    <w:p w14:paraId="5987EB97">
      <w:pPr>
        <w:numPr>
          <w:ilvl w:val="0"/>
          <w:numId w:val="0"/>
        </w:numPr>
        <w:spacing w:after="60" w:line="360" w:lineRule="auto"/>
        <w:jc w:val="left"/>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Trainer Input:</w:t>
      </w:r>
    </w:p>
    <w:p w14:paraId="7EF6C559">
      <w:pPr>
        <w:numPr>
          <w:ilvl w:val="0"/>
          <w:numId w:val="0"/>
        </w:numPr>
        <w:spacing w:before="280" w:after="280" w:line="360" w:lineRule="auto"/>
        <w:ind w:firstLine="720" w:firstLineChars="0"/>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SimSun" w:cs="Times New Roman"/>
          <w:i w:val="0"/>
          <w:iCs w:val="0"/>
          <w:color w:val="000000" w:themeColor="text1"/>
          <w:sz w:val="28"/>
          <w:szCs w:val="28"/>
          <w:u w:val="none"/>
          <w:shd w:val="clear" w:fill="FFFFFF"/>
          <w:vertAlign w:val="baseline"/>
          <w14:textFill>
            <w14:solidFill>
              <w14:schemeClr w14:val="tx1"/>
            </w14:solidFill>
          </w14:textFill>
        </w:rPr>
        <w:t xml:space="preserve">Similar to the </w:t>
      </w:r>
      <w:r>
        <w:rPr>
          <w:rFonts w:hint="default" w:ascii="Times New Roman" w:hAnsi="Times New Roman" w:eastAsia="SimSun" w:cs="Times New Roman"/>
          <w:i w:val="0"/>
          <w:iCs w:val="0"/>
          <w:color w:val="000000" w:themeColor="text1"/>
          <w:sz w:val="28"/>
          <w:szCs w:val="28"/>
          <w:u w:val="none"/>
          <w:shd w:val="clear" w:fill="FFFFFF"/>
          <w:vertAlign w:val="baseline"/>
          <w:lang w:val="vi-VN"/>
          <w14:textFill>
            <w14:solidFill>
              <w14:schemeClr w14:val="tx1"/>
            </w14:solidFill>
          </w14:textFill>
        </w:rPr>
        <w:t xml:space="preserve">Optimizer section </w:t>
      </w:r>
      <w:r>
        <w:rPr>
          <w:rFonts w:hint="default" w:ascii="Times New Roman" w:hAnsi="Times New Roman" w:eastAsia="Cambria" w:cs="Times New Roman"/>
          <w:b/>
          <w:bCs/>
          <w:i w:val="0"/>
          <w:iCs w:val="0"/>
          <w:color w:val="000000" w:themeColor="text1"/>
          <w:sz w:val="28"/>
          <w:szCs w:val="28"/>
          <w14:textFill>
            <w14:solidFill>
              <w14:schemeClr w14:val="tx1"/>
            </w14:solidFill>
          </w14:textFill>
        </w:rPr>
        <w:t>2.1.5. Input-Output</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w:t>
      </w:r>
    </w:p>
    <w:p w14:paraId="5D12936B">
      <w:pPr>
        <w:numPr>
          <w:ilvl w:val="0"/>
          <w:numId w:val="0"/>
        </w:numPr>
        <w:spacing w:after="60" w:line="360" w:lineRule="auto"/>
        <w:jc w:val="left"/>
        <w:rPr>
          <w:rFonts w:hint="default" w:ascii="Times New Roman" w:hAnsi="Times New Roman" w:cs="Times New Roman"/>
          <w:b w:val="0"/>
          <w:bCs w:val="0"/>
          <w:i w:val="0"/>
          <w:iCs w:val="0"/>
          <w:color w:val="C00000"/>
          <w:spacing w:val="3"/>
          <w:sz w:val="28"/>
          <w:szCs w:val="28"/>
          <w:shd w:val="clear" w:color="auto" w:fill="FFFFFF"/>
          <w:lang w:val="vi-VN"/>
        </w:rPr>
      </w:pPr>
    </w:p>
    <w:p w14:paraId="6860E7D5">
      <w:pPr>
        <w:spacing w:before="280" w:after="280" w:line="360" w:lineRule="auto"/>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rPr>
        <w:t>Metrics Output</w:t>
      </w:r>
      <w:r>
        <w:rPr>
          <w:rFonts w:hint="default" w:ascii="Times New Roman" w:hAnsi="Times New Roman" w:cs="Times New Roman"/>
          <w:i w:val="0"/>
          <w:iCs w:val="0"/>
          <w:sz w:val="28"/>
          <w:szCs w:val="28"/>
          <w:lang w:val="vi-VN"/>
        </w:rPr>
        <w:t>:</w:t>
      </w:r>
    </w:p>
    <w:p w14:paraId="3B3F2E98">
      <w:pPr>
        <w:spacing w:before="280" w:after="280" w:line="360" w:lineRule="auto"/>
        <w:ind w:firstLine="7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evaluation results of the 4 models are saved in a CSV file with the following columns:</w:t>
      </w:r>
    </w:p>
    <w:p w14:paraId="21E35A11">
      <w:pPr>
        <w:spacing w:before="280" w:after="280" w:line="360" w:lineRule="auto"/>
        <w:jc w:val="center"/>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{Ticker, Model, Dataset, Accuracy, Precision, Recall, F1}</w:t>
      </w:r>
    </w:p>
    <w:p w14:paraId="0E77B5E1">
      <w:pPr>
        <w:spacing w:before="280" w:after="280" w:line="360" w:lineRule="auto"/>
        <w:jc w:val="center"/>
        <w:rPr>
          <w:rFonts w:hint="default" w:ascii="Times New Roman" w:hAnsi="Times New Roman" w:cs="Times New Roman"/>
          <w:b/>
          <w:bCs/>
          <w:i w:val="0"/>
          <w:iCs w:val="0"/>
          <w:color w:val="auto"/>
          <w:sz w:val="28"/>
          <w:szCs w:val="28"/>
        </w:rPr>
      </w:pPr>
    </w:p>
    <w:p w14:paraId="43408BB2">
      <w:pPr>
        <w:pStyle w:val="5"/>
        <w:bidi w:val="0"/>
        <w:rPr>
          <w:rFonts w:hint="default" w:ascii="Times New Roman" w:hAnsi="Times New Roman" w:cs="Times New Roman"/>
          <w:i w:val="0"/>
          <w:iCs w:val="0"/>
          <w:lang w:val="vi-VN"/>
        </w:rPr>
      </w:pPr>
      <w:bookmarkStart w:id="137" w:name="_Toc1384"/>
      <w:r>
        <w:rPr>
          <w:rFonts w:hint="default" w:ascii="Times New Roman" w:hAnsi="Times New Roman" w:cs="Times New Roman"/>
          <w:i w:val="0"/>
          <w:iCs w:val="0"/>
        </w:rPr>
        <w:t>2.3 Predictor</w:t>
      </w:r>
      <w:r>
        <w:rPr>
          <w:rFonts w:hint="default" w:ascii="Times New Roman" w:hAnsi="Times New Roman" w:cs="Times New Roman"/>
          <w:i w:val="0"/>
          <w:iCs w:val="0"/>
          <w:lang w:val="vi-VN"/>
        </w:rPr>
        <w:t>.</w:t>
      </w:r>
      <w:bookmarkEnd w:id="137"/>
    </w:p>
    <w:p w14:paraId="714AC1BD">
      <w:pPr>
        <w:spacing w:before="280" w:after="280" w:line="360" w:lineRule="auto"/>
        <w:ind w:firstLine="720" w:firstLineChars="0"/>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This process involves loading the model and testing it with the test set that has never been input into the model before. The goal is to compute the evaluation metrics and select the best model based on the test results with the F1 score. The selected model will be used for the inference step (Inferencer) to output the final prediction.</w:t>
      </w:r>
    </w:p>
    <w:p w14:paraId="1C84E6C4">
      <w:pPr>
        <w:spacing w:before="280" w:after="280" w:line="360" w:lineRule="auto"/>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4845" cy="4940935"/>
            <wp:effectExtent l="0" t="0" r="8255" b="12065"/>
            <wp:docPr id="95" name="Picture 95" descr="ScreenShot_2025051206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creenShot_20250512065741"/>
                    <pic:cNvPicPr>
                      <a:picLocks noChangeAspect="1"/>
                    </pic:cNvPicPr>
                  </pic:nvPicPr>
                  <pic:blipFill>
                    <a:blip r:embed="rId390"/>
                    <a:stretch>
                      <a:fillRect/>
                    </a:stretch>
                  </pic:blipFill>
                  <pic:spPr>
                    <a:xfrm>
                      <a:off x="0" y="0"/>
                      <a:ext cx="5744845" cy="4940935"/>
                    </a:xfrm>
                    <a:prstGeom prst="rect">
                      <a:avLst/>
                    </a:prstGeom>
                  </pic:spPr>
                </pic:pic>
              </a:graphicData>
            </a:graphic>
          </wp:inline>
        </w:drawing>
      </w:r>
    </w:p>
    <w:p w14:paraId="5A82D39C">
      <w:pPr>
        <w:spacing w:after="60" w:line="360" w:lineRule="auto"/>
        <w:jc w:val="center"/>
        <w:rPr>
          <w:rFonts w:hint="default" w:ascii="Times New Roman" w:hAnsi="Times New Roman" w:cs="Times New Roman"/>
          <w:b/>
          <w:bCs/>
          <w:i w:val="0"/>
          <w:iCs w:val="0"/>
          <w:color w:val="081B3A"/>
          <w:spacing w:val="3"/>
          <w:sz w:val="28"/>
          <w:szCs w:val="28"/>
          <w:shd w:val="clear" w:color="auto" w:fill="FFFFFF"/>
        </w:rPr>
      </w:pPr>
      <w:r>
        <w:rPr>
          <w:rFonts w:hint="default" w:ascii="Times New Roman" w:hAnsi="Times New Roman" w:eastAsia="Cambria" w:cs="Times New Roman"/>
          <w:b/>
          <w:bCs/>
          <w:i w:val="0"/>
          <w:iCs w:val="0"/>
          <w:sz w:val="28"/>
          <w:szCs w:val="28"/>
        </w:rPr>
        <w:t>Figure IV.B.2.</w:t>
      </w:r>
      <w:r>
        <w:rPr>
          <w:rFonts w:hint="default" w:ascii="Times New Roman" w:hAnsi="Times New Roman" w:eastAsia="Cambria" w:cs="Times New Roman"/>
          <w:b/>
          <w:bCs/>
          <w:i w:val="0"/>
          <w:iCs w:val="0"/>
          <w:sz w:val="28"/>
          <w:szCs w:val="28"/>
          <w:lang w:val="vi-VN"/>
        </w:rPr>
        <w:t>3</w:t>
      </w:r>
      <w:r>
        <w:rPr>
          <w:rFonts w:hint="default" w:ascii="Times New Roman" w:hAnsi="Times New Roman" w:eastAsia="Cambria" w:cs="Times New Roman"/>
          <w:b/>
          <w:bCs/>
          <w:i w:val="0"/>
          <w:iCs w:val="0"/>
          <w:sz w:val="28"/>
          <w:szCs w:val="28"/>
        </w:rPr>
        <w:t xml:space="preserve">: </w:t>
      </w:r>
      <w:r>
        <w:rPr>
          <w:rFonts w:hint="default" w:ascii="Times New Roman" w:hAnsi="Times New Roman" w:eastAsia="Cambria" w:cs="Times New Roman"/>
          <w:b/>
          <w:bCs/>
          <w:i w:val="0"/>
          <w:iCs w:val="0"/>
          <w:sz w:val="28"/>
          <w:szCs w:val="28"/>
          <w:lang w:val="vi-VN"/>
        </w:rPr>
        <w:t xml:space="preserve">Predictor </w:t>
      </w:r>
      <w:r>
        <w:rPr>
          <w:rFonts w:hint="default" w:ascii="Times New Roman" w:hAnsi="Times New Roman" w:cs="Times New Roman"/>
          <w:b/>
          <w:bCs/>
          <w:i w:val="0"/>
          <w:iCs w:val="0"/>
          <w:color w:val="081B3A"/>
          <w:spacing w:val="3"/>
          <w:sz w:val="28"/>
          <w:szCs w:val="28"/>
          <w:shd w:val="clear" w:color="auto" w:fill="FFFFFF"/>
        </w:rPr>
        <w:t>(Source: Own work).</w:t>
      </w:r>
    </w:p>
    <w:p w14:paraId="5907B189">
      <w:pPr>
        <w:spacing w:after="60" w:line="360" w:lineRule="auto"/>
        <w:jc w:val="cente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The process starts by loading the configuration files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(config.py)</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preparing the input data from the CSV files generated by the previous pipeline (BB or UD), and then loading the pre-trained models (in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.joblib</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format). Each model is then tested on the corresponding test set to generate predictions and prediction probabilities for each class.</w:t>
      </w:r>
    </w:p>
    <w:p w14:paraId="5164A4D7">
      <w:pPr>
        <w:bidi w:val="0"/>
        <w:rPr>
          <w:rFonts w:hint="default" w:ascii="Times New Roman" w:hAnsi="Times New Roman" w:cs="Times New Roman"/>
          <w:i w:val="0"/>
          <w:iCs w:val="0"/>
          <w:sz w:val="28"/>
          <w:szCs w:val="28"/>
          <w:lang w:val="vi-VN"/>
        </w:rPr>
      </w:pPr>
    </w:p>
    <w:p w14:paraId="35B273BE">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After completion, the program will:</w:t>
      </w:r>
    </w:p>
    <w:p w14:paraId="40EA5CAC">
      <w:pPr>
        <w:numPr>
          <w:ilvl w:val="0"/>
          <w:numId w:val="42"/>
        </w:num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Save the prediction results as a CSV file (predictions/...csv).</w:t>
      </w:r>
    </w:p>
    <w:p w14:paraId="792460A4">
      <w:pPr>
        <w:numPr>
          <w:ilvl w:val="0"/>
          <w:numId w:val="42"/>
        </w:numPr>
        <w:ind w:left="840" w:leftChars="0" w:hanging="420" w:firstLineChars="0"/>
        <w:rPr>
          <w:rFonts w:hint="default" w:ascii="Times New Roman" w:hAnsi="Times New Roman" w:cs="Times New Roman"/>
          <w:b w:val="0"/>
          <w:bCs w:val="0"/>
          <w:i w:val="0"/>
          <w:iCs w:val="0"/>
          <w:color w:val="000000" w:themeColor="text1"/>
          <w:sz w:val="28"/>
          <w:szCs w:val="28"/>
          <w:lang w:val="vi-VN"/>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vi-VN"/>
          <w14:textFill>
            <w14:solidFill>
              <w14:schemeClr w14:val="tx1"/>
            </w14:solidFill>
          </w14:textFill>
        </w:rPr>
        <w:t>Compute evaluation metrics such as accuracy, precision, recall, etc., and save them to a file (</w:t>
      </w:r>
      <w:r>
        <w:rPr>
          <w:rFonts w:hint="default" w:ascii="Times New Roman" w:hAnsi="Times New Roman" w:cs="Times New Roman"/>
          <w:b/>
          <w:bCs/>
          <w:i w:val="0"/>
          <w:iCs w:val="0"/>
          <w:color w:val="000000" w:themeColor="text1"/>
          <w:sz w:val="28"/>
          <w:szCs w:val="28"/>
          <w:lang w:val="vi-VN"/>
          <w14:textFill>
            <w14:solidFill>
              <w14:schemeClr w14:val="tx1"/>
            </w14:solidFill>
          </w14:textFill>
        </w:rPr>
        <w:t>metrics/test/...csv</w:t>
      </w:r>
      <w:r>
        <w:rPr>
          <w:rFonts w:hint="default" w:ascii="Times New Roman" w:hAnsi="Times New Roman" w:cs="Times New Roman"/>
          <w:b w:val="0"/>
          <w:bCs w:val="0"/>
          <w:i w:val="0"/>
          <w:iCs w:val="0"/>
          <w:color w:val="000000" w:themeColor="text1"/>
          <w:sz w:val="28"/>
          <w:szCs w:val="28"/>
          <w:lang w:val="vi-VN"/>
          <w14:textFill>
            <w14:solidFill>
              <w14:schemeClr w14:val="tx1"/>
            </w14:solidFill>
          </w14:textFill>
        </w:rPr>
        <w:t>).</w:t>
      </w:r>
    </w:p>
    <w:p w14:paraId="0C98EFCB">
      <w:pPr>
        <w:numPr>
          <w:ilvl w:val="0"/>
          <w:numId w:val="42"/>
        </w:numPr>
        <w:ind w:left="840" w:leftChars="0" w:hanging="420" w:firstLineChars="0"/>
        <w:rPr>
          <w:rFonts w:hint="default" w:ascii="Times New Roman" w:hAnsi="Times New Roman" w:cs="Times New Roman"/>
          <w:b w:val="0"/>
          <w:bCs w:val="0"/>
          <w:i w:val="0"/>
          <w:iCs w:val="0"/>
          <w:color w:val="000000" w:themeColor="text1"/>
          <w:sz w:val="28"/>
          <w:szCs w:val="28"/>
          <w:lang w:val="vi-VN"/>
          <w14:textFill>
            <w14:solidFill>
              <w14:schemeClr w14:val="tx1"/>
            </w14:solidFill>
          </w14:textFill>
        </w:rPr>
      </w:pPr>
      <w:r>
        <w:rPr>
          <w:rFonts w:hint="default" w:ascii="Times New Roman" w:hAnsi="Times New Roman" w:cs="Times New Roman"/>
          <w:b w:val="0"/>
          <w:bCs w:val="0"/>
          <w:i w:val="0"/>
          <w:iCs w:val="0"/>
          <w:color w:val="000000" w:themeColor="text1"/>
          <w:sz w:val="28"/>
          <w:szCs w:val="28"/>
          <w:lang w:val="vi-VN"/>
          <w14:textFill>
            <w14:solidFill>
              <w14:schemeClr w14:val="tx1"/>
            </w14:solidFill>
          </w14:textFill>
        </w:rPr>
        <w:t>Save the predictions of the best model as a basis for use in the Inference process.</w:t>
      </w:r>
    </w:p>
    <w:p w14:paraId="555332F9">
      <w:pPr>
        <w:spacing w:before="280" w:after="280" w:line="360" w:lineRule="auto"/>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Prediction Input: </w:t>
      </w:r>
    </w:p>
    <w:p w14:paraId="67F6DF22">
      <w:pPr>
        <w:spacing w:before="280" w:after="280" w:line="360" w:lineRule="auto"/>
        <w:ind w:firstLine="720" w:firstLineChars="0"/>
        <w:jc w:val="both"/>
        <w:rPr>
          <w:rFonts w:hint="default" w:ascii="Times New Roman" w:hAnsi="Times New Roman" w:cs="Times New Roman"/>
          <w:b/>
          <w:bCs/>
          <w:i w:val="0"/>
          <w:iCs w:val="0"/>
          <w:color w:val="000000" w:themeColor="text1"/>
          <w:sz w:val="28"/>
          <w:szCs w:val="28"/>
          <w:lang w:val="vi-VN"/>
          <w14:textFill>
            <w14:solidFill>
              <w14:schemeClr w14:val="tx1"/>
            </w14:solidFill>
          </w14:textFill>
        </w:rPr>
      </w:pPr>
      <w:r>
        <w:rPr>
          <w:rFonts w:hint="default" w:ascii="Times New Roman" w:hAnsi="Times New Roman" w:cs="Times New Roman"/>
          <w:i w:val="0"/>
          <w:iCs w:val="0"/>
          <w:sz w:val="28"/>
          <w:szCs w:val="28"/>
          <w:lang w:val="vi-VN"/>
        </w:rPr>
        <w:t>The data is the test set, from which the last row,  the most recent data point without a label  has been removed. This row had been temporarily labeled during section</w:t>
      </w:r>
      <w:r>
        <w:rPr>
          <w:rFonts w:hint="default" w:ascii="Times New Roman" w:hAnsi="Times New Roman" w:cs="Times New Roman"/>
          <w:b/>
          <w:bCs/>
          <w:i w:val="0"/>
          <w:iCs w:val="0"/>
          <w:color w:val="000000" w:themeColor="text1"/>
          <w:sz w:val="28"/>
          <w:szCs w:val="28"/>
          <w:lang w:val="vi-VN"/>
          <w14:textFill>
            <w14:solidFill>
              <w14:schemeClr w14:val="tx1"/>
            </w14:solidFill>
          </w14:textFill>
        </w:rPr>
        <w:t xml:space="preserve"> </w:t>
      </w:r>
      <w:r>
        <w:rPr>
          <w:rFonts w:hint="default" w:ascii="Times New Roman" w:hAnsi="Times New Roman" w:eastAsia="SimSun" w:cs="Times New Roman"/>
          <w:b/>
          <w:bCs/>
          <w:i w:val="0"/>
          <w:iCs w:val="0"/>
          <w:color w:val="000000" w:themeColor="text1"/>
          <w:sz w:val="28"/>
          <w:szCs w:val="28"/>
          <w:u w:val="none"/>
          <w:vertAlign w:val="baseline"/>
          <w14:textFill>
            <w14:solidFill>
              <w14:schemeClr w14:val="tx1"/>
            </w14:solidFill>
          </w14:textFill>
        </w:rPr>
        <w:t>1.1.2.2. Label shift</w:t>
      </w:r>
      <w:r>
        <w:rPr>
          <w:rFonts w:hint="default" w:ascii="Times New Roman" w:hAnsi="Times New Roman" w:eastAsia="SimSun" w:cs="Times New Roman"/>
          <w:b/>
          <w:bCs/>
          <w:i w:val="0"/>
          <w:iCs w:val="0"/>
          <w:color w:val="000000" w:themeColor="text1"/>
          <w:sz w:val="28"/>
          <w:szCs w:val="28"/>
          <w:u w:val="none"/>
          <w:vertAlign w:val="baseline"/>
          <w:lang w:val="vi-VN"/>
          <w14:textFill>
            <w14:solidFill>
              <w14:schemeClr w14:val="tx1"/>
            </w14:solidFill>
          </w14:textFill>
        </w:rPr>
        <w:t>.</w:t>
      </w:r>
    </w:p>
    <w:p w14:paraId="23C8CC45">
      <w:pPr>
        <w:spacing w:before="280" w:after="280"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Prediction Output:</w:t>
      </w:r>
    </w:p>
    <w:p w14:paraId="0650FD16">
      <w:pPr>
        <w:spacing w:before="280" w:after="28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results are stored in a CSV file with the following columns:</w:t>
      </w:r>
    </w:p>
    <w:p w14:paraId="04F40B6B">
      <w:pPr>
        <w:spacing w:before="280" w:after="28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{Ticker, Model, Month-year, Index, Actual, Prediction, Prob_Class_0, Prob_Class_1, Correct}</w:t>
      </w:r>
    </w:p>
    <w:p w14:paraId="0953F876">
      <w:pPr>
        <w:spacing w:before="280" w:after="280" w:line="360" w:lineRule="auto"/>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Metrics Output:</w:t>
      </w:r>
    </w:p>
    <w:p w14:paraId="455E9308">
      <w:pPr>
        <w:spacing w:before="280" w:after="28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evaluation results from the 4 participating models are saved in a CSV file with the following columns:</w:t>
      </w:r>
    </w:p>
    <w:p w14:paraId="0463B55D">
      <w:pPr>
        <w:spacing w:before="280" w:after="28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{Ticker, Model, Dataset, Accuracy, Precision, Recall, F1}</w:t>
      </w:r>
    </w:p>
    <w:p w14:paraId="7952DCBD">
      <w:pPr>
        <w:pStyle w:val="5"/>
        <w:bidi w:val="0"/>
        <w:rPr>
          <w:rFonts w:hint="default" w:ascii="Times New Roman" w:hAnsi="Times New Roman" w:cs="Times New Roman"/>
          <w:i w:val="0"/>
          <w:iCs w:val="0"/>
          <w:lang w:val="vi-VN"/>
        </w:rPr>
      </w:pPr>
      <w:bookmarkStart w:id="138" w:name="_Toc31014"/>
      <w:r>
        <w:rPr>
          <w:rFonts w:hint="default" w:ascii="Times New Roman" w:hAnsi="Times New Roman" w:cs="Times New Roman"/>
          <w:i w:val="0"/>
          <w:iCs w:val="0"/>
          <w:lang w:val="vi-VN"/>
        </w:rPr>
        <w:t>2.4 Inferencer</w:t>
      </w:r>
      <w:bookmarkEnd w:id="138"/>
    </w:p>
    <w:p w14:paraId="1A0EFEA6">
      <w:pPr>
        <w:pStyle w:val="6"/>
        <w:bidi w:val="0"/>
        <w:rPr>
          <w:rFonts w:hint="default" w:ascii="Times New Roman" w:hAnsi="Times New Roman" w:cs="Times New Roman"/>
          <w:i w:val="0"/>
          <w:iCs w:val="0"/>
          <w:lang w:val="vi-VN"/>
        </w:rPr>
      </w:pPr>
      <w:bookmarkStart w:id="139" w:name="_Toc17231"/>
      <w:r>
        <w:rPr>
          <w:rFonts w:hint="default" w:ascii="Times New Roman" w:hAnsi="Times New Roman" w:cs="Times New Roman"/>
          <w:i w:val="0"/>
          <w:iCs w:val="0"/>
          <w:lang w:val="vi-VN"/>
        </w:rPr>
        <w:t>2.4.1 Inference.</w:t>
      </w:r>
      <w:bookmarkEnd w:id="139"/>
    </w:p>
    <w:p w14:paraId="6FAD43B6">
      <w:pPr>
        <w:spacing w:before="280" w:after="280" w:line="360" w:lineRule="auto"/>
        <w:ind w:firstLine="720" w:firstLineChars="0"/>
        <w:jc w:val="both"/>
        <w:rPr>
          <w:rFonts w:hint="default" w:ascii="Times New Roman" w:hAnsi="Times New Roman" w:eastAsia="Cambria" w:cs="Times New Roman"/>
          <w:b w:val="0"/>
          <w:bCs w:val="0"/>
          <w:i w:val="0"/>
          <w:iCs w:val="0"/>
          <w:color w:val="000000" w:themeColor="text1"/>
          <w:sz w:val="28"/>
          <w:szCs w:val="28"/>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The Inference process is the final step in the pipeline, where the system uses the best model (selected based on F1-score from the Predictor step) to generate final predictions for new or evaluation data. The goal of this step is to produce prediction results from the trained model and save them in CSV/JSON format for use in storage or subsequent processes.</w:t>
      </w:r>
    </w:p>
    <w:p w14:paraId="2BA8DF4D">
      <w:pPr>
        <w:spacing w:before="280" w:after="280" w:line="360" w:lineRule="auto"/>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4210" cy="4924425"/>
            <wp:effectExtent l="0" t="0" r="8890" b="9525"/>
            <wp:docPr id="103" name="Picture 103" descr="ScreenShot_2025051206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ScreenShot_20250512065802"/>
                    <pic:cNvPicPr>
                      <a:picLocks noChangeAspect="1"/>
                    </pic:cNvPicPr>
                  </pic:nvPicPr>
                  <pic:blipFill>
                    <a:blip r:embed="rId391"/>
                    <a:stretch>
                      <a:fillRect/>
                    </a:stretch>
                  </pic:blipFill>
                  <pic:spPr>
                    <a:xfrm>
                      <a:off x="0" y="0"/>
                      <a:ext cx="5744210" cy="4924425"/>
                    </a:xfrm>
                    <a:prstGeom prst="rect">
                      <a:avLst/>
                    </a:prstGeom>
                  </pic:spPr>
                </pic:pic>
              </a:graphicData>
            </a:graphic>
          </wp:inline>
        </w:drawing>
      </w:r>
    </w:p>
    <w:p w14:paraId="0C07D0F8">
      <w:pPr>
        <w:spacing w:after="60" w:line="360" w:lineRule="auto"/>
        <w:jc w:val="center"/>
        <w:rPr>
          <w:rFonts w:hint="default" w:ascii="Times New Roman" w:hAnsi="Times New Roman" w:cs="Times New Roman"/>
          <w:b/>
          <w:bCs/>
          <w:i w:val="0"/>
          <w:iCs w:val="0"/>
          <w:color w:val="081B3A"/>
          <w:spacing w:val="3"/>
          <w:sz w:val="28"/>
          <w:szCs w:val="28"/>
          <w:shd w:val="clear" w:color="auto" w:fill="FFFFFF"/>
        </w:rPr>
      </w:pPr>
      <w:r>
        <w:rPr>
          <w:rFonts w:hint="default" w:ascii="Times New Roman" w:hAnsi="Times New Roman" w:eastAsia="Cambria" w:cs="Times New Roman"/>
          <w:b/>
          <w:bCs/>
          <w:i w:val="0"/>
          <w:iCs w:val="0"/>
          <w:sz w:val="28"/>
          <w:szCs w:val="28"/>
        </w:rPr>
        <w:t>Figure IV.B.2.</w:t>
      </w:r>
      <w:r>
        <w:rPr>
          <w:rFonts w:hint="default" w:ascii="Times New Roman" w:hAnsi="Times New Roman" w:eastAsia="Cambria" w:cs="Times New Roman"/>
          <w:b/>
          <w:bCs/>
          <w:i w:val="0"/>
          <w:iCs w:val="0"/>
          <w:sz w:val="28"/>
          <w:szCs w:val="28"/>
          <w:lang w:val="vi-VN"/>
        </w:rPr>
        <w:t>4.1</w:t>
      </w:r>
      <w:r>
        <w:rPr>
          <w:rFonts w:hint="default" w:ascii="Times New Roman" w:hAnsi="Times New Roman" w:eastAsia="Cambria" w:cs="Times New Roman"/>
          <w:b/>
          <w:bCs/>
          <w:i w:val="0"/>
          <w:iCs w:val="0"/>
          <w:sz w:val="28"/>
          <w:szCs w:val="28"/>
        </w:rPr>
        <w:t xml:space="preserve">: </w:t>
      </w:r>
      <w:r>
        <w:rPr>
          <w:rFonts w:hint="default" w:ascii="Times New Roman" w:hAnsi="Times New Roman" w:eastAsia="Cambria" w:cs="Times New Roman"/>
          <w:b/>
          <w:bCs/>
          <w:i w:val="0"/>
          <w:iCs w:val="0"/>
          <w:sz w:val="28"/>
          <w:szCs w:val="28"/>
          <w:lang w:val="vi-VN"/>
        </w:rPr>
        <w:t xml:space="preserve">Inferencer  </w:t>
      </w:r>
      <w:r>
        <w:rPr>
          <w:rFonts w:hint="default" w:ascii="Times New Roman" w:hAnsi="Times New Roman" w:cs="Times New Roman"/>
          <w:b/>
          <w:bCs/>
          <w:i w:val="0"/>
          <w:iCs w:val="0"/>
          <w:color w:val="081B3A"/>
          <w:spacing w:val="3"/>
          <w:sz w:val="28"/>
          <w:szCs w:val="28"/>
          <w:shd w:val="clear" w:color="auto" w:fill="FFFFFF"/>
        </w:rPr>
        <w:t>(Source: Own work).</w:t>
      </w:r>
    </w:p>
    <w:p w14:paraId="5DFE9CCD">
      <w:pPr>
        <w:spacing w:after="6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The process begins by loading the configuration files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(config.py)</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and initializing the logging system. Then, the system will:</w:t>
      </w:r>
    </w:p>
    <w:p w14:paraId="2D112183">
      <w:pPr>
        <w:numPr>
          <w:ilvl w:val="0"/>
          <w:numId w:val="42"/>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Load the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.joblib</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model with the highest F1-score from the previous evaluation step.</w:t>
      </w:r>
    </w:p>
    <w:p w14:paraId="2966214C">
      <w:pPr>
        <w:numPr>
          <w:ilvl w:val="0"/>
          <w:numId w:val="42"/>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Preprocess the input data to be compatible with the selected model.</w:t>
      </w:r>
    </w:p>
    <w:p w14:paraId="1735108F">
      <w:pPr>
        <w:numPr>
          <w:ilvl w:val="0"/>
          <w:numId w:val="42"/>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Generate predictions using the best model.</w:t>
      </w:r>
    </w:p>
    <w:p w14:paraId="4E860401">
      <w:pPr>
        <w:numPr>
          <w:ilvl w:val="0"/>
          <w:numId w:val="42"/>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Save the prediction results into the inferences/... folder in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csv</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or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json</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format.</w:t>
      </w:r>
    </w:p>
    <w:p w14:paraId="68061CC2">
      <w:pPr>
        <w:numPr>
          <w:ilvl w:val="0"/>
          <w:numId w:val="0"/>
        </w:numPr>
        <w:spacing w:after="60" w:line="360" w:lineRule="auto"/>
        <w:jc w:val="both"/>
        <w:rPr>
          <w:rFonts w:hint="default" w:ascii="Times New Roman" w:hAnsi="Times New Roman" w:cs="Times New Roman"/>
          <w:b w:val="0"/>
          <w:bCs w:val="0"/>
          <w:i w:val="0"/>
          <w:iCs w:val="0"/>
          <w:color w:val="C00000"/>
          <w:spacing w:val="3"/>
          <w:sz w:val="28"/>
          <w:szCs w:val="28"/>
          <w:shd w:val="clear" w:color="auto" w:fill="FFFFFF"/>
          <w:lang w:val="vi-VN"/>
        </w:rPr>
      </w:pPr>
    </w:p>
    <w:p w14:paraId="24290665">
      <w:pPr>
        <w:numPr>
          <w:ilvl w:val="0"/>
          <w:numId w:val="0"/>
        </w:numPr>
        <w:spacing w:after="6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Inference Input:</w:t>
      </w:r>
    </w:p>
    <w:p w14:paraId="6EFBD4B9">
      <w:pPr>
        <w:spacing w:before="280" w:after="28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Similar to the Predictor from </w:t>
      </w:r>
      <w:r>
        <w:rPr>
          <w:rFonts w:hint="default" w:ascii="Times New Roman" w:hAnsi="Times New Roman" w:cs="Times New Roman"/>
          <w:i w:val="0"/>
          <w:iCs w:val="0"/>
          <w:color w:val="000000" w:themeColor="text1"/>
          <w:sz w:val="28"/>
          <w:szCs w:val="28"/>
          <w:lang w:val="vi-VN"/>
          <w14:textFill>
            <w14:solidFill>
              <w14:schemeClr w14:val="tx1"/>
            </w14:solidFill>
          </w14:textFill>
        </w:rPr>
        <w:t xml:space="preserve">section </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2.3 Predictor</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but this time the last date of test data-set is used for inference.</w:t>
      </w:r>
    </w:p>
    <w:p w14:paraId="18ED6BD6">
      <w:pPr>
        <w:numPr>
          <w:ilvl w:val="0"/>
          <w:numId w:val="0"/>
        </w:numPr>
        <w:spacing w:after="6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p>
    <w:p w14:paraId="3CE15BFD">
      <w:pPr>
        <w:numPr>
          <w:ilvl w:val="0"/>
          <w:numId w:val="0"/>
        </w:numPr>
        <w:spacing w:after="6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Inference Output:</w:t>
      </w:r>
    </w:p>
    <w:p w14:paraId="69741611">
      <w:pPr>
        <w:numPr>
          <w:ilvl w:val="0"/>
          <w:numId w:val="0"/>
        </w:numPr>
        <w:spacing w:after="6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The final result from the inference process is saved in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.csv</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or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.json</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format with the following fields:</w:t>
      </w:r>
    </w:p>
    <w:p w14:paraId="4A9B9078">
      <w:pPr>
        <w:numPr>
          <w:ilvl w:val="0"/>
          <w:numId w:val="0"/>
        </w:numPr>
        <w:spacing w:after="60" w:line="360" w:lineRule="auto"/>
        <w:jc w:val="cente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{Ticker, Model, Prediction, F1_score , Confidence}</w:t>
      </w:r>
    </w:p>
    <w:p w14:paraId="000E6B38">
      <w:pPr>
        <w:spacing w:before="280" w:after="280" w:line="360" w:lineRule="auto"/>
        <w:ind w:firstLine="7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To use the model with the highest F1-score based on the test set to generate final predictions on new data, ensuring that the system produces accurate forecasts that can be used in real-world environments or to store prediction results one week in advance for UD, and one month in advance for BB, based on the latest Feature Engineering data update. From there, the inference results are uploaded to MongoDB for utilization. This method enables instantaneous retrieval of predictions for all tickers due to the fixed nature of the input for this task.</w:t>
      </w:r>
    </w:p>
    <w:p w14:paraId="2C09CB33">
      <w:pPr>
        <w:pStyle w:val="6"/>
        <w:bidi w:val="0"/>
        <w:rPr>
          <w:rFonts w:hint="default" w:ascii="Times New Roman" w:hAnsi="Times New Roman" w:cs="Times New Roman"/>
          <w:i w:val="0"/>
          <w:iCs w:val="0"/>
          <w:lang w:val="vi-VN"/>
        </w:rPr>
      </w:pPr>
      <w:bookmarkStart w:id="140" w:name="_Toc28573"/>
      <w:r>
        <w:rPr>
          <w:rFonts w:hint="default" w:ascii="Times New Roman" w:hAnsi="Times New Roman" w:cs="Times New Roman"/>
          <w:i w:val="0"/>
          <w:iCs w:val="0"/>
          <w:lang w:val="vi-VN"/>
        </w:rPr>
        <w:t>2.4.2 Push Data to MongoDB.</w:t>
      </w:r>
      <w:bookmarkEnd w:id="140"/>
    </w:p>
    <w:p w14:paraId="111D5A04">
      <w:pPr>
        <w:spacing w:before="280" w:after="280" w:line="360" w:lineRule="auto"/>
        <w:ind w:firstLine="7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After the Inference process is completed and the prediction result files (</w:t>
      </w: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.csv</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are generated, the system proceeds to the Push to MongoDB step to store these results in the MongoDB database. The main goal of this step is to convert the result format appropriately and push the data into MongoDB to support later retrieval, analysis, and visualization (an API will be deployed in the next step).</w:t>
      </w:r>
    </w:p>
    <w:p w14:paraId="7F804AAE">
      <w:pPr>
        <w:spacing w:before="280" w:after="280" w:line="360" w:lineRule="auto"/>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38495" cy="3596005"/>
            <wp:effectExtent l="0" t="0" r="14605" b="4445"/>
            <wp:docPr id="15" name="Picture 15" descr="ScreenShot_2025051404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_20250514042603"/>
                    <pic:cNvPicPr>
                      <a:picLocks noChangeAspect="1"/>
                    </pic:cNvPicPr>
                  </pic:nvPicPr>
                  <pic:blipFill>
                    <a:blip r:embed="rId392"/>
                    <a:stretch>
                      <a:fillRect/>
                    </a:stretch>
                  </pic:blipFill>
                  <pic:spPr>
                    <a:xfrm>
                      <a:off x="0" y="0"/>
                      <a:ext cx="5738495" cy="3596005"/>
                    </a:xfrm>
                    <a:prstGeom prst="rect">
                      <a:avLst/>
                    </a:prstGeom>
                  </pic:spPr>
                </pic:pic>
              </a:graphicData>
            </a:graphic>
          </wp:inline>
        </w:drawing>
      </w:r>
    </w:p>
    <w:p w14:paraId="395643A6">
      <w:pPr>
        <w:spacing w:after="60" w:line="360" w:lineRule="auto"/>
        <w:jc w:val="center"/>
        <w:rPr>
          <w:rFonts w:hint="default" w:ascii="Times New Roman" w:hAnsi="Times New Roman" w:cs="Times New Roman"/>
          <w:b/>
          <w:bCs/>
          <w:i w:val="0"/>
          <w:iCs w:val="0"/>
          <w:color w:val="081B3A"/>
          <w:spacing w:val="3"/>
          <w:sz w:val="28"/>
          <w:szCs w:val="28"/>
          <w:shd w:val="clear" w:color="auto" w:fill="FFFFFF"/>
        </w:rPr>
      </w:pPr>
      <w:r>
        <w:rPr>
          <w:rFonts w:hint="default" w:ascii="Times New Roman" w:hAnsi="Times New Roman" w:eastAsia="Cambria" w:cs="Times New Roman"/>
          <w:b/>
          <w:bCs/>
          <w:i w:val="0"/>
          <w:iCs w:val="0"/>
          <w:sz w:val="28"/>
          <w:szCs w:val="28"/>
        </w:rPr>
        <w:t>Figure IV.B.2.</w:t>
      </w:r>
      <w:r>
        <w:rPr>
          <w:rFonts w:hint="default" w:ascii="Times New Roman" w:hAnsi="Times New Roman" w:eastAsia="Cambria" w:cs="Times New Roman"/>
          <w:b/>
          <w:bCs/>
          <w:i w:val="0"/>
          <w:iCs w:val="0"/>
          <w:sz w:val="28"/>
          <w:szCs w:val="28"/>
          <w:lang w:val="vi-VN"/>
        </w:rPr>
        <w:t>4.2</w:t>
      </w:r>
      <w:r>
        <w:rPr>
          <w:rFonts w:hint="default" w:ascii="Times New Roman" w:hAnsi="Times New Roman" w:eastAsia="Cambria" w:cs="Times New Roman"/>
          <w:b/>
          <w:bCs/>
          <w:i w:val="0"/>
          <w:iCs w:val="0"/>
          <w:sz w:val="28"/>
          <w:szCs w:val="28"/>
        </w:rPr>
        <w:t xml:space="preserve">: Push data to mongo DB </w:t>
      </w:r>
      <w:r>
        <w:rPr>
          <w:rFonts w:hint="default" w:ascii="Times New Roman" w:hAnsi="Times New Roman" w:cs="Times New Roman"/>
          <w:b/>
          <w:bCs/>
          <w:i w:val="0"/>
          <w:iCs w:val="0"/>
          <w:color w:val="081B3A"/>
          <w:spacing w:val="3"/>
          <w:sz w:val="28"/>
          <w:szCs w:val="28"/>
          <w:shd w:val="clear" w:color="auto" w:fill="FFFFFF"/>
        </w:rPr>
        <w:t>(Source: Own work).</w:t>
      </w:r>
    </w:p>
    <w:p w14:paraId="7E9EA667">
      <w:pPr>
        <w:spacing w:after="60" w:line="360" w:lineRule="auto"/>
        <w:jc w:val="both"/>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The process includes three main stages in the ETL pipeline (Extract - Transform - Load):</w:t>
      </w:r>
    </w:p>
    <w:p w14:paraId="5C65EC9E">
      <w:pPr>
        <w:numPr>
          <w:ilvl w:val="0"/>
          <w:numId w:val="43"/>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Extract: Read input data from CSV files containing prediction results (</w:t>
      </w:r>
      <w:r>
        <w:rPr>
          <w:rFonts w:hint="default" w:ascii="Times New Roman" w:hAnsi="Times New Roman" w:cs="Times New Roman"/>
          <w:b/>
          <w:bCs/>
          <w:i w:val="0"/>
          <w:iCs w:val="0"/>
          <w:color w:val="000000" w:themeColor="text1"/>
          <w:spacing w:val="3"/>
          <w:sz w:val="28"/>
          <w:szCs w:val="28"/>
          <w:shd w:val="clear" w:color="auto" w:fill="FFFFFF"/>
          <w14:textFill>
            <w14:solidFill>
              <w14:schemeClr w14:val="tx1"/>
            </w14:solidFill>
          </w14:textFill>
        </w:rPr>
        <w:t>inferences/.../all_tickers_all_data.csv</w:t>
      </w: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w:t>
      </w:r>
    </w:p>
    <w:p w14:paraId="7C686B8C">
      <w:pPr>
        <w:numPr>
          <w:ilvl w:val="0"/>
          <w:numId w:val="43"/>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Transform: Perform basic preprocessing and convert the data format from CSV to JSON</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w:t>
      </w:r>
    </w:p>
    <w:p w14:paraId="04D4AA59">
      <w:pPr>
        <w:numPr>
          <w:ilvl w:val="0"/>
          <w:numId w:val="43"/>
        </w:numPr>
        <w:spacing w:after="60" w:line="360" w:lineRule="auto"/>
        <w:ind w:left="840" w:leftChars="0" w:hanging="420" w:firstLineChars="0"/>
        <w:jc w:val="both"/>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Load: Write the processed JSON data into MongoDB, organized by each Ticker and corresponding model.</w:t>
      </w:r>
    </w:p>
    <w:p w14:paraId="2D094879">
      <w:pPr>
        <w:numPr>
          <w:ilvl w:val="0"/>
          <w:numId w:val="0"/>
        </w:numPr>
        <w:spacing w:after="60" w:line="360" w:lineRule="auto"/>
        <w:ind w:firstLine="720" w:firstLineChars="0"/>
        <w:jc w:val="both"/>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MongoDB Output</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w:t>
      </w: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The data is stored in JSON format and organized by collection in MongoDB. Each record will contain fields such as</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w:t>
      </w:r>
    </w:p>
    <w:p w14:paraId="281D82E7">
      <w:pPr>
        <w:spacing w:before="280" w:after="280" w:line="360" w:lineRule="auto"/>
        <w:jc w:val="cente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{Ticker, Model, Prediction, F1_score , Confidence}</w:t>
      </w:r>
    </w:p>
    <w:p w14:paraId="0A9B3A65">
      <w:pPr>
        <w:spacing w:before="280" w:after="280" w:line="360" w:lineRule="auto"/>
        <w:ind w:firstLine="720" w:firstLineChars="0"/>
        <w:jc w:val="both"/>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To ensure that the system can access and manipulate the data quickly and flexibly in the subsequent steps, such as exporting data via the API in section 4. Implementation Plan, or querying for periodic analysis.</w:t>
      </w:r>
    </w:p>
    <w:p w14:paraId="01C12BA4">
      <w:pPr>
        <w:pStyle w:val="4"/>
        <w:spacing w:line="360" w:lineRule="auto"/>
        <w:jc w:val="both"/>
        <w:rPr>
          <w:rFonts w:hint="default" w:ascii="Times New Roman" w:hAnsi="Times New Roman" w:cs="Times New Roman"/>
          <w:i w:val="0"/>
          <w:iCs w:val="0"/>
          <w:sz w:val="28"/>
          <w:szCs w:val="28"/>
        </w:rPr>
      </w:pPr>
      <w:bookmarkStart w:id="141" w:name="_28am1e75h51j" w:colFirst="0" w:colLast="0"/>
      <w:bookmarkEnd w:id="141"/>
      <w:bookmarkStart w:id="142" w:name="_Toc6532"/>
      <w:r>
        <w:rPr>
          <w:rFonts w:hint="default" w:ascii="Times New Roman" w:hAnsi="Times New Roman" w:cs="Times New Roman"/>
          <w:i w:val="0"/>
          <w:iCs w:val="0"/>
          <w:sz w:val="28"/>
          <w:szCs w:val="28"/>
        </w:rPr>
        <w:t>3. Evaluation metrics</w:t>
      </w:r>
      <w:bookmarkEnd w:id="142"/>
    </w:p>
    <w:p w14:paraId="24A1C363">
      <w:pPr>
        <w:pStyle w:val="5"/>
        <w:spacing w:line="360" w:lineRule="auto"/>
        <w:jc w:val="both"/>
        <w:rPr>
          <w:rFonts w:hint="default" w:ascii="Times New Roman" w:hAnsi="Times New Roman" w:cs="Times New Roman"/>
          <w:i w:val="0"/>
          <w:iCs w:val="0"/>
          <w:sz w:val="28"/>
          <w:szCs w:val="28"/>
        </w:rPr>
      </w:pPr>
      <w:bookmarkStart w:id="143" w:name="_Toc25035"/>
      <w:r>
        <w:rPr>
          <w:rFonts w:hint="default" w:ascii="Times New Roman" w:hAnsi="Times New Roman" w:cs="Times New Roman"/>
          <w:i w:val="0"/>
          <w:iCs w:val="0"/>
          <w:sz w:val="28"/>
          <w:szCs w:val="28"/>
        </w:rPr>
        <w:t>3.1. Evaluate Metrics:</w:t>
      </w:r>
      <w:bookmarkEnd w:id="143"/>
      <w:r>
        <w:rPr>
          <w:rFonts w:hint="default" w:ascii="Times New Roman" w:hAnsi="Times New Roman" w:cs="Times New Roman"/>
          <w:i w:val="0"/>
          <w:iCs w:val="0"/>
          <w:sz w:val="28"/>
          <w:szCs w:val="28"/>
        </w:rPr>
        <w:t xml:space="preserve"> </w:t>
      </w:r>
    </w:p>
    <w:p w14:paraId="6D951A9A">
      <w:pPr>
        <w:pStyle w:val="6"/>
        <w:spacing w:line="360" w:lineRule="auto"/>
        <w:jc w:val="both"/>
        <w:rPr>
          <w:rFonts w:hint="default" w:ascii="Times New Roman" w:hAnsi="Times New Roman" w:cs="Times New Roman"/>
          <w:i w:val="0"/>
          <w:iCs w:val="0"/>
          <w:sz w:val="28"/>
          <w:szCs w:val="28"/>
        </w:rPr>
      </w:pPr>
      <w:bookmarkStart w:id="144" w:name="_Toc32695"/>
      <w:r>
        <w:rPr>
          <w:rFonts w:hint="default" w:ascii="Times New Roman" w:hAnsi="Times New Roman" w:cs="Times New Roman"/>
          <w:i w:val="0"/>
          <w:iCs w:val="0"/>
          <w:sz w:val="28"/>
          <w:szCs w:val="28"/>
        </w:rPr>
        <w:t>3.1.1. Accuracy:</w:t>
      </w:r>
      <w:bookmarkEnd w:id="144"/>
    </w:p>
    <w:p w14:paraId="041C8517">
      <w:pPr>
        <w:spacing w:before="240" w:after="24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Accuracy measures the proportion of correctly predicted instances out of the total instances.</w:t>
      </w:r>
    </w:p>
    <w:p w14:paraId="62653020">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2D4AFCB">
      <w:pPr>
        <w:spacing w:after="0" w:line="360" w:lineRule="auto"/>
        <w:jc w:val="both"/>
        <w:rPr>
          <w:rFonts w:hint="default" w:ascii="Times New Roman" w:hAnsi="Times New Roman" w:eastAsia="Cambria" w:cs="Times New Roman"/>
          <w:i w:val="0"/>
          <w:iCs w:val="0"/>
          <w:sz w:val="28"/>
          <w:szCs w:val="28"/>
        </w:rPr>
      </w:pPr>
    </w:p>
    <w:p w14:paraId="3FD41B49">
      <w:pPr>
        <w:spacing w:after="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1492250" cy="274320"/>
            <wp:effectExtent l="0" t="0" r="12700" b="11430"/>
            <wp:docPr id="385" name="2384804F-3998-4D57-9195-F3826E402611-2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2384804F-3998-4D57-9195-F3826E402611-214" descr="wps"/>
                    <pic:cNvPicPr>
                      <a:picLocks noChangeAspect="1"/>
                    </pic:cNvPicPr>
                  </pic:nvPicPr>
                  <pic:blipFill>
                    <a:blip r:embed="rId393">
                      <a:extLst>
                        <a:ext uri="{96DAC541-7B7A-43D3-8B79-37D633B846F1}">
                          <asvg:svgBlip xmlns:asvg="http://schemas.microsoft.com/office/drawing/2016/SVG/main" r:embed="rId394"/>
                        </a:ext>
                      </a:extLst>
                    </a:blip>
                    <a:stretch>
                      <a:fillRect/>
                    </a:stretch>
                  </pic:blipFill>
                  <pic:spPr>
                    <a:xfrm>
                      <a:off x="0" y="0"/>
                      <a:ext cx="1492250" cy="274320"/>
                    </a:xfrm>
                    <a:prstGeom prst="rect">
                      <a:avLst/>
                    </a:prstGeom>
                  </pic:spPr>
                </pic:pic>
              </a:graphicData>
            </a:graphic>
          </wp:inline>
        </w:drawing>
      </w:r>
    </w:p>
    <w:p w14:paraId="4E6340FF">
      <w:pPr>
        <w:pStyle w:val="6"/>
        <w:spacing w:line="360" w:lineRule="auto"/>
        <w:jc w:val="both"/>
        <w:rPr>
          <w:rFonts w:hint="default" w:ascii="Times New Roman" w:hAnsi="Times New Roman" w:cs="Times New Roman"/>
          <w:i w:val="0"/>
          <w:iCs w:val="0"/>
          <w:sz w:val="28"/>
          <w:szCs w:val="28"/>
        </w:rPr>
      </w:pPr>
      <w:bookmarkStart w:id="145" w:name="_Toc10144"/>
      <w:r>
        <w:rPr>
          <w:rFonts w:hint="default" w:ascii="Times New Roman" w:hAnsi="Times New Roman" w:cs="Times New Roman"/>
          <w:i w:val="0"/>
          <w:iCs w:val="0"/>
          <w:sz w:val="28"/>
          <w:szCs w:val="28"/>
        </w:rPr>
        <w:t>3.1.2. Precision</w:t>
      </w:r>
      <w:bookmarkEnd w:id="145"/>
    </w:p>
    <w:p w14:paraId="24BE0DAD">
      <w:pPr>
        <w:spacing w:after="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Precision evaluates the proportion of true positive predictions among all predicted positive instances. In this project, </w:t>
      </w:r>
      <w:r>
        <w:rPr>
          <w:rFonts w:hint="default" w:ascii="Times New Roman" w:hAnsi="Times New Roman" w:eastAsia="Cambria" w:cs="Times New Roman"/>
          <w:b/>
          <w:i w:val="0"/>
          <w:iCs w:val="0"/>
          <w:sz w:val="28"/>
          <w:szCs w:val="28"/>
        </w:rPr>
        <w:t>weighted precision</w:t>
      </w:r>
      <w:r>
        <w:rPr>
          <w:rFonts w:hint="default" w:ascii="Times New Roman" w:hAnsi="Times New Roman" w:eastAsia="Cambria" w:cs="Times New Roman"/>
          <w:i w:val="0"/>
          <w:iCs w:val="0"/>
          <w:sz w:val="28"/>
          <w:szCs w:val="28"/>
        </w:rPr>
        <w:t xml:space="preserve"> is calculated to account for class imbalance.</w:t>
      </w:r>
    </w:p>
    <w:p w14:paraId="2B61A151">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29C0371B">
      <w:pPr>
        <w:spacing w:before="280" w:after="28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339340" cy="311785"/>
            <wp:effectExtent l="0" t="0" r="3810" b="12065"/>
            <wp:docPr id="386" name="2384804F-3998-4D57-9195-F3826E402611-215" descr="C:/Users/A-Q-HNB/AppData/Local/Temp/wps.WrKaf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2384804F-3998-4D57-9195-F3826E402611-215" descr="C:/Users/A-Q-HNB/AppData/Local/Temp/wps.WrKafvwps"/>
                    <pic:cNvPicPr>
                      <a:picLocks noChangeAspect="1"/>
                    </pic:cNvPicPr>
                  </pic:nvPicPr>
                  <pic:blipFill>
                    <a:blip r:embed="rId395">
                      <a:extLst>
                        <a:ext uri="{96DAC541-7B7A-43D3-8B79-37D633B846F1}">
                          <asvg:svgBlip xmlns:asvg="http://schemas.microsoft.com/office/drawing/2016/SVG/main" r:embed="rId396"/>
                        </a:ext>
                      </a:extLst>
                    </a:blip>
                    <a:stretch>
                      <a:fillRect/>
                    </a:stretch>
                  </pic:blipFill>
                  <pic:spPr>
                    <a:xfrm>
                      <a:off x="0" y="0"/>
                      <a:ext cx="2339340" cy="311785"/>
                    </a:xfrm>
                    <a:prstGeom prst="rect">
                      <a:avLst/>
                    </a:prstGeom>
                  </pic:spPr>
                </pic:pic>
              </a:graphicData>
            </a:graphic>
          </wp:inline>
        </w:drawing>
      </w:r>
    </w:p>
    <w:p w14:paraId="4D9375A6">
      <w:pPr>
        <w:pStyle w:val="6"/>
        <w:spacing w:line="360" w:lineRule="auto"/>
        <w:jc w:val="both"/>
        <w:rPr>
          <w:rFonts w:hint="default" w:ascii="Times New Roman" w:hAnsi="Times New Roman" w:cs="Times New Roman"/>
          <w:i w:val="0"/>
          <w:iCs w:val="0"/>
          <w:sz w:val="28"/>
          <w:szCs w:val="28"/>
        </w:rPr>
      </w:pPr>
      <w:bookmarkStart w:id="146" w:name="_Toc14602"/>
      <w:r>
        <w:rPr>
          <w:rFonts w:hint="default" w:ascii="Times New Roman" w:hAnsi="Times New Roman" w:cs="Times New Roman"/>
          <w:i w:val="0"/>
          <w:iCs w:val="0"/>
          <w:sz w:val="28"/>
          <w:szCs w:val="28"/>
        </w:rPr>
        <w:t>3.1.3. Recall</w:t>
      </w:r>
      <w:bookmarkEnd w:id="146"/>
    </w:p>
    <w:p w14:paraId="693CC9CC">
      <w:pPr>
        <w:spacing w:before="240" w:after="24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Recall measures the proportion of true positive instances that are correctly identified by the model.</w:t>
      </w:r>
    </w:p>
    <w:p w14:paraId="14CCA1C9">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714E083D">
      <w:pPr>
        <w:spacing w:before="280" w:after="28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308860" cy="324485"/>
            <wp:effectExtent l="0" t="0" r="15240" b="18415"/>
            <wp:docPr id="180" name="2384804F-3998-4D57-9195-F3826E402611-216" descr="C:/Users/A-Q-HNB/AppData/Local/Temp/wps.YZpEYs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2384804F-3998-4D57-9195-F3826E402611-216" descr="C:/Users/A-Q-HNB/AppData/Local/Temp/wps.YZpEYswps"/>
                    <pic:cNvPicPr>
                      <a:picLocks noChangeAspect="1"/>
                    </pic:cNvPicPr>
                  </pic:nvPicPr>
                  <pic:blipFill>
                    <a:blip r:embed="rId397">
                      <a:extLst>
                        <a:ext uri="{96DAC541-7B7A-43D3-8B79-37D633B846F1}">
                          <asvg:svgBlip xmlns:asvg="http://schemas.microsoft.com/office/drawing/2016/SVG/main" r:embed="rId398"/>
                        </a:ext>
                      </a:extLst>
                    </a:blip>
                    <a:stretch>
                      <a:fillRect/>
                    </a:stretch>
                  </pic:blipFill>
                  <pic:spPr>
                    <a:xfrm>
                      <a:off x="0" y="0"/>
                      <a:ext cx="2308860" cy="324485"/>
                    </a:xfrm>
                    <a:prstGeom prst="rect">
                      <a:avLst/>
                    </a:prstGeom>
                  </pic:spPr>
                </pic:pic>
              </a:graphicData>
            </a:graphic>
          </wp:inline>
        </w:drawing>
      </w:r>
    </w:p>
    <w:p w14:paraId="1C266290">
      <w:pPr>
        <w:pStyle w:val="6"/>
        <w:spacing w:line="360" w:lineRule="auto"/>
        <w:jc w:val="both"/>
        <w:rPr>
          <w:rFonts w:hint="default" w:ascii="Times New Roman" w:hAnsi="Times New Roman" w:cs="Times New Roman"/>
          <w:i w:val="0"/>
          <w:iCs w:val="0"/>
          <w:sz w:val="28"/>
          <w:szCs w:val="28"/>
        </w:rPr>
      </w:pPr>
      <w:bookmarkStart w:id="147" w:name="_Toc32456"/>
      <w:r>
        <w:rPr>
          <w:rFonts w:hint="default" w:ascii="Times New Roman" w:hAnsi="Times New Roman" w:cs="Times New Roman"/>
          <w:i w:val="0"/>
          <w:iCs w:val="0"/>
          <w:sz w:val="28"/>
          <w:szCs w:val="28"/>
        </w:rPr>
        <w:t>3.1.4. F1-score</w:t>
      </w:r>
      <w:bookmarkEnd w:id="147"/>
    </w:p>
    <w:p w14:paraId="64D503EF">
      <w:pPr>
        <w:spacing w:before="280" w:after="28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F1-score is the harmonic mean of Precision and Recall, providing a balanced measure between the two.</w:t>
      </w:r>
    </w:p>
    <w:p w14:paraId="05CA1A82">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Formula:</w:t>
      </w:r>
    </w:p>
    <w:p w14:paraId="3B0142AD">
      <w:pPr>
        <w:spacing w:before="280" w:after="280" w:line="360" w:lineRule="auto"/>
        <w:jc w:val="center"/>
        <w:rPr>
          <w:rFonts w:hint="default" w:ascii="Times New Roman" w:hAnsi="Times New Roman" w:eastAsia="Cambria" w:cs="Times New Roman"/>
          <w:i w:val="0"/>
          <w:iCs w:val="0"/>
          <w:sz w:val="28"/>
          <w:szCs w:val="28"/>
        </w:rPr>
      </w:pPr>
      <w:r>
        <w:rPr>
          <w:rFonts w:hint="default" w:ascii="Times New Roman" w:hAnsi="Times New Roman" w:cs="Times New Roman"/>
          <w:i w:val="0"/>
          <w:iCs w:val="0"/>
          <w:color w:val="000000" w:themeColor="text1"/>
          <w:sz w:val="28"/>
          <w:szCs w:val="28"/>
          <w14:textFill>
            <w14:solidFill>
              <w14:schemeClr w14:val="tx1"/>
            </w14:solidFill>
          </w14:textFill>
        </w:rPr>
        <w:drawing>
          <wp:inline distT="0" distB="0" distL="114300" distR="114300">
            <wp:extent cx="2791460" cy="344170"/>
            <wp:effectExtent l="0" t="0" r="8890" b="17780"/>
            <wp:docPr id="181" name="2384804F-3998-4D57-9195-F3826E402611-217" descr="C:/Users/A-Q-HNB/AppData/Local/Temp/wps.ZZSdG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2384804F-3998-4D57-9195-F3826E402611-217" descr="C:/Users/A-Q-HNB/AppData/Local/Temp/wps.ZZSdGgwps"/>
                    <pic:cNvPicPr>
                      <a:picLocks noChangeAspect="1"/>
                    </pic:cNvPicPr>
                  </pic:nvPicPr>
                  <pic:blipFill>
                    <a:blip r:embed="rId399">
                      <a:extLst>
                        <a:ext uri="{96DAC541-7B7A-43D3-8B79-37D633B846F1}">
                          <asvg:svgBlip xmlns:asvg="http://schemas.microsoft.com/office/drawing/2016/SVG/main" r:embed="rId400"/>
                        </a:ext>
                      </a:extLst>
                    </a:blip>
                    <a:stretch>
                      <a:fillRect/>
                    </a:stretch>
                  </pic:blipFill>
                  <pic:spPr>
                    <a:xfrm>
                      <a:off x="0" y="0"/>
                      <a:ext cx="2791460" cy="344170"/>
                    </a:xfrm>
                    <a:prstGeom prst="rect">
                      <a:avLst/>
                    </a:prstGeom>
                  </pic:spPr>
                </pic:pic>
              </a:graphicData>
            </a:graphic>
          </wp:inline>
        </w:drawing>
      </w:r>
    </w:p>
    <w:p w14:paraId="6F13D5E6">
      <w:pPr>
        <w:spacing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Purpose: add  </w:t>
      </w:r>
      <w:r>
        <w:rPr>
          <w:rFonts w:hint="default" w:ascii="Times New Roman" w:hAnsi="Times New Roman" w:eastAsia="SimSun" w:cs="Times New Roman"/>
          <w:i w:val="0"/>
          <w:iCs w:val="0"/>
          <w:color w:val="000000" w:themeColor="text1"/>
          <w:sz w:val="28"/>
          <w:szCs w:val="28"/>
          <w14:textFill>
            <w14:solidFill>
              <w14:schemeClr w14:val="tx1"/>
            </w14:solidFill>
          </w14:textFill>
        </w:rPr>
        <w:drawing>
          <wp:inline distT="0" distB="0" distL="114300" distR="114300">
            <wp:extent cx="716280" cy="191135"/>
            <wp:effectExtent l="0" t="0" r="7620" b="18415"/>
            <wp:docPr id="387" name="2384804F-3998-4D57-9195-F3826E402611-218" descr="C:/Users/A-Q-HNB/AppData/Local/Temp/wps.MibPF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2384804F-3998-4D57-9195-F3826E402611-218" descr="C:/Users/A-Q-HNB/AppData/Local/Temp/wps.MibPFmwps"/>
                    <pic:cNvPicPr>
                      <a:picLocks noChangeAspect="1"/>
                    </pic:cNvPicPr>
                  </pic:nvPicPr>
                  <pic:blipFill>
                    <a:blip r:embed="rId401">
                      <a:extLst>
                        <a:ext uri="{96DAC541-7B7A-43D3-8B79-37D633B846F1}">
                          <asvg:svgBlip xmlns:asvg="http://schemas.microsoft.com/office/drawing/2016/SVG/main" r:embed="rId402"/>
                        </a:ext>
                      </a:extLst>
                    </a:blip>
                    <a:stretch>
                      <a:fillRect/>
                    </a:stretch>
                  </pic:blipFill>
                  <pic:spPr>
                    <a:xfrm>
                      <a:off x="0" y="0"/>
                      <a:ext cx="716280" cy="191135"/>
                    </a:xfrm>
                    <a:prstGeom prst="rect">
                      <a:avLst/>
                    </a:prstGeom>
                  </pic:spPr>
                </pic:pic>
              </a:graphicData>
            </a:graphic>
          </wp:inline>
        </w:drawing>
      </w:r>
      <w:r>
        <w:rPr>
          <w:rFonts w:hint="default" w:ascii="Times New Roman" w:hAnsi="Times New Roman" w:eastAsia="Cambria" w:cs="Times New Roman"/>
          <w:i w:val="0"/>
          <w:iCs w:val="0"/>
          <w:sz w:val="28"/>
          <w:szCs w:val="28"/>
        </w:rPr>
        <w:t xml:space="preserve">(In some evaluation cases, only the bubble label appears in the BB (Bubble) valid, test </w:t>
      </w:r>
      <w:r>
        <w:rPr>
          <w:rFonts w:hint="default" w:ascii="Times New Roman" w:hAnsi="Times New Roman" w:eastAsia="Cambria" w:cs="Times New Roman"/>
          <w:i w:val="0"/>
          <w:iCs w:val="0"/>
          <w:sz w:val="28"/>
          <w:szCs w:val="28"/>
          <w:lang w:val="vi-VN"/>
        </w:rPr>
        <w:t>data-set</w:t>
      </w:r>
      <w:r>
        <w:rPr>
          <w:rFonts w:hint="default" w:ascii="Times New Roman" w:hAnsi="Times New Roman" w:eastAsia="Cambria" w:cs="Times New Roman"/>
          <w:i w:val="0"/>
          <w:iCs w:val="0"/>
          <w:sz w:val="28"/>
          <w:szCs w:val="28"/>
        </w:rPr>
        <w:t xml:space="preserve">.)for BB. In UD case not used </w:t>
      </w:r>
      <w:r>
        <w:rPr>
          <w:rFonts w:hint="default" w:ascii="Times New Roman" w:hAnsi="Times New Roman" w:eastAsia="SimSun" w:cs="Times New Roman"/>
          <w:i w:val="0"/>
          <w:iCs w:val="0"/>
          <w:color w:val="000000" w:themeColor="text1"/>
          <w:sz w:val="28"/>
          <w:szCs w:val="28"/>
          <w14:textFill>
            <w14:solidFill>
              <w14:schemeClr w14:val="tx1"/>
            </w14:solidFill>
          </w14:textFill>
        </w:rPr>
        <w:drawing>
          <wp:inline distT="0" distB="0" distL="114300" distR="114300">
            <wp:extent cx="716280" cy="191135"/>
            <wp:effectExtent l="0" t="0" r="7620" b="18415"/>
            <wp:docPr id="183" name="2384804F-3998-4D57-9195-F3826E402611-219" descr="C:/Users/A-Q-HNB/AppData/Local/Temp/wps.MibPF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2384804F-3998-4D57-9195-F3826E402611-219" descr="C:/Users/A-Q-HNB/AppData/Local/Temp/wps.MibPFmwps"/>
                    <pic:cNvPicPr>
                      <a:picLocks noChangeAspect="1"/>
                    </pic:cNvPicPr>
                  </pic:nvPicPr>
                  <pic:blipFill>
                    <a:blip r:embed="rId401">
                      <a:extLst>
                        <a:ext uri="{96DAC541-7B7A-43D3-8B79-37D633B846F1}">
                          <asvg:svgBlip xmlns:asvg="http://schemas.microsoft.com/office/drawing/2016/SVG/main" r:embed="rId402"/>
                        </a:ext>
                      </a:extLst>
                    </a:blip>
                    <a:stretch>
                      <a:fillRect/>
                    </a:stretch>
                  </pic:blipFill>
                  <pic:spPr>
                    <a:xfrm>
                      <a:off x="0" y="0"/>
                      <a:ext cx="716280" cy="191135"/>
                    </a:xfrm>
                    <a:prstGeom prst="rect">
                      <a:avLst/>
                    </a:prstGeom>
                  </pic:spPr>
                </pic:pic>
              </a:graphicData>
            </a:graphic>
          </wp:inline>
        </w:drawing>
      </w:r>
      <w:r>
        <w:rPr>
          <w:rFonts w:hint="default" w:ascii="Times New Roman" w:hAnsi="Times New Roman" w:eastAsia="Cambria" w:cs="Times New Roman"/>
          <w:i w:val="0"/>
          <w:iCs w:val="0"/>
          <w:sz w:val="28"/>
          <w:szCs w:val="28"/>
        </w:rPr>
        <w:t xml:space="preserve">.  Find the best parameters with the goal of minimizing the loss function on the valid </w:t>
      </w:r>
      <w:r>
        <w:rPr>
          <w:rFonts w:hint="default" w:ascii="Times New Roman" w:hAnsi="Times New Roman" w:eastAsia="Cambria" w:cs="Times New Roman"/>
          <w:i w:val="0"/>
          <w:iCs w:val="0"/>
          <w:sz w:val="28"/>
          <w:szCs w:val="28"/>
          <w:lang w:val="vi-VN"/>
        </w:rPr>
        <w:t>data-set</w:t>
      </w:r>
      <w:r>
        <w:rPr>
          <w:rFonts w:hint="default" w:ascii="Times New Roman" w:hAnsi="Times New Roman" w:eastAsia="Cambria" w:cs="Times New Roman"/>
          <w:i w:val="0"/>
          <w:iCs w:val="0"/>
          <w:sz w:val="28"/>
          <w:szCs w:val="28"/>
        </w:rPr>
        <w:t xml:space="preserve"> (LSTM, Transformer Model) and maximizing F1 Score (LR, SVM Model).</w:t>
      </w:r>
    </w:p>
    <w:p w14:paraId="0F32D21D">
      <w:pPr>
        <w:pStyle w:val="5"/>
        <w:spacing w:line="360" w:lineRule="auto"/>
        <w:jc w:val="both"/>
        <w:rPr>
          <w:rFonts w:hint="default" w:ascii="Times New Roman" w:hAnsi="Times New Roman" w:cs="Times New Roman"/>
          <w:i w:val="0"/>
          <w:iCs w:val="0"/>
          <w:sz w:val="28"/>
          <w:szCs w:val="28"/>
        </w:rPr>
      </w:pPr>
      <w:bookmarkStart w:id="148" w:name="_Toc16202"/>
      <w:r>
        <w:rPr>
          <w:rFonts w:hint="default" w:ascii="Times New Roman" w:hAnsi="Times New Roman" w:cs="Times New Roman"/>
          <w:i w:val="0"/>
          <w:iCs w:val="0"/>
          <w:sz w:val="28"/>
          <w:szCs w:val="28"/>
        </w:rPr>
        <w:t>3.2. Detailed results evaluation</w:t>
      </w:r>
      <w:bookmarkEnd w:id="148"/>
    </w:p>
    <w:p w14:paraId="6E621E0C">
      <w:pPr>
        <w:pStyle w:val="6"/>
        <w:bidi w:val="0"/>
        <w:rPr>
          <w:rFonts w:hint="default" w:ascii="Times New Roman" w:hAnsi="Times New Roman" w:cs="Times New Roman"/>
          <w:i w:val="0"/>
          <w:iCs w:val="0"/>
        </w:rPr>
      </w:pPr>
      <w:bookmarkStart w:id="149" w:name="_idwmuj7brtio" w:colFirst="0" w:colLast="0"/>
      <w:bookmarkEnd w:id="149"/>
      <w:bookmarkStart w:id="150" w:name="_Toc2434"/>
      <w:r>
        <w:rPr>
          <w:rFonts w:hint="default" w:ascii="Times New Roman" w:hAnsi="Times New Roman" w:cs="Times New Roman"/>
          <w:i w:val="0"/>
          <w:iCs w:val="0"/>
        </w:rPr>
        <w:t>BB Statistics Description:</w:t>
      </w:r>
      <w:bookmarkEnd w:id="150"/>
    </w:p>
    <w:p w14:paraId="7A6CF7D7">
      <w:pPr>
        <w:spacing w:before="240" w:after="24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The BB </w:t>
      </w:r>
      <w:r>
        <w:rPr>
          <w:rFonts w:hint="default" w:ascii="Times New Roman" w:hAnsi="Times New Roman" w:eastAsia="Cambria" w:cs="Times New Roman"/>
          <w:i w:val="0"/>
          <w:iCs w:val="0"/>
          <w:sz w:val="28"/>
          <w:szCs w:val="28"/>
          <w:lang w:val="vi-VN"/>
        </w:rPr>
        <w:t>data-set</w:t>
      </w:r>
      <w:r>
        <w:rPr>
          <w:rFonts w:hint="default" w:ascii="Times New Roman" w:hAnsi="Times New Roman" w:eastAsia="Cambria" w:cs="Times New Roman"/>
          <w:i w:val="0"/>
          <w:iCs w:val="0"/>
          <w:sz w:val="28"/>
          <w:szCs w:val="28"/>
        </w:rPr>
        <w:t xml:space="preserve"> shows high performance on the training set, with an average Accuracy and Recall of approximately </w:t>
      </w:r>
      <w:r>
        <w:rPr>
          <w:rFonts w:hint="default" w:ascii="Times New Roman" w:hAnsi="Times New Roman" w:eastAsia="Cambria" w:cs="Times New Roman"/>
          <w:b/>
          <w:i w:val="0"/>
          <w:iCs w:val="0"/>
          <w:sz w:val="28"/>
          <w:szCs w:val="28"/>
        </w:rPr>
        <w:t>84%</w:t>
      </w:r>
      <w:r>
        <w:rPr>
          <w:rFonts w:hint="default" w:ascii="Times New Roman" w:hAnsi="Times New Roman" w:eastAsia="Cambria" w:cs="Times New Roman"/>
          <w:i w:val="0"/>
          <w:iCs w:val="0"/>
          <w:sz w:val="28"/>
          <w:szCs w:val="28"/>
        </w:rPr>
        <w:t xml:space="preserve">, and an F1-score of </w:t>
      </w:r>
      <w:r>
        <w:rPr>
          <w:rFonts w:hint="default" w:ascii="Times New Roman" w:hAnsi="Times New Roman" w:eastAsia="Cambria" w:cs="Times New Roman"/>
          <w:b/>
          <w:i w:val="0"/>
          <w:iCs w:val="0"/>
          <w:sz w:val="28"/>
          <w:szCs w:val="28"/>
        </w:rPr>
        <w:t>8</w:t>
      </w:r>
      <w:r>
        <w:rPr>
          <w:rFonts w:hint="default" w:ascii="Times New Roman" w:hAnsi="Times New Roman" w:eastAsia="Cambria" w:cs="Times New Roman"/>
          <w:b/>
          <w:i w:val="0"/>
          <w:iCs w:val="0"/>
          <w:sz w:val="28"/>
          <w:szCs w:val="28"/>
          <w:lang w:val="vi-VN"/>
        </w:rPr>
        <w:t>3</w:t>
      </w:r>
      <w:r>
        <w:rPr>
          <w:rFonts w:hint="default" w:ascii="Times New Roman" w:hAnsi="Times New Roman" w:eastAsia="Cambria" w:cs="Times New Roman"/>
          <w:b/>
          <w:i w:val="0"/>
          <w:iCs w:val="0"/>
          <w:sz w:val="28"/>
          <w:szCs w:val="28"/>
        </w:rPr>
        <w:t>.</w:t>
      </w:r>
      <w:r>
        <w:rPr>
          <w:rFonts w:hint="default" w:ascii="Times New Roman" w:hAnsi="Times New Roman" w:eastAsia="Cambria" w:cs="Times New Roman"/>
          <w:b/>
          <w:i w:val="0"/>
          <w:iCs w:val="0"/>
          <w:sz w:val="28"/>
          <w:szCs w:val="28"/>
          <w:lang w:val="vi-VN"/>
        </w:rPr>
        <w:t>12</w:t>
      </w:r>
      <w:r>
        <w:rPr>
          <w:rFonts w:hint="default" w:ascii="Times New Roman" w:hAnsi="Times New Roman" w:eastAsia="Cambria" w:cs="Times New Roman"/>
          <w:b/>
          <w:i w:val="0"/>
          <w:iCs w:val="0"/>
          <w:sz w:val="28"/>
          <w:szCs w:val="28"/>
        </w:rPr>
        <w:t>%</w:t>
      </w:r>
      <w:r>
        <w:rPr>
          <w:rFonts w:hint="default" w:ascii="Times New Roman" w:hAnsi="Times New Roman" w:eastAsia="Cambria" w:cs="Times New Roman"/>
          <w:i w:val="0"/>
          <w:iCs w:val="0"/>
          <w:sz w:val="28"/>
          <w:szCs w:val="28"/>
        </w:rPr>
        <w:t xml:space="preserve">. On the validation set, the performance decreases moderately, with Accuracy around </w:t>
      </w:r>
      <w:r>
        <w:rPr>
          <w:rFonts w:hint="default" w:ascii="Times New Roman" w:hAnsi="Times New Roman" w:eastAsia="Cambria" w:cs="Times New Roman"/>
          <w:b/>
          <w:i w:val="0"/>
          <w:iCs w:val="0"/>
          <w:sz w:val="28"/>
          <w:szCs w:val="28"/>
        </w:rPr>
        <w:t>66.</w:t>
      </w:r>
      <w:r>
        <w:rPr>
          <w:rFonts w:hint="default" w:ascii="Times New Roman" w:hAnsi="Times New Roman" w:eastAsia="Cambria" w:cs="Times New Roman"/>
          <w:b/>
          <w:i w:val="0"/>
          <w:iCs w:val="0"/>
          <w:sz w:val="28"/>
          <w:szCs w:val="28"/>
          <w:lang w:val="vi-VN"/>
        </w:rPr>
        <w:t>52</w:t>
      </w:r>
      <w:r>
        <w:rPr>
          <w:rFonts w:hint="default" w:ascii="Times New Roman" w:hAnsi="Times New Roman" w:eastAsia="Cambria" w:cs="Times New Roman"/>
          <w:b/>
          <w:i w:val="0"/>
          <w:iCs w:val="0"/>
          <w:sz w:val="28"/>
          <w:szCs w:val="28"/>
        </w:rPr>
        <w:t>%</w:t>
      </w:r>
      <w:r>
        <w:rPr>
          <w:rFonts w:hint="default" w:ascii="Times New Roman" w:hAnsi="Times New Roman" w:eastAsia="Cambria" w:cs="Times New Roman"/>
          <w:i w:val="0"/>
          <w:iCs w:val="0"/>
          <w:sz w:val="28"/>
          <w:szCs w:val="28"/>
        </w:rPr>
        <w:t xml:space="preserve"> and F1-score at </w:t>
      </w:r>
      <w:r>
        <w:rPr>
          <w:rFonts w:hint="default" w:ascii="Times New Roman" w:hAnsi="Times New Roman" w:eastAsia="Cambria" w:cs="Times New Roman"/>
          <w:b/>
          <w:i w:val="0"/>
          <w:iCs w:val="0"/>
          <w:sz w:val="28"/>
          <w:szCs w:val="28"/>
        </w:rPr>
        <w:t>6</w:t>
      </w:r>
      <w:r>
        <w:rPr>
          <w:rFonts w:hint="default" w:ascii="Times New Roman" w:hAnsi="Times New Roman" w:eastAsia="Cambria" w:cs="Times New Roman"/>
          <w:b/>
          <w:i w:val="0"/>
          <w:iCs w:val="0"/>
          <w:sz w:val="28"/>
          <w:szCs w:val="28"/>
          <w:lang w:val="vi-VN"/>
        </w:rPr>
        <w:t>3.44</w:t>
      </w:r>
      <w:r>
        <w:rPr>
          <w:rFonts w:hint="default" w:ascii="Times New Roman" w:hAnsi="Times New Roman" w:eastAsia="Cambria" w:cs="Times New Roman"/>
          <w:b/>
          <w:i w:val="0"/>
          <w:iCs w:val="0"/>
          <w:sz w:val="28"/>
          <w:szCs w:val="28"/>
        </w:rPr>
        <w:t>%</w:t>
      </w:r>
      <w:r>
        <w:rPr>
          <w:rFonts w:hint="default" w:ascii="Times New Roman" w:hAnsi="Times New Roman" w:eastAsia="Cambria" w:cs="Times New Roman"/>
          <w:i w:val="0"/>
          <w:iCs w:val="0"/>
          <w:sz w:val="28"/>
          <w:szCs w:val="28"/>
        </w:rPr>
        <w:t xml:space="preserve">, indicating a slight generalization gap. On the test set, the average Accuracy and Recall drop to around </w:t>
      </w:r>
      <w:r>
        <w:rPr>
          <w:rFonts w:hint="default" w:ascii="Times New Roman" w:hAnsi="Times New Roman" w:eastAsia="Cambria" w:cs="Times New Roman"/>
          <w:b/>
          <w:i w:val="0"/>
          <w:iCs w:val="0"/>
          <w:sz w:val="28"/>
          <w:szCs w:val="28"/>
        </w:rPr>
        <w:t>57.3%</w:t>
      </w:r>
      <w:r>
        <w:rPr>
          <w:rFonts w:hint="default" w:ascii="Times New Roman" w:hAnsi="Times New Roman" w:eastAsia="Cambria" w:cs="Times New Roman"/>
          <w:i w:val="0"/>
          <w:iCs w:val="0"/>
          <w:sz w:val="28"/>
          <w:szCs w:val="28"/>
        </w:rPr>
        <w:t xml:space="preserve">, and the F1-score falls to </w:t>
      </w:r>
      <w:r>
        <w:rPr>
          <w:rFonts w:hint="default" w:ascii="Times New Roman" w:hAnsi="Times New Roman" w:eastAsia="Cambria" w:cs="Times New Roman"/>
          <w:b/>
          <w:i w:val="0"/>
          <w:iCs w:val="0"/>
          <w:sz w:val="28"/>
          <w:szCs w:val="28"/>
        </w:rPr>
        <w:t>5</w:t>
      </w:r>
      <w:r>
        <w:rPr>
          <w:rFonts w:hint="default" w:ascii="Times New Roman" w:hAnsi="Times New Roman" w:eastAsia="Cambria" w:cs="Times New Roman"/>
          <w:b/>
          <w:i w:val="0"/>
          <w:iCs w:val="0"/>
          <w:sz w:val="28"/>
          <w:szCs w:val="28"/>
          <w:lang w:val="vi-VN"/>
        </w:rPr>
        <w:t>3</w:t>
      </w:r>
      <w:r>
        <w:rPr>
          <w:rFonts w:hint="default" w:ascii="Times New Roman" w:hAnsi="Times New Roman" w:eastAsia="Cambria" w:cs="Times New Roman"/>
          <w:b/>
          <w:i w:val="0"/>
          <w:iCs w:val="0"/>
          <w:sz w:val="28"/>
          <w:szCs w:val="28"/>
        </w:rPr>
        <w:t>.</w:t>
      </w:r>
      <w:r>
        <w:rPr>
          <w:rFonts w:hint="default" w:ascii="Times New Roman" w:hAnsi="Times New Roman" w:eastAsia="Cambria" w:cs="Times New Roman"/>
          <w:b/>
          <w:i w:val="0"/>
          <w:iCs w:val="0"/>
          <w:sz w:val="28"/>
          <w:szCs w:val="28"/>
          <w:lang w:val="vi-VN"/>
        </w:rPr>
        <w:t>26</w:t>
      </w:r>
      <w:r>
        <w:rPr>
          <w:rFonts w:hint="default" w:ascii="Times New Roman" w:hAnsi="Times New Roman" w:eastAsia="Cambria" w:cs="Times New Roman"/>
          <w:b/>
          <w:i w:val="0"/>
          <w:iCs w:val="0"/>
          <w:sz w:val="28"/>
          <w:szCs w:val="28"/>
        </w:rPr>
        <w:t>%</w:t>
      </w:r>
      <w:r>
        <w:rPr>
          <w:rFonts w:hint="default" w:ascii="Times New Roman" w:hAnsi="Times New Roman" w:eastAsia="Cambria" w:cs="Times New Roman"/>
          <w:i w:val="0"/>
          <w:iCs w:val="0"/>
          <w:sz w:val="28"/>
          <w:szCs w:val="28"/>
        </w:rPr>
        <w:t>, suggesting challenges in maintaining model robustness on unseen data.</w:t>
      </w:r>
    </w:p>
    <w:p w14:paraId="1BBAFF77">
      <w:pPr>
        <w:spacing w:before="280"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Train data</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set:</w:t>
      </w:r>
    </w:p>
    <w:p w14:paraId="4FD04B00">
      <w:pPr>
        <w:spacing w:after="60" w:line="360" w:lineRule="auto"/>
        <w:jc w:val="center"/>
        <w:rPr>
          <w:rFonts w:hint="default" w:ascii="Times New Roman" w:hAnsi="Times New Roman" w:eastAsia="Arial" w:cs="Times New Roman"/>
          <w:i w:val="0"/>
          <w:iCs w:val="0"/>
          <w:color w:val="1B1C1D"/>
          <w:sz w:val="28"/>
          <w:szCs w:val="28"/>
        </w:rPr>
      </w:pPr>
      <w:r>
        <w:rPr>
          <w:rFonts w:hint="default" w:ascii="Times New Roman" w:hAnsi="Times New Roman" w:eastAsia="Cambria" w:cs="Times New Roman"/>
          <w:b/>
          <w:bCs/>
          <w:i w:val="0"/>
          <w:iCs w:val="0"/>
          <w:sz w:val="28"/>
          <w:szCs w:val="28"/>
        </w:rPr>
        <w:t>Table  IV.B.3.2.a: BB STATISTICS DESCRIPTION Train dataset.</w:t>
      </w:r>
    </w:p>
    <w:tbl>
      <w:tblPr>
        <w:tblStyle w:val="44"/>
        <w:tblW w:w="9030"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40"/>
        <w:gridCol w:w="1245"/>
        <w:gridCol w:w="840"/>
        <w:gridCol w:w="1005"/>
        <w:gridCol w:w="1005"/>
        <w:gridCol w:w="960"/>
        <w:gridCol w:w="945"/>
        <w:gridCol w:w="960"/>
        <w:gridCol w:w="930"/>
      </w:tblGrid>
      <w:tr w14:paraId="663378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cantSplit/>
          <w:trHeight w:val="253" w:hRule="atLeast"/>
        </w:trPr>
        <w:tc>
          <w:tcPr>
            <w:tcW w:w="114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41363D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Metric</w:t>
            </w:r>
          </w:p>
        </w:tc>
        <w:tc>
          <w:tcPr>
            <w:tcW w:w="124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12D5660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Count</w:t>
            </w:r>
          </w:p>
        </w:tc>
        <w:tc>
          <w:tcPr>
            <w:tcW w:w="84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03FA37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Mean</w:t>
            </w:r>
          </w:p>
        </w:tc>
        <w:tc>
          <w:tcPr>
            <w:tcW w:w="100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3D43BA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Std</w:t>
            </w:r>
          </w:p>
        </w:tc>
        <w:tc>
          <w:tcPr>
            <w:tcW w:w="100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FD4DEB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Min</w:t>
            </w:r>
          </w:p>
        </w:tc>
        <w:tc>
          <w:tcPr>
            <w:tcW w:w="96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48E8C6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25%</w:t>
            </w:r>
          </w:p>
        </w:tc>
        <w:tc>
          <w:tcPr>
            <w:tcW w:w="94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578F74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50%</w:t>
            </w:r>
          </w:p>
        </w:tc>
        <w:tc>
          <w:tcPr>
            <w:tcW w:w="96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1ED5B5E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75%</w:t>
            </w:r>
          </w:p>
        </w:tc>
        <w:tc>
          <w:tcPr>
            <w:tcW w:w="93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E0F471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Max</w:t>
            </w:r>
          </w:p>
        </w:tc>
      </w:tr>
      <w:tr w14:paraId="12908F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W w:w="11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85885D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Accuracy</w:t>
            </w:r>
          </w:p>
        </w:tc>
        <w:tc>
          <w:tcPr>
            <w:tcW w:w="12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50ED65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8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8F464F7">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0.84</w:t>
            </w:r>
            <w:r>
              <w:rPr>
                <w:rFonts w:hint="default" w:ascii="Times New Roman" w:hAnsi="Times New Roman" w:eastAsia="Cambria" w:cs="Times New Roman"/>
                <w:i w:val="0"/>
                <w:iCs w:val="0"/>
                <w:color w:val="1B1C1D"/>
                <w:sz w:val="22"/>
                <w:szCs w:val="22"/>
                <w:lang w:val="vi-VN"/>
              </w:rPr>
              <w:t>5</w:t>
            </w:r>
            <w:r>
              <w:rPr>
                <w:rFonts w:hint="default" w:ascii="Times New Roman" w:hAnsi="Times New Roman" w:eastAsia="Cambria" w:cs="Times New Roman"/>
                <w:i w:val="0"/>
                <w:iCs w:val="0"/>
                <w:color w:val="1B1C1D"/>
                <w:sz w:val="22"/>
                <w:szCs w:val="22"/>
              </w:rPr>
              <w:t>2</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4C9F51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0.156</w:t>
            </w:r>
            <w:r>
              <w:rPr>
                <w:rFonts w:hint="default" w:ascii="Times New Roman" w:hAnsi="Times New Roman" w:eastAsia="Cambria" w:cs="Times New Roman"/>
                <w:i w:val="0"/>
                <w:iCs w:val="0"/>
                <w:color w:val="1B1C1D"/>
                <w:sz w:val="22"/>
                <w:szCs w:val="22"/>
                <w:lang w:val="vi-VN"/>
              </w:rPr>
              <w:t>7</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2C4425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0.0548</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C4CC87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0.79</w:t>
            </w:r>
            <w:r>
              <w:rPr>
                <w:rFonts w:hint="default" w:ascii="Times New Roman" w:hAnsi="Times New Roman" w:eastAsia="Cambria" w:cs="Times New Roman"/>
                <w:i w:val="0"/>
                <w:iCs w:val="0"/>
                <w:color w:val="1B1C1D"/>
                <w:sz w:val="22"/>
                <w:szCs w:val="22"/>
                <w:lang w:val="vi-VN"/>
              </w:rPr>
              <w:t>79</w:t>
            </w:r>
          </w:p>
        </w:tc>
        <w:tc>
          <w:tcPr>
            <w:tcW w:w="9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34BD47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0.89</w:t>
            </w:r>
            <w:r>
              <w:rPr>
                <w:rFonts w:hint="default" w:ascii="Times New Roman" w:hAnsi="Times New Roman" w:eastAsia="Cambria" w:cs="Times New Roman"/>
                <w:i w:val="0"/>
                <w:iCs w:val="0"/>
                <w:color w:val="1B1C1D"/>
                <w:sz w:val="22"/>
                <w:szCs w:val="22"/>
                <w:lang w:val="vi-VN"/>
              </w:rPr>
              <w:t>04</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7A76E9">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0.95</w:t>
            </w:r>
            <w:r>
              <w:rPr>
                <w:rFonts w:hint="default" w:ascii="Times New Roman" w:hAnsi="Times New Roman" w:eastAsia="Cambria" w:cs="Times New Roman"/>
                <w:i w:val="0"/>
                <w:iCs w:val="0"/>
                <w:color w:val="1B1C1D"/>
                <w:sz w:val="22"/>
                <w:szCs w:val="22"/>
                <w:lang w:val="vi-VN"/>
              </w:rPr>
              <w:t>24</w:t>
            </w:r>
          </w:p>
        </w:tc>
        <w:tc>
          <w:tcPr>
            <w:tcW w:w="93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9AC57D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29CC26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77" w:hRule="atLeast"/>
        </w:trPr>
        <w:tc>
          <w:tcPr>
            <w:tcW w:w="11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0D8846F">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Precision</w:t>
            </w:r>
          </w:p>
        </w:tc>
        <w:tc>
          <w:tcPr>
            <w:tcW w:w="12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C0DD34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8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1A1B29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465</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9133D7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w:t>
            </w:r>
            <w:r>
              <w:rPr>
                <w:rFonts w:hint="default" w:ascii="Times New Roman" w:hAnsi="Times New Roman" w:eastAsia="Cambria" w:cs="Times New Roman"/>
                <w:i w:val="0"/>
                <w:iCs w:val="0"/>
                <w:color w:val="1B1C1D"/>
                <w:sz w:val="22"/>
                <w:szCs w:val="22"/>
                <w:lang w:val="vi-VN"/>
              </w:rPr>
              <w:t>770</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9F99E8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0.0030</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292531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126</w:t>
            </w:r>
          </w:p>
        </w:tc>
        <w:tc>
          <w:tcPr>
            <w:tcW w:w="9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483B92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0.89</w:t>
            </w:r>
            <w:r>
              <w:rPr>
                <w:rFonts w:hint="default" w:ascii="Times New Roman" w:hAnsi="Times New Roman" w:eastAsia="Cambria" w:cs="Times New Roman"/>
                <w:i w:val="0"/>
                <w:iCs w:val="0"/>
                <w:color w:val="1B1C1D"/>
                <w:sz w:val="22"/>
                <w:szCs w:val="22"/>
                <w:lang w:val="vi-VN"/>
              </w:rPr>
              <w:t>56</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256225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0.95</w:t>
            </w:r>
            <w:r>
              <w:rPr>
                <w:rFonts w:hint="default" w:ascii="Times New Roman" w:hAnsi="Times New Roman" w:eastAsia="Cambria" w:cs="Times New Roman"/>
                <w:i w:val="0"/>
                <w:iCs w:val="0"/>
                <w:color w:val="1B1C1D"/>
                <w:sz w:val="22"/>
                <w:szCs w:val="22"/>
                <w:lang w:val="vi-VN"/>
              </w:rPr>
              <w:t>45</w:t>
            </w:r>
          </w:p>
        </w:tc>
        <w:tc>
          <w:tcPr>
            <w:tcW w:w="93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BCD25F8">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08A99C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0" w:hRule="atLeast"/>
        </w:trPr>
        <w:tc>
          <w:tcPr>
            <w:tcW w:w="11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7A5CD7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Recall</w:t>
            </w:r>
          </w:p>
        </w:tc>
        <w:tc>
          <w:tcPr>
            <w:tcW w:w="12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BEFE00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8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789B78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0.84</w:t>
            </w:r>
            <w:r>
              <w:rPr>
                <w:rFonts w:hint="default" w:ascii="Times New Roman" w:hAnsi="Times New Roman" w:eastAsia="Cambria" w:cs="Times New Roman"/>
                <w:i w:val="0"/>
                <w:iCs w:val="0"/>
                <w:color w:val="1B1C1D"/>
                <w:sz w:val="22"/>
                <w:szCs w:val="22"/>
                <w:lang w:val="vi-VN"/>
              </w:rPr>
              <w:t>5</w:t>
            </w:r>
            <w:r>
              <w:rPr>
                <w:rFonts w:hint="default" w:ascii="Times New Roman" w:hAnsi="Times New Roman" w:eastAsia="Cambria" w:cs="Times New Roman"/>
                <w:i w:val="0"/>
                <w:iCs w:val="0"/>
                <w:color w:val="1B1C1D"/>
                <w:sz w:val="22"/>
                <w:szCs w:val="22"/>
              </w:rPr>
              <w:t>2</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082EF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0.156</w:t>
            </w:r>
            <w:r>
              <w:rPr>
                <w:rFonts w:hint="default" w:ascii="Times New Roman" w:hAnsi="Times New Roman" w:eastAsia="Cambria" w:cs="Times New Roman"/>
                <w:i w:val="0"/>
                <w:iCs w:val="0"/>
                <w:color w:val="1B1C1D"/>
                <w:sz w:val="22"/>
                <w:szCs w:val="22"/>
                <w:lang w:val="vi-VN"/>
              </w:rPr>
              <w:t>7</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930107B">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0.0548</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2087CA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0.79</w:t>
            </w:r>
            <w:r>
              <w:rPr>
                <w:rFonts w:hint="default" w:ascii="Times New Roman" w:hAnsi="Times New Roman" w:eastAsia="Cambria" w:cs="Times New Roman"/>
                <w:i w:val="0"/>
                <w:iCs w:val="0"/>
                <w:color w:val="1B1C1D"/>
                <w:sz w:val="22"/>
                <w:szCs w:val="22"/>
                <w:lang w:val="vi-VN"/>
              </w:rPr>
              <w:t>79</w:t>
            </w:r>
          </w:p>
        </w:tc>
        <w:tc>
          <w:tcPr>
            <w:tcW w:w="9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81A51F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0.89</w:t>
            </w:r>
            <w:r>
              <w:rPr>
                <w:rFonts w:hint="default" w:ascii="Times New Roman" w:hAnsi="Times New Roman" w:eastAsia="Cambria" w:cs="Times New Roman"/>
                <w:i w:val="0"/>
                <w:iCs w:val="0"/>
                <w:color w:val="1B1C1D"/>
                <w:sz w:val="22"/>
                <w:szCs w:val="22"/>
                <w:lang w:val="vi-VN"/>
              </w:rPr>
              <w:t>04</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CE95C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0.95</w:t>
            </w:r>
            <w:r>
              <w:rPr>
                <w:rFonts w:hint="default" w:ascii="Times New Roman" w:hAnsi="Times New Roman" w:eastAsia="Cambria" w:cs="Times New Roman"/>
                <w:i w:val="0"/>
                <w:iCs w:val="0"/>
                <w:color w:val="1B1C1D"/>
                <w:sz w:val="22"/>
                <w:szCs w:val="22"/>
                <w:lang w:val="vi-VN"/>
              </w:rPr>
              <w:t>24</w:t>
            </w:r>
          </w:p>
        </w:tc>
        <w:tc>
          <w:tcPr>
            <w:tcW w:w="93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7553E9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633597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95" w:hRule="atLeast"/>
        </w:trPr>
        <w:tc>
          <w:tcPr>
            <w:tcW w:w="11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40AAFC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F1</w:t>
            </w:r>
          </w:p>
        </w:tc>
        <w:tc>
          <w:tcPr>
            <w:tcW w:w="12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322A0F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84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ACC12D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312</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20792A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0.18</w:t>
            </w:r>
            <w:r>
              <w:rPr>
                <w:rFonts w:hint="default" w:ascii="Times New Roman" w:hAnsi="Times New Roman" w:eastAsia="Cambria" w:cs="Times New Roman"/>
                <w:i w:val="0"/>
                <w:iCs w:val="0"/>
                <w:color w:val="1B1C1D"/>
                <w:sz w:val="22"/>
                <w:szCs w:val="22"/>
                <w:lang w:val="vi-VN"/>
              </w:rPr>
              <w:t>06</w:t>
            </w:r>
          </w:p>
        </w:tc>
        <w:tc>
          <w:tcPr>
            <w:tcW w:w="100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D5FFA63">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0.0057</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02619FB">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0.793</w:t>
            </w:r>
            <w:r>
              <w:rPr>
                <w:rFonts w:hint="default" w:ascii="Times New Roman" w:hAnsi="Times New Roman" w:eastAsia="Cambria" w:cs="Times New Roman"/>
                <w:i w:val="0"/>
                <w:iCs w:val="0"/>
                <w:color w:val="1B1C1D"/>
                <w:sz w:val="22"/>
                <w:szCs w:val="22"/>
                <w:lang w:val="vi-VN"/>
              </w:rPr>
              <w:t>8</w:t>
            </w:r>
          </w:p>
        </w:tc>
        <w:tc>
          <w:tcPr>
            <w:tcW w:w="94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40F3C8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0.884</w:t>
            </w:r>
            <w:r>
              <w:rPr>
                <w:rFonts w:hint="default" w:ascii="Times New Roman" w:hAnsi="Times New Roman" w:eastAsia="Cambria" w:cs="Times New Roman"/>
                <w:i w:val="0"/>
                <w:iCs w:val="0"/>
                <w:color w:val="1B1C1D"/>
                <w:sz w:val="22"/>
                <w:szCs w:val="22"/>
                <w:lang w:val="vi-VN"/>
              </w:rPr>
              <w:t>6</w:t>
            </w:r>
          </w:p>
        </w:tc>
        <w:tc>
          <w:tcPr>
            <w:tcW w:w="96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44EBDA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0.95</w:t>
            </w:r>
            <w:r>
              <w:rPr>
                <w:rFonts w:hint="default" w:ascii="Times New Roman" w:hAnsi="Times New Roman" w:eastAsia="Cambria" w:cs="Times New Roman"/>
                <w:i w:val="0"/>
                <w:iCs w:val="0"/>
                <w:color w:val="1B1C1D"/>
                <w:sz w:val="22"/>
                <w:szCs w:val="22"/>
                <w:lang w:val="vi-VN"/>
              </w:rPr>
              <w:t>11</w:t>
            </w:r>
          </w:p>
        </w:tc>
        <w:tc>
          <w:tcPr>
            <w:tcW w:w="93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C74740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bl>
    <w:p w14:paraId="305E5037">
      <w:pPr>
        <w:spacing w:after="0" w:line="360" w:lineRule="auto"/>
        <w:jc w:val="both"/>
        <w:rPr>
          <w:rFonts w:hint="default" w:ascii="Times New Roman" w:hAnsi="Times New Roman" w:eastAsia="Cambria" w:cs="Times New Roman"/>
          <w:i w:val="0"/>
          <w:iCs w:val="0"/>
          <w:sz w:val="28"/>
          <w:szCs w:val="28"/>
        </w:rPr>
      </w:pPr>
    </w:p>
    <w:p w14:paraId="27CC3ADC">
      <w:pPr>
        <w:spacing w:after="0" w:line="360" w:lineRule="auto"/>
        <w:jc w:val="both"/>
        <w:rPr>
          <w:rFonts w:hint="default" w:ascii="Times New Roman" w:hAnsi="Times New Roman" w:eastAsia="Cambria" w:cs="Times New Roman"/>
          <w:i w:val="0"/>
          <w:iCs w:val="0"/>
          <w:sz w:val="28"/>
          <w:szCs w:val="28"/>
        </w:rPr>
      </w:pPr>
    </w:p>
    <w:p w14:paraId="0B2FC663">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Valid data</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set:</w:t>
      </w:r>
    </w:p>
    <w:p w14:paraId="19A9D418">
      <w:pPr>
        <w:spacing w:after="60" w:line="360" w:lineRule="auto"/>
        <w:jc w:val="center"/>
        <w:rPr>
          <w:rFonts w:hint="default" w:ascii="Times New Roman" w:hAnsi="Times New Roman" w:eastAsia="Cambria" w:cs="Times New Roman"/>
          <w:b/>
          <w:bCs/>
          <w:i w:val="0"/>
          <w:iCs w:val="0"/>
          <w:color w:val="1B1C1D"/>
          <w:sz w:val="28"/>
          <w:szCs w:val="28"/>
        </w:rPr>
      </w:pPr>
      <w:r>
        <w:rPr>
          <w:rFonts w:hint="default" w:ascii="Times New Roman" w:hAnsi="Times New Roman" w:eastAsia="Cambria" w:cs="Times New Roman"/>
          <w:b/>
          <w:bCs/>
          <w:i w:val="0"/>
          <w:iCs w:val="0"/>
          <w:sz w:val="28"/>
          <w:szCs w:val="28"/>
        </w:rPr>
        <w:t>Table IV.B.3.2.b: BB STATISTICS DESCRIPTION Valid dataset.</w:t>
      </w:r>
    </w:p>
    <w:tbl>
      <w:tblPr>
        <w:tblStyle w:val="45"/>
        <w:tblW w:w="904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55"/>
        <w:gridCol w:w="1265"/>
        <w:gridCol w:w="947"/>
        <w:gridCol w:w="947"/>
        <w:gridCol w:w="947"/>
        <w:gridCol w:w="947"/>
        <w:gridCol w:w="947"/>
        <w:gridCol w:w="947"/>
        <w:gridCol w:w="947"/>
      </w:tblGrid>
      <w:tr w14:paraId="72CFDE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4DE9E36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Metric</w:t>
            </w:r>
          </w:p>
        </w:tc>
        <w:tc>
          <w:tcPr>
            <w:tcW w:w="12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07B0152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Count</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51FDD23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Mean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276CA00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Std</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3AAA5BE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Min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63875006">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25%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673BC07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50%</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415377AE">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75%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tcPr>
          <w:p w14:paraId="04DE2E6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Max</w:t>
            </w:r>
          </w:p>
        </w:tc>
      </w:tr>
      <w:tr w14:paraId="6B8B3C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AC88D1C">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Accuracy</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0459D34">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605510D3">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0.66</w:t>
            </w:r>
            <w:r>
              <w:rPr>
                <w:rFonts w:hint="default" w:ascii="Times New Roman" w:hAnsi="Times New Roman" w:eastAsia="Cambria" w:cs="Times New Roman"/>
                <w:i w:val="0"/>
                <w:iCs w:val="0"/>
                <w:color w:val="1B1C1D"/>
                <w:sz w:val="22"/>
                <w:szCs w:val="22"/>
                <w:lang w:val="vi-VN"/>
              </w:rPr>
              <w:t>46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1C7A6624">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0.276</w:t>
            </w:r>
            <w:r>
              <w:rPr>
                <w:rFonts w:hint="default" w:ascii="Times New Roman" w:hAnsi="Times New Roman" w:eastAsia="Cambria" w:cs="Times New Roman"/>
                <w:i w:val="0"/>
                <w:iCs w:val="0"/>
                <w:color w:val="1B1C1D"/>
                <w:sz w:val="22"/>
                <w:szCs w:val="22"/>
                <w:lang w:val="vi-VN"/>
              </w:rPr>
              <w:t>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4082DA7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686C78B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0.4839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9F0FEA4">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0.7097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694A563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0.9032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252FFA31">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0B8C6A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4BC5AC7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Precision</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5BAFBAB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240DBF7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w:t>
            </w:r>
            <w:r>
              <w:rPr>
                <w:rFonts w:hint="default" w:ascii="Times New Roman" w:hAnsi="Times New Roman" w:eastAsia="Cambria" w:cs="Times New Roman"/>
                <w:i w:val="0"/>
                <w:iCs w:val="0"/>
                <w:color w:val="1B1C1D"/>
                <w:sz w:val="22"/>
                <w:szCs w:val="22"/>
                <w:lang w:val="vi-VN"/>
              </w:rPr>
              <w:t>786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65C0350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0.32</w:t>
            </w:r>
            <w:r>
              <w:rPr>
                <w:rFonts w:hint="default" w:ascii="Times New Roman" w:hAnsi="Times New Roman" w:eastAsia="Cambria" w:cs="Times New Roman"/>
                <w:i w:val="0"/>
                <w:iCs w:val="0"/>
                <w:color w:val="1B1C1D"/>
                <w:sz w:val="22"/>
                <w:szCs w:val="22"/>
                <w:lang w:val="vi-VN"/>
              </w:rPr>
              <w:t>42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3BE92FB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23E9292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0.4</w:t>
            </w:r>
            <w:r>
              <w:rPr>
                <w:rFonts w:hint="default" w:ascii="Times New Roman" w:hAnsi="Times New Roman" w:eastAsia="Cambria" w:cs="Times New Roman"/>
                <w:i w:val="0"/>
                <w:iCs w:val="0"/>
                <w:color w:val="1B1C1D"/>
                <w:sz w:val="22"/>
                <w:szCs w:val="22"/>
                <w:lang w:val="vi-VN"/>
              </w:rPr>
              <w:t>436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42AEB16B">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8065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7E58A16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w:t>
            </w:r>
            <w:r>
              <w:rPr>
                <w:rFonts w:hint="default" w:ascii="Times New Roman" w:hAnsi="Times New Roman" w:eastAsia="Cambria" w:cs="Times New Roman"/>
                <w:i w:val="0"/>
                <w:iCs w:val="0"/>
                <w:color w:val="1B1C1D"/>
                <w:sz w:val="22"/>
                <w:szCs w:val="22"/>
                <w:lang w:val="vi-VN"/>
              </w:rPr>
              <w:t>702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76E9887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729988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43F8768F">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Recall</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1F1F1B9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69C8E6F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0.66</w:t>
            </w:r>
            <w:r>
              <w:rPr>
                <w:rFonts w:hint="default" w:ascii="Times New Roman" w:hAnsi="Times New Roman" w:eastAsia="Cambria" w:cs="Times New Roman"/>
                <w:i w:val="0"/>
                <w:iCs w:val="0"/>
                <w:color w:val="1B1C1D"/>
                <w:sz w:val="22"/>
                <w:szCs w:val="22"/>
                <w:lang w:val="vi-VN"/>
              </w:rPr>
              <w:t>46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4124D0D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0.276</w:t>
            </w:r>
            <w:r>
              <w:rPr>
                <w:rFonts w:hint="default" w:ascii="Times New Roman" w:hAnsi="Times New Roman" w:eastAsia="Cambria" w:cs="Times New Roman"/>
                <w:i w:val="0"/>
                <w:iCs w:val="0"/>
                <w:color w:val="1B1C1D"/>
                <w:sz w:val="22"/>
                <w:szCs w:val="22"/>
                <w:lang w:val="vi-VN"/>
              </w:rPr>
              <w:t>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151B72DD">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33BBCCAB">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0.4839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2927825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0.7097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4D04DCD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0.9032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7CC868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65BAE7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7579865E">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F1</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C21002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2822.0000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597E9524">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w:t>
            </w:r>
            <w:r>
              <w:rPr>
                <w:rFonts w:hint="default" w:ascii="Times New Roman" w:hAnsi="Times New Roman" w:eastAsia="Cambria" w:cs="Times New Roman"/>
                <w:i w:val="0"/>
                <w:iCs w:val="0"/>
                <w:color w:val="1B1C1D"/>
                <w:sz w:val="22"/>
                <w:szCs w:val="22"/>
                <w:lang w:val="vi-VN"/>
              </w:rPr>
              <w:t>339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6C908E9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0.30</w:t>
            </w:r>
            <w:r>
              <w:rPr>
                <w:rFonts w:hint="default" w:ascii="Times New Roman" w:hAnsi="Times New Roman" w:eastAsia="Cambria" w:cs="Times New Roman"/>
                <w:i w:val="0"/>
                <w:iCs w:val="0"/>
                <w:color w:val="1B1C1D"/>
                <w:sz w:val="22"/>
                <w:szCs w:val="22"/>
                <w:lang w:val="vi-VN"/>
              </w:rPr>
              <w:t>30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B8D7D4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878B733">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0.4</w:t>
            </w:r>
            <w:r>
              <w:rPr>
                <w:rFonts w:hint="default" w:ascii="Times New Roman" w:hAnsi="Times New Roman" w:eastAsia="Cambria" w:cs="Times New Roman"/>
                <w:i w:val="0"/>
                <w:iCs w:val="0"/>
                <w:color w:val="1B1C1D"/>
                <w:sz w:val="22"/>
                <w:szCs w:val="22"/>
                <w:lang w:val="vi-VN"/>
              </w:rPr>
              <w:t>209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0D5D20DD">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0.6757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523BC45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0.9043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tcPr>
          <w:p w14:paraId="7DF9C120">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bl>
    <w:p w14:paraId="5189A1CC">
      <w:pPr>
        <w:spacing w:after="60" w:line="360" w:lineRule="auto"/>
        <w:jc w:val="both"/>
        <w:rPr>
          <w:rFonts w:hint="default" w:ascii="Times New Roman" w:hAnsi="Times New Roman" w:eastAsia="Cambria" w:cs="Times New Roman"/>
          <w:i w:val="0"/>
          <w:iCs w:val="0"/>
          <w:sz w:val="28"/>
          <w:szCs w:val="28"/>
        </w:rPr>
      </w:pPr>
    </w:p>
    <w:p w14:paraId="136BCCE6">
      <w:p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Test data</w:t>
      </w:r>
      <w:r>
        <w:rPr>
          <w:rFonts w:hint="default" w:ascii="Times New Roman" w:hAnsi="Times New Roman" w:eastAsia="Cambria" w:cs="Times New Roman"/>
          <w:i w:val="0"/>
          <w:iCs w:val="0"/>
          <w:sz w:val="28"/>
          <w:szCs w:val="28"/>
          <w:lang w:val="vi-VN"/>
        </w:rPr>
        <w:t>-</w:t>
      </w:r>
      <w:r>
        <w:rPr>
          <w:rFonts w:hint="default" w:ascii="Times New Roman" w:hAnsi="Times New Roman" w:eastAsia="Cambria" w:cs="Times New Roman"/>
          <w:i w:val="0"/>
          <w:iCs w:val="0"/>
          <w:sz w:val="28"/>
          <w:szCs w:val="28"/>
        </w:rPr>
        <w:t>set:</w:t>
      </w:r>
    </w:p>
    <w:p w14:paraId="3F686A9D">
      <w:pPr>
        <w:spacing w:after="6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Table IV.B.3.2.c: BB STATISTICS DESCRIPTION Test dataset.</w:t>
      </w:r>
    </w:p>
    <w:tbl>
      <w:tblPr>
        <w:tblStyle w:val="46"/>
        <w:tblW w:w="90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1265"/>
        <w:gridCol w:w="947"/>
        <w:gridCol w:w="947"/>
        <w:gridCol w:w="947"/>
        <w:gridCol w:w="947"/>
        <w:gridCol w:w="947"/>
        <w:gridCol w:w="947"/>
        <w:gridCol w:w="947"/>
      </w:tblGrid>
      <w:tr w14:paraId="4C96E5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049E3E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Metric</w:t>
            </w:r>
          </w:p>
        </w:tc>
        <w:tc>
          <w:tcPr>
            <w:tcW w:w="12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ADAF10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Count</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25A469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Mean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B1D696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Std</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04CE7E6">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Min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C15908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25%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AF35A3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50%</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8170B57">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75%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75BA97F">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Max</w:t>
            </w:r>
          </w:p>
        </w:tc>
      </w:tr>
      <w:tr w14:paraId="3C5E88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9F3E17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Accuracy</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3CDF6B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rPr>
              <w:t>2818.0000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E3F832C">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699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92597D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348</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D6413D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7BE8BA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103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669735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0.58</w:t>
            </w:r>
            <w:r>
              <w:rPr>
                <w:rFonts w:hint="default" w:ascii="Times New Roman" w:hAnsi="Times New Roman" w:eastAsia="Cambria" w:cs="Times New Roman"/>
                <w:i w:val="0"/>
                <w:iCs w:val="0"/>
                <w:color w:val="1B1C1D"/>
                <w:sz w:val="22"/>
                <w:szCs w:val="22"/>
                <w:lang w:val="vi-VN"/>
              </w:rPr>
              <w:t>62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9B1F08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0.8966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8DFAD88">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6469A8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666C92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Precision</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898F733">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rPr>
              <w:t>2818.0000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97DC0E0">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753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0991527">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899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E0EE7D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65746E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0.1712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3BF468">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w:t>
            </w:r>
            <w:r>
              <w:rPr>
                <w:rFonts w:hint="default" w:ascii="Times New Roman" w:hAnsi="Times New Roman" w:eastAsia="Cambria" w:cs="Times New Roman"/>
                <w:i w:val="0"/>
                <w:iCs w:val="0"/>
                <w:color w:val="1B1C1D"/>
                <w:sz w:val="22"/>
                <w:szCs w:val="22"/>
                <w:lang w:val="vi-VN"/>
              </w:rPr>
              <w:t>427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F6D394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lang w:val="vi-VN"/>
              </w:rPr>
              <w:t>1.0000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85CEED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393FE2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8729B9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Recall</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9168441">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rPr>
              <w:t>2818.0000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FBF2F5C">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699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DC02A6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348</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E72689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4D3CD4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103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C2C279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0.58</w:t>
            </w:r>
            <w:r>
              <w:rPr>
                <w:rFonts w:hint="default" w:ascii="Times New Roman" w:hAnsi="Times New Roman" w:eastAsia="Cambria" w:cs="Times New Roman"/>
                <w:i w:val="0"/>
                <w:iCs w:val="0"/>
                <w:color w:val="1B1C1D"/>
                <w:sz w:val="22"/>
                <w:szCs w:val="22"/>
                <w:lang w:val="vi-VN"/>
              </w:rPr>
              <w:t>62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CC293D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0.8966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6A7F6F7">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3765B3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041A00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F1</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CFF2B02">
            <w:pPr>
              <w:spacing w:after="480" w:line="360" w:lineRule="auto"/>
              <w:jc w:val="both"/>
              <w:rPr>
                <w:rFonts w:hint="default" w:ascii="Times New Roman" w:hAnsi="Times New Roman" w:eastAsia="Cambria" w:cs="Times New Roman"/>
                <w:i w:val="0"/>
                <w:iCs w:val="0"/>
                <w:color w:val="1B1C1D"/>
                <w:sz w:val="22"/>
                <w:szCs w:val="22"/>
              </w:rPr>
            </w:pPr>
            <w:r>
              <w:rPr>
                <w:rFonts w:hint="default"/>
              </w:rPr>
              <w:t>2818.0000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19240B8">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316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678085C">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3566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DCA62FD">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614F33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0.2086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223C07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0.53</w:t>
            </w:r>
            <w:r>
              <w:rPr>
                <w:rFonts w:hint="default" w:ascii="Times New Roman" w:hAnsi="Times New Roman" w:eastAsia="Cambria" w:cs="Times New Roman"/>
                <w:i w:val="0"/>
                <w:iCs w:val="0"/>
                <w:color w:val="1B1C1D"/>
                <w:sz w:val="22"/>
                <w:szCs w:val="22"/>
                <w:lang w:val="vi-VN"/>
              </w:rPr>
              <w:t>65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F58B629">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978</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B863EBC">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bl>
    <w:p w14:paraId="2F42BF78">
      <w:pPr>
        <w:spacing w:after="60" w:line="360" w:lineRule="auto"/>
        <w:jc w:val="both"/>
        <w:rPr>
          <w:rFonts w:hint="default" w:ascii="Times New Roman" w:hAnsi="Times New Roman" w:eastAsia="Cambria" w:cs="Times New Roman"/>
          <w:i w:val="0"/>
          <w:iCs w:val="0"/>
          <w:sz w:val="28"/>
          <w:szCs w:val="28"/>
        </w:rPr>
      </w:pPr>
    </w:p>
    <w:p w14:paraId="118A8794">
      <w:pPr>
        <w:pStyle w:val="6"/>
        <w:bidi w:val="0"/>
        <w:rPr>
          <w:rFonts w:hint="default" w:ascii="Times New Roman" w:hAnsi="Times New Roman" w:cs="Times New Roman"/>
          <w:i w:val="0"/>
          <w:iCs w:val="0"/>
        </w:rPr>
      </w:pPr>
      <w:bookmarkStart w:id="151" w:name="_jy4btsaiv16q" w:colFirst="0" w:colLast="0"/>
      <w:bookmarkEnd w:id="151"/>
      <w:bookmarkStart w:id="152" w:name="_Toc1233"/>
      <w:r>
        <w:rPr>
          <w:rFonts w:hint="default" w:ascii="Times New Roman" w:hAnsi="Times New Roman" w:cs="Times New Roman"/>
          <w:i w:val="0"/>
          <w:iCs w:val="0"/>
        </w:rPr>
        <w:t>UD Statistics Description:</w:t>
      </w:r>
      <w:bookmarkEnd w:id="152"/>
    </w:p>
    <w:p w14:paraId="7DA6F176">
      <w:pPr>
        <w:spacing w:before="240" w:after="24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For the UD </w:t>
      </w:r>
      <w:r>
        <w:rPr>
          <w:rFonts w:hint="default" w:ascii="Times New Roman" w:hAnsi="Times New Roman" w:eastAsia="Cambria" w:cs="Times New Roman"/>
          <w:i w:val="0"/>
          <w:iCs w:val="0"/>
          <w:sz w:val="28"/>
          <w:szCs w:val="28"/>
          <w:lang w:val="vi-VN"/>
        </w:rPr>
        <w:t>data-set</w:t>
      </w:r>
      <w:r>
        <w:rPr>
          <w:rFonts w:hint="default" w:ascii="Times New Roman" w:hAnsi="Times New Roman" w:eastAsia="Cambria" w:cs="Times New Roman"/>
          <w:i w:val="0"/>
          <w:iCs w:val="0"/>
          <w:sz w:val="28"/>
          <w:szCs w:val="28"/>
        </w:rPr>
        <w:t>, the training set results are moderate, with an average Accuracy of 72.</w:t>
      </w:r>
      <w:r>
        <w:rPr>
          <w:rFonts w:hint="default" w:ascii="Times New Roman" w:hAnsi="Times New Roman" w:eastAsia="Cambria" w:cs="Times New Roman"/>
          <w:i w:val="0"/>
          <w:iCs w:val="0"/>
          <w:sz w:val="28"/>
          <w:szCs w:val="28"/>
          <w:lang w:val="vi-VN"/>
        </w:rPr>
        <w:t>77</w:t>
      </w:r>
      <w:r>
        <w:rPr>
          <w:rFonts w:hint="default" w:ascii="Times New Roman" w:hAnsi="Times New Roman" w:eastAsia="Cambria" w:cs="Times New Roman"/>
          <w:i w:val="0"/>
          <w:iCs w:val="0"/>
          <w:sz w:val="28"/>
          <w:szCs w:val="28"/>
        </w:rPr>
        <w:t xml:space="preserve">% and an F1-score of </w:t>
      </w:r>
      <w:r>
        <w:rPr>
          <w:rFonts w:hint="default" w:ascii="Times New Roman" w:hAnsi="Times New Roman" w:eastAsia="Cambria" w:cs="Times New Roman"/>
          <w:i w:val="0"/>
          <w:iCs w:val="0"/>
          <w:sz w:val="28"/>
          <w:szCs w:val="28"/>
          <w:lang w:val="vi-VN"/>
        </w:rPr>
        <w:t>71.85</w:t>
      </w:r>
      <w:r>
        <w:rPr>
          <w:rFonts w:hint="default" w:ascii="Times New Roman" w:hAnsi="Times New Roman" w:eastAsia="Cambria" w:cs="Times New Roman"/>
          <w:i w:val="0"/>
          <w:iCs w:val="0"/>
          <w:sz w:val="28"/>
          <w:szCs w:val="28"/>
        </w:rPr>
        <w:t>%. On the validation set, the metrics decrease to an Accuracy of around 55.</w:t>
      </w:r>
      <w:r>
        <w:rPr>
          <w:rFonts w:hint="default" w:ascii="Times New Roman" w:hAnsi="Times New Roman" w:eastAsia="Cambria" w:cs="Times New Roman"/>
          <w:i w:val="0"/>
          <w:iCs w:val="0"/>
          <w:sz w:val="28"/>
          <w:szCs w:val="28"/>
          <w:lang w:val="vi-VN"/>
        </w:rPr>
        <w:t>46</w:t>
      </w:r>
      <w:r>
        <w:rPr>
          <w:rFonts w:hint="default" w:ascii="Times New Roman" w:hAnsi="Times New Roman" w:eastAsia="Cambria" w:cs="Times New Roman"/>
          <w:i w:val="0"/>
          <w:iCs w:val="0"/>
          <w:sz w:val="28"/>
          <w:szCs w:val="28"/>
        </w:rPr>
        <w:t>% and an F1-score of 5</w:t>
      </w:r>
      <w:r>
        <w:rPr>
          <w:rFonts w:hint="default" w:ascii="Times New Roman" w:hAnsi="Times New Roman" w:eastAsia="Cambria" w:cs="Times New Roman"/>
          <w:i w:val="0"/>
          <w:iCs w:val="0"/>
          <w:sz w:val="28"/>
          <w:szCs w:val="28"/>
          <w:lang w:val="vi-VN"/>
        </w:rPr>
        <w:t xml:space="preserve">4 </w:t>
      </w:r>
      <w:r>
        <w:rPr>
          <w:rFonts w:hint="default" w:ascii="Times New Roman" w:hAnsi="Times New Roman" w:eastAsia="Cambria" w:cs="Times New Roman"/>
          <w:i w:val="0"/>
          <w:iCs w:val="0"/>
          <w:sz w:val="28"/>
          <w:szCs w:val="28"/>
        </w:rPr>
        <w:t>.</w:t>
      </w:r>
      <w:r>
        <w:rPr>
          <w:rFonts w:hint="default" w:ascii="Times New Roman" w:hAnsi="Times New Roman" w:eastAsia="Cambria" w:cs="Times New Roman"/>
          <w:i w:val="0"/>
          <w:iCs w:val="0"/>
          <w:sz w:val="28"/>
          <w:szCs w:val="28"/>
          <w:lang w:val="vi-VN"/>
        </w:rPr>
        <w:t>30</w:t>
      </w:r>
      <w:r>
        <w:rPr>
          <w:rFonts w:hint="default" w:ascii="Times New Roman" w:hAnsi="Times New Roman" w:eastAsia="Cambria" w:cs="Times New Roman"/>
          <w:i w:val="0"/>
          <w:iCs w:val="0"/>
          <w:sz w:val="28"/>
          <w:szCs w:val="28"/>
        </w:rPr>
        <w:t>%, showing a notable gap between training and validation performance. Similarly, on the test set, the Accuracy is approximately 5</w:t>
      </w:r>
      <w:r>
        <w:rPr>
          <w:rFonts w:hint="default" w:ascii="Times New Roman" w:hAnsi="Times New Roman" w:eastAsia="Cambria" w:cs="Times New Roman"/>
          <w:i w:val="0"/>
          <w:iCs w:val="0"/>
          <w:sz w:val="28"/>
          <w:szCs w:val="28"/>
          <w:lang w:val="vi-VN"/>
        </w:rPr>
        <w:t>4.96</w:t>
      </w:r>
      <w:r>
        <w:rPr>
          <w:rFonts w:hint="default" w:ascii="Times New Roman" w:hAnsi="Times New Roman" w:eastAsia="Cambria" w:cs="Times New Roman"/>
          <w:i w:val="0"/>
          <w:iCs w:val="0"/>
          <w:sz w:val="28"/>
          <w:szCs w:val="28"/>
        </w:rPr>
        <w:t xml:space="preserve">% and the F1-score is </w:t>
      </w:r>
      <w:r>
        <w:rPr>
          <w:rFonts w:hint="default" w:ascii="Times New Roman" w:hAnsi="Times New Roman" w:eastAsia="Cambria" w:cs="Times New Roman"/>
          <w:i w:val="0"/>
          <w:iCs w:val="0"/>
          <w:sz w:val="28"/>
          <w:szCs w:val="28"/>
          <w:lang w:val="vi-VN"/>
        </w:rPr>
        <w:t>47.50</w:t>
      </w:r>
      <w:r>
        <w:rPr>
          <w:rFonts w:hint="default" w:ascii="Times New Roman" w:hAnsi="Times New Roman" w:eastAsia="Cambria" w:cs="Times New Roman"/>
          <w:i w:val="0"/>
          <w:iCs w:val="0"/>
          <w:sz w:val="28"/>
          <w:szCs w:val="28"/>
        </w:rPr>
        <w:t xml:space="preserve">%, indicating difficulties in generalizing to new data and potential </w:t>
      </w:r>
      <w:r>
        <w:rPr>
          <w:rFonts w:hint="default" w:ascii="Times New Roman" w:hAnsi="Times New Roman" w:eastAsia="Cambria" w:cs="Times New Roman"/>
          <w:i w:val="0"/>
          <w:iCs w:val="0"/>
          <w:sz w:val="28"/>
          <w:szCs w:val="28"/>
          <w:lang w:val="vi-VN"/>
        </w:rPr>
        <w:t>over-fitting</w:t>
      </w:r>
      <w:r>
        <w:rPr>
          <w:rFonts w:hint="default" w:ascii="Times New Roman" w:hAnsi="Times New Roman" w:eastAsia="Cambria" w:cs="Times New Roman"/>
          <w:i w:val="0"/>
          <w:iCs w:val="0"/>
          <w:sz w:val="28"/>
          <w:szCs w:val="28"/>
        </w:rPr>
        <w:t>.</w:t>
      </w:r>
    </w:p>
    <w:p w14:paraId="108062F2">
      <w:pPr>
        <w:spacing w:after="0" w:line="360" w:lineRule="auto"/>
        <w:jc w:val="both"/>
        <w:rPr>
          <w:rFonts w:hint="default" w:ascii="Times New Roman" w:hAnsi="Times New Roman" w:eastAsia="Cambria" w:cs="Times New Roman"/>
          <w:b/>
          <w:bCs/>
          <w:i w:val="0"/>
          <w:iCs w:val="0"/>
          <w:sz w:val="28"/>
          <w:szCs w:val="28"/>
          <w:lang w:val="fr-FR"/>
        </w:rPr>
      </w:pPr>
      <w:r>
        <w:rPr>
          <w:rFonts w:hint="default" w:ascii="Times New Roman" w:hAnsi="Times New Roman" w:eastAsia="Cambria" w:cs="Times New Roman"/>
          <w:b/>
          <w:bCs/>
          <w:i w:val="0"/>
          <w:iCs w:val="0"/>
          <w:sz w:val="28"/>
          <w:szCs w:val="28"/>
          <w:lang w:val="fr-FR"/>
        </w:rPr>
        <w:t>Train data</w:t>
      </w:r>
      <w:r>
        <w:rPr>
          <w:rFonts w:hint="default" w:ascii="Times New Roman" w:hAnsi="Times New Roman" w:eastAsia="Cambria" w:cs="Times New Roman"/>
          <w:b/>
          <w:bCs/>
          <w:i w:val="0"/>
          <w:iCs w:val="0"/>
          <w:sz w:val="28"/>
          <w:szCs w:val="28"/>
          <w:lang w:val="vi-VN"/>
        </w:rPr>
        <w:t>-</w:t>
      </w:r>
      <w:r>
        <w:rPr>
          <w:rFonts w:hint="default" w:ascii="Times New Roman" w:hAnsi="Times New Roman" w:eastAsia="Cambria" w:cs="Times New Roman"/>
          <w:b/>
          <w:bCs/>
          <w:i w:val="0"/>
          <w:iCs w:val="0"/>
          <w:sz w:val="28"/>
          <w:szCs w:val="28"/>
          <w:lang w:val="fr-FR"/>
        </w:rPr>
        <w:t>set:</w:t>
      </w:r>
    </w:p>
    <w:p w14:paraId="70654BC1">
      <w:pPr>
        <w:spacing w:after="0" w:line="360" w:lineRule="auto"/>
        <w:jc w:val="both"/>
        <w:rPr>
          <w:rFonts w:hint="default" w:ascii="Times New Roman" w:hAnsi="Times New Roman" w:eastAsia="Cambria" w:cs="Times New Roman"/>
          <w:i w:val="0"/>
          <w:iCs w:val="0"/>
          <w:sz w:val="28"/>
          <w:szCs w:val="28"/>
          <w:lang w:val="fr-FR"/>
        </w:rPr>
      </w:pPr>
    </w:p>
    <w:p w14:paraId="1507EC28">
      <w:pPr>
        <w:spacing w:after="60" w:line="360" w:lineRule="auto"/>
        <w:jc w:val="center"/>
        <w:rPr>
          <w:rFonts w:hint="default" w:ascii="Times New Roman" w:hAnsi="Times New Roman" w:eastAsia="Cambria" w:cs="Times New Roman"/>
          <w:b/>
          <w:bCs/>
          <w:i w:val="0"/>
          <w:iCs w:val="0"/>
          <w:color w:val="1B1C1D"/>
          <w:sz w:val="28"/>
          <w:szCs w:val="28"/>
          <w:lang w:val="fr-FR"/>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fr-FR"/>
        </w:rPr>
        <w:t xml:space="preserve"> IV.B.3.2.d: UD STATISTICS DESCRIPTION Train dataset.</w:t>
      </w:r>
    </w:p>
    <w:tbl>
      <w:tblPr>
        <w:tblStyle w:val="47"/>
        <w:tblW w:w="90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1265"/>
        <w:gridCol w:w="947"/>
        <w:gridCol w:w="947"/>
        <w:gridCol w:w="947"/>
        <w:gridCol w:w="947"/>
        <w:gridCol w:w="947"/>
        <w:gridCol w:w="947"/>
        <w:gridCol w:w="947"/>
      </w:tblGrid>
      <w:tr w14:paraId="28A5F4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9797EB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Metric</w:t>
            </w:r>
          </w:p>
        </w:tc>
        <w:tc>
          <w:tcPr>
            <w:tcW w:w="12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82FF39E">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Count</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D57D6E2">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Mean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A28E906">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Std</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FF17EA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Min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ECA5B5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25%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58867B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50%</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DB782A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75%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E8E3B6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Max</w:t>
            </w:r>
          </w:p>
        </w:tc>
      </w:tr>
      <w:tr w14:paraId="65C3D1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73DEE1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Accuracy</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2AFDFF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8C26DD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0.72</w:t>
            </w:r>
            <w:r>
              <w:rPr>
                <w:rFonts w:hint="default" w:ascii="Times New Roman" w:hAnsi="Times New Roman" w:eastAsia="Cambria" w:cs="Times New Roman"/>
                <w:i w:val="0"/>
                <w:iCs w:val="0"/>
                <w:color w:val="1B1C1D"/>
                <w:sz w:val="22"/>
                <w:szCs w:val="22"/>
                <w:lang w:val="vi-VN"/>
              </w:rPr>
              <w:t>77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3F12CAC">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w:t>
            </w:r>
            <w:r>
              <w:rPr>
                <w:rFonts w:hint="default" w:ascii="Times New Roman" w:hAnsi="Times New Roman" w:eastAsia="Cambria" w:cs="Times New Roman"/>
                <w:i w:val="0"/>
                <w:iCs w:val="0"/>
                <w:color w:val="1B1C1D"/>
                <w:sz w:val="22"/>
                <w:szCs w:val="22"/>
                <w:lang w:val="vi-VN"/>
              </w:rPr>
              <w:t>573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EE464C4">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4677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C501EB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910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8444730">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0.69</w:t>
            </w:r>
            <w:r>
              <w:rPr>
                <w:rFonts w:hint="default" w:ascii="Times New Roman" w:hAnsi="Times New Roman" w:eastAsia="Cambria" w:cs="Times New Roman"/>
                <w:i w:val="0"/>
                <w:iCs w:val="0"/>
                <w:color w:val="1B1C1D"/>
                <w:sz w:val="22"/>
                <w:szCs w:val="22"/>
                <w:lang w:val="vi-VN"/>
              </w:rPr>
              <w:t>73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7D21B80">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230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C9BDE17">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6FB907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42ADFC8">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Precision</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E606896">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213C42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w:t>
            </w:r>
            <w:r>
              <w:rPr>
                <w:rFonts w:hint="default" w:ascii="Times New Roman" w:hAnsi="Times New Roman" w:eastAsia="Cambria" w:cs="Times New Roman"/>
                <w:i w:val="0"/>
                <w:iCs w:val="0"/>
                <w:color w:val="1B1C1D"/>
                <w:sz w:val="22"/>
                <w:szCs w:val="22"/>
                <w:lang w:val="vi-VN"/>
              </w:rPr>
              <w:t>344</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70D335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w:t>
            </w:r>
            <w:r>
              <w:rPr>
                <w:rFonts w:hint="default" w:ascii="Times New Roman" w:hAnsi="Times New Roman" w:eastAsia="Cambria" w:cs="Times New Roman"/>
                <w:i w:val="0"/>
                <w:iCs w:val="0"/>
                <w:color w:val="1B1C1D"/>
                <w:sz w:val="22"/>
                <w:szCs w:val="22"/>
                <w:lang w:val="vi-VN"/>
              </w:rPr>
              <w:t>633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AC7F3E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21D77B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6015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FCDCCB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0.71</w:t>
            </w:r>
            <w:r>
              <w:rPr>
                <w:rFonts w:hint="default" w:ascii="Times New Roman" w:hAnsi="Times New Roman" w:eastAsia="Cambria" w:cs="Times New Roman"/>
                <w:i w:val="0"/>
                <w:iCs w:val="0"/>
                <w:color w:val="1B1C1D"/>
                <w:sz w:val="22"/>
                <w:szCs w:val="22"/>
                <w:lang w:val="vi-VN"/>
              </w:rPr>
              <w:t>11</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AB66ED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408</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0B33798">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2152B9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B18915E">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Recall</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33281C4">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38979F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7195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60275F9">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0.2</w:t>
            </w:r>
            <w:r>
              <w:rPr>
                <w:rFonts w:hint="default" w:ascii="Times New Roman" w:hAnsi="Times New Roman" w:eastAsia="Cambria" w:cs="Times New Roman"/>
                <w:i w:val="0"/>
                <w:iCs w:val="0"/>
                <w:color w:val="1B1C1D"/>
                <w:sz w:val="22"/>
                <w:szCs w:val="22"/>
                <w:lang w:val="vi-VN"/>
              </w:rPr>
              <w:t>017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8831FE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92DAD4B">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5972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5A5882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0.72</w:t>
            </w:r>
            <w:r>
              <w:rPr>
                <w:rFonts w:hint="default" w:ascii="Times New Roman" w:hAnsi="Times New Roman" w:eastAsia="Cambria" w:cs="Times New Roman"/>
                <w:i w:val="0"/>
                <w:iCs w:val="0"/>
                <w:color w:val="1B1C1D"/>
                <w:sz w:val="22"/>
                <w:szCs w:val="22"/>
                <w:lang w:val="vi-VN"/>
              </w:rPr>
              <w:t>47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8684ED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469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15BB3C3">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11214A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62A104E">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F1</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5B2ACC1">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7A7BE3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7185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C4FE7F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1831</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76E3F6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15757A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5963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C66972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0.69</w:t>
            </w:r>
            <w:r>
              <w:rPr>
                <w:rFonts w:hint="default" w:ascii="Times New Roman" w:hAnsi="Times New Roman" w:eastAsia="Cambria" w:cs="Times New Roman"/>
                <w:i w:val="0"/>
                <w:iCs w:val="0"/>
                <w:color w:val="1B1C1D"/>
                <w:sz w:val="22"/>
                <w:szCs w:val="22"/>
                <w:lang w:val="vi-VN"/>
              </w:rPr>
              <w:t>93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8D15D9B">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0.8</w:t>
            </w:r>
            <w:r>
              <w:rPr>
                <w:rFonts w:hint="default" w:ascii="Times New Roman" w:hAnsi="Times New Roman" w:eastAsia="Cambria" w:cs="Times New Roman"/>
                <w:i w:val="0"/>
                <w:iCs w:val="0"/>
                <w:color w:val="1B1C1D"/>
                <w:sz w:val="22"/>
                <w:szCs w:val="22"/>
                <w:lang w:val="vi-VN"/>
              </w:rPr>
              <w:t>260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E725933">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bl>
    <w:p w14:paraId="5C549B8B">
      <w:pPr>
        <w:spacing w:after="60" w:line="360" w:lineRule="auto"/>
        <w:jc w:val="both"/>
        <w:rPr>
          <w:rFonts w:hint="default" w:ascii="Times New Roman" w:hAnsi="Times New Roman" w:eastAsia="Cambria" w:cs="Times New Roman"/>
          <w:i w:val="0"/>
          <w:iCs w:val="0"/>
          <w:sz w:val="28"/>
          <w:szCs w:val="28"/>
        </w:rPr>
      </w:pPr>
    </w:p>
    <w:p w14:paraId="2A1849CB">
      <w:pPr>
        <w:spacing w:after="60" w:line="360" w:lineRule="auto"/>
        <w:jc w:val="both"/>
        <w:rPr>
          <w:rFonts w:hint="default" w:ascii="Times New Roman" w:hAnsi="Times New Roman" w:eastAsia="Cambria" w:cs="Times New Roman"/>
          <w:i w:val="0"/>
          <w:iCs w:val="0"/>
          <w:sz w:val="28"/>
          <w:szCs w:val="28"/>
        </w:rPr>
      </w:pPr>
    </w:p>
    <w:p w14:paraId="61639169">
      <w:pPr>
        <w:spacing w:after="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Valid data</w:t>
      </w:r>
      <w:r>
        <w:rPr>
          <w:rFonts w:hint="default" w:ascii="Times New Roman" w:hAnsi="Times New Roman" w:eastAsia="Cambria" w:cs="Times New Roman"/>
          <w:b/>
          <w:bCs/>
          <w:i w:val="0"/>
          <w:iCs w:val="0"/>
          <w:sz w:val="28"/>
          <w:szCs w:val="28"/>
          <w:lang w:val="vi-VN"/>
        </w:rPr>
        <w:t>-</w:t>
      </w:r>
      <w:r>
        <w:rPr>
          <w:rFonts w:hint="default" w:ascii="Times New Roman" w:hAnsi="Times New Roman" w:eastAsia="Cambria" w:cs="Times New Roman"/>
          <w:b/>
          <w:bCs/>
          <w:i w:val="0"/>
          <w:iCs w:val="0"/>
          <w:sz w:val="28"/>
          <w:szCs w:val="28"/>
        </w:rPr>
        <w:t>set:</w:t>
      </w:r>
    </w:p>
    <w:p w14:paraId="4FBCE0C4">
      <w:pPr>
        <w:spacing w:after="0" w:line="360" w:lineRule="auto"/>
        <w:jc w:val="both"/>
        <w:rPr>
          <w:rFonts w:hint="default" w:ascii="Times New Roman" w:hAnsi="Times New Roman" w:eastAsia="Cambria" w:cs="Times New Roman"/>
          <w:i w:val="0"/>
          <w:iCs w:val="0"/>
          <w:sz w:val="28"/>
          <w:szCs w:val="28"/>
        </w:rPr>
      </w:pPr>
    </w:p>
    <w:p w14:paraId="6D56FA52">
      <w:pPr>
        <w:spacing w:after="60" w:line="360" w:lineRule="auto"/>
        <w:jc w:val="center"/>
        <w:rPr>
          <w:rFonts w:hint="default" w:ascii="Times New Roman" w:hAnsi="Times New Roman" w:eastAsia="Arial" w:cs="Times New Roman"/>
          <w:b/>
          <w:bCs/>
          <w:i w:val="0"/>
          <w:iCs w:val="0"/>
          <w:color w:val="1B1C1D"/>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IV.B.3.2.e: UD STATISTICS DESCRIPTION Valid dataset.</w:t>
      </w:r>
    </w:p>
    <w:tbl>
      <w:tblPr>
        <w:tblStyle w:val="48"/>
        <w:tblW w:w="90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1265"/>
        <w:gridCol w:w="947"/>
        <w:gridCol w:w="947"/>
        <w:gridCol w:w="947"/>
        <w:gridCol w:w="947"/>
        <w:gridCol w:w="947"/>
        <w:gridCol w:w="947"/>
        <w:gridCol w:w="947"/>
      </w:tblGrid>
      <w:tr w14:paraId="3C3883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D38C41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Metric</w:t>
            </w:r>
          </w:p>
        </w:tc>
        <w:tc>
          <w:tcPr>
            <w:tcW w:w="12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C93F718">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Count</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061D2F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Mean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E00442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Std</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71F414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Min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731B8BB">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25%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4BECC58">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50%</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7F7031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75%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7979936">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Max</w:t>
            </w:r>
          </w:p>
        </w:tc>
      </w:tr>
      <w:tr w14:paraId="550987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0EA56F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Accuracy</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510D063">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0C11D8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0.55</w:t>
            </w:r>
            <w:r>
              <w:rPr>
                <w:rFonts w:hint="default" w:ascii="Times New Roman" w:hAnsi="Times New Roman" w:eastAsia="Cambria" w:cs="Times New Roman"/>
                <w:i w:val="0"/>
                <w:iCs w:val="0"/>
                <w:color w:val="1B1C1D"/>
                <w:sz w:val="22"/>
                <w:szCs w:val="22"/>
                <w:lang w:val="vi-VN"/>
              </w:rPr>
              <w:t>46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59044A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w:t>
            </w:r>
            <w:r>
              <w:rPr>
                <w:rFonts w:hint="default" w:ascii="Times New Roman" w:hAnsi="Times New Roman" w:eastAsia="Cambria" w:cs="Times New Roman"/>
                <w:i w:val="0"/>
                <w:iCs w:val="0"/>
                <w:color w:val="1B1C1D"/>
                <w:sz w:val="22"/>
                <w:szCs w:val="22"/>
                <w:lang w:val="vi-VN"/>
              </w:rPr>
              <w:t>394</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21A1BE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0.0</w:t>
            </w:r>
            <w:r>
              <w:rPr>
                <w:rFonts w:hint="default" w:ascii="Times New Roman" w:hAnsi="Times New Roman" w:eastAsia="Cambria" w:cs="Times New Roman"/>
                <w:i w:val="0"/>
                <w:iCs w:val="0"/>
                <w:color w:val="1B1C1D"/>
                <w:sz w:val="22"/>
                <w:szCs w:val="22"/>
                <w:lang w:val="vi-VN"/>
              </w:rPr>
              <w:t>222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58F7D7B">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0.4</w:t>
            </w:r>
            <w:r>
              <w:rPr>
                <w:rFonts w:hint="default" w:ascii="Times New Roman" w:hAnsi="Times New Roman" w:eastAsia="Cambria" w:cs="Times New Roman"/>
                <w:i w:val="0"/>
                <w:iCs w:val="0"/>
                <w:color w:val="1B1C1D"/>
                <w:sz w:val="22"/>
                <w:szCs w:val="22"/>
                <w:lang w:val="vi-VN"/>
              </w:rPr>
              <w:t>778</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F272FF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0.5333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017521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0.6000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B026C0D">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55735A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DD9BC52">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Precision</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43F5BEE">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90DA794">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884</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F05171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0.2</w:t>
            </w:r>
            <w:r>
              <w:rPr>
                <w:rFonts w:hint="default" w:ascii="Times New Roman" w:hAnsi="Times New Roman" w:eastAsia="Cambria" w:cs="Times New Roman"/>
                <w:i w:val="0"/>
                <w:iCs w:val="0"/>
                <w:color w:val="1B1C1D"/>
                <w:sz w:val="22"/>
                <w:szCs w:val="22"/>
                <w:lang w:val="vi-VN"/>
              </w:rPr>
              <w:t>279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6055B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D16136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102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617F6F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926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53A49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0.70</w:t>
            </w:r>
            <w:r>
              <w:rPr>
                <w:rFonts w:hint="default" w:ascii="Times New Roman" w:hAnsi="Times New Roman" w:eastAsia="Cambria" w:cs="Times New Roman"/>
                <w:i w:val="0"/>
                <w:iCs w:val="0"/>
                <w:color w:val="1B1C1D"/>
                <w:sz w:val="22"/>
                <w:szCs w:val="22"/>
                <w:lang w:val="vi-VN"/>
              </w:rPr>
              <w:t>7</w:t>
            </w:r>
            <w:r>
              <w:rPr>
                <w:rFonts w:hint="default" w:ascii="Times New Roman" w:hAnsi="Times New Roman" w:eastAsia="Cambria" w:cs="Times New Roman"/>
                <w:i w:val="0"/>
                <w:iCs w:val="0"/>
                <w:color w:val="1B1C1D"/>
                <w:sz w:val="22"/>
                <w:szCs w:val="22"/>
              </w:rPr>
              <w:t>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AFA3F98">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47EB91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30CBB8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Recall</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47B74D6">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829F868">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777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95D2BA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340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BC596B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2F1FF73">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3265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9FB37A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955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E98631F">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9044</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D37ECB9">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7EFAE4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6CF6AB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F1</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BBB7EE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2860.0000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74AA42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430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20076B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0.2</w:t>
            </w:r>
            <w:r>
              <w:rPr>
                <w:rFonts w:hint="default" w:ascii="Times New Roman" w:hAnsi="Times New Roman" w:eastAsia="Cambria" w:cs="Times New Roman"/>
                <w:i w:val="0"/>
                <w:iCs w:val="0"/>
                <w:color w:val="1B1C1D"/>
                <w:sz w:val="22"/>
                <w:szCs w:val="22"/>
                <w:lang w:val="vi-VN"/>
              </w:rPr>
              <w:t>642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3F6E4AA">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B1556A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4058</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A4E981A">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936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24D281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7286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BA25D45">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bl>
    <w:p w14:paraId="0D03AD85">
      <w:pPr>
        <w:spacing w:after="60" w:line="360" w:lineRule="auto"/>
        <w:jc w:val="both"/>
        <w:rPr>
          <w:rFonts w:hint="default" w:ascii="Times New Roman" w:hAnsi="Times New Roman" w:eastAsia="Cambria" w:cs="Times New Roman"/>
          <w:i w:val="0"/>
          <w:iCs w:val="0"/>
          <w:sz w:val="28"/>
          <w:szCs w:val="28"/>
        </w:rPr>
      </w:pPr>
    </w:p>
    <w:p w14:paraId="04B04BD4">
      <w:pPr>
        <w:spacing w:after="60" w:line="360" w:lineRule="auto"/>
        <w:jc w:val="both"/>
        <w:rPr>
          <w:rFonts w:hint="default" w:ascii="Times New Roman" w:hAnsi="Times New Roman" w:eastAsia="Cambria" w:cs="Times New Roman"/>
          <w:i w:val="0"/>
          <w:iCs w:val="0"/>
          <w:sz w:val="28"/>
          <w:szCs w:val="28"/>
        </w:rPr>
      </w:pPr>
    </w:p>
    <w:p w14:paraId="3EF3D594">
      <w:pPr>
        <w:spacing w:after="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Test data</w:t>
      </w:r>
      <w:r>
        <w:rPr>
          <w:rFonts w:hint="default" w:ascii="Times New Roman" w:hAnsi="Times New Roman" w:eastAsia="Cambria" w:cs="Times New Roman"/>
          <w:b/>
          <w:bCs/>
          <w:i w:val="0"/>
          <w:iCs w:val="0"/>
          <w:sz w:val="28"/>
          <w:szCs w:val="28"/>
          <w:lang w:val="vi-VN"/>
        </w:rPr>
        <w:t>-</w:t>
      </w:r>
      <w:r>
        <w:rPr>
          <w:rFonts w:hint="default" w:ascii="Times New Roman" w:hAnsi="Times New Roman" w:eastAsia="Cambria" w:cs="Times New Roman"/>
          <w:b/>
          <w:bCs/>
          <w:i w:val="0"/>
          <w:iCs w:val="0"/>
          <w:sz w:val="28"/>
          <w:szCs w:val="28"/>
        </w:rPr>
        <w:t>set:</w:t>
      </w:r>
    </w:p>
    <w:p w14:paraId="7C5147C6">
      <w:pPr>
        <w:spacing w:after="0" w:line="360" w:lineRule="auto"/>
        <w:jc w:val="both"/>
        <w:rPr>
          <w:rFonts w:hint="default" w:ascii="Times New Roman" w:hAnsi="Times New Roman" w:eastAsia="Cambria" w:cs="Times New Roman"/>
          <w:b/>
          <w:bCs/>
          <w:i w:val="0"/>
          <w:iCs w:val="0"/>
          <w:sz w:val="28"/>
          <w:szCs w:val="28"/>
        </w:rPr>
      </w:pPr>
    </w:p>
    <w:p w14:paraId="5992C8BF">
      <w:pPr>
        <w:spacing w:after="60" w:line="360" w:lineRule="auto"/>
        <w:jc w:val="center"/>
        <w:rPr>
          <w:rFonts w:hint="default" w:ascii="Times New Roman" w:hAnsi="Times New Roman" w:eastAsia="Arial" w:cs="Times New Roman"/>
          <w:b/>
          <w:bCs/>
          <w:i w:val="0"/>
          <w:iCs w:val="0"/>
          <w:color w:val="1B1C1D"/>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 xml:space="preserve">IV.B.3.2.f: UD STATISTICS DESCRIPTION </w:t>
      </w:r>
      <w:r>
        <w:rPr>
          <w:rFonts w:hint="default" w:ascii="Times New Roman" w:hAnsi="Times New Roman" w:eastAsia="Cambria" w:cs="Times New Roman"/>
          <w:b/>
          <w:bCs/>
          <w:i w:val="0"/>
          <w:iCs w:val="0"/>
          <w:sz w:val="28"/>
          <w:szCs w:val="28"/>
          <w:lang w:val="vi-VN"/>
        </w:rPr>
        <w:t xml:space="preserve">new </w:t>
      </w:r>
      <w:r>
        <w:rPr>
          <w:rFonts w:hint="default" w:ascii="Times New Roman" w:hAnsi="Times New Roman" w:eastAsia="Cambria" w:cs="Times New Roman"/>
          <w:b/>
          <w:bCs/>
          <w:i w:val="0"/>
          <w:iCs w:val="0"/>
          <w:sz w:val="28"/>
          <w:szCs w:val="28"/>
        </w:rPr>
        <w:t>test dataset.</w:t>
      </w:r>
    </w:p>
    <w:tbl>
      <w:tblPr>
        <w:tblStyle w:val="49"/>
        <w:tblW w:w="904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1265"/>
        <w:gridCol w:w="947"/>
        <w:gridCol w:w="947"/>
        <w:gridCol w:w="947"/>
        <w:gridCol w:w="947"/>
        <w:gridCol w:w="947"/>
        <w:gridCol w:w="947"/>
        <w:gridCol w:w="947"/>
      </w:tblGrid>
      <w:tr w14:paraId="0488C4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A5E0A1C">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Metric</w:t>
            </w:r>
          </w:p>
        </w:tc>
        <w:tc>
          <w:tcPr>
            <w:tcW w:w="12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0A8495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Count</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68273AC">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Mean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62C36EC">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Std</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949190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Min</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1E31005">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25%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BA2507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50%</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10C4CEB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75%</w:t>
            </w:r>
          </w:p>
        </w:tc>
        <w:tc>
          <w:tcPr>
            <w:tcW w:w="947"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413C049">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Max</w:t>
            </w:r>
          </w:p>
        </w:tc>
      </w:tr>
      <w:tr w14:paraId="49B230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F4B985C">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Accuracy</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C48677">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w:t>
            </w:r>
            <w:r>
              <w:rPr>
                <w:rFonts w:hint="default" w:ascii="Times New Roman" w:hAnsi="Times New Roman" w:eastAsia="Cambria" w:cs="Times New Roman"/>
                <w:i w:val="0"/>
                <w:iCs w:val="0"/>
                <w:color w:val="1B1C1D"/>
                <w:sz w:val="22"/>
                <w:szCs w:val="22"/>
                <w:lang w:val="vi-VN"/>
              </w:rPr>
              <w:t>56</w:t>
            </w:r>
            <w:r>
              <w:rPr>
                <w:rFonts w:hint="default" w:ascii="Times New Roman" w:hAnsi="Times New Roman" w:eastAsia="Cambria" w:cs="Times New Roman"/>
                <w:i w:val="0"/>
                <w:iCs w:val="0"/>
                <w:color w:val="1B1C1D"/>
                <w:sz w:val="22"/>
                <w:szCs w:val="22"/>
              </w:rPr>
              <w:t>.0000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476131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496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D5148A7">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0.1</w:t>
            </w:r>
            <w:r>
              <w:rPr>
                <w:rFonts w:hint="default" w:ascii="Times New Roman" w:hAnsi="Times New Roman" w:eastAsia="Cambria" w:cs="Times New Roman"/>
                <w:i w:val="0"/>
                <w:iCs w:val="0"/>
                <w:color w:val="1B1C1D"/>
                <w:sz w:val="22"/>
                <w:szCs w:val="22"/>
                <w:lang w:val="vi-VN"/>
              </w:rPr>
              <w:t>781</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45D1B83">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0.0</w:t>
            </w:r>
            <w:r>
              <w:rPr>
                <w:rFonts w:hint="default" w:ascii="Times New Roman" w:hAnsi="Times New Roman" w:eastAsia="Cambria" w:cs="Times New Roman"/>
                <w:i w:val="0"/>
                <w:iCs w:val="0"/>
                <w:color w:val="1B1C1D"/>
                <w:sz w:val="22"/>
                <w:szCs w:val="22"/>
                <w:lang w:val="vi-VN"/>
              </w:rPr>
              <w:t>227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18052E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0.4</w:t>
            </w:r>
            <w:r>
              <w:rPr>
                <w:rFonts w:hint="default" w:ascii="Times New Roman" w:hAnsi="Times New Roman" w:eastAsia="Cambria" w:cs="Times New Roman"/>
                <w:i w:val="0"/>
                <w:iCs w:val="0"/>
                <w:color w:val="1B1C1D"/>
                <w:sz w:val="22"/>
                <w:szCs w:val="22"/>
                <w:lang w:val="vi-VN"/>
              </w:rPr>
              <w:t>545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DD999A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227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BC73752">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0.6</w:t>
            </w:r>
            <w:r>
              <w:rPr>
                <w:rFonts w:hint="default" w:ascii="Times New Roman" w:hAnsi="Times New Roman" w:eastAsia="Cambria" w:cs="Times New Roman"/>
                <w:i w:val="0"/>
                <w:iCs w:val="0"/>
                <w:color w:val="1B1C1D"/>
                <w:sz w:val="22"/>
                <w:szCs w:val="22"/>
                <w:lang w:val="vi-VN"/>
              </w:rPr>
              <w:t>136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E8FCE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0.97</w:t>
            </w:r>
            <w:r>
              <w:rPr>
                <w:rFonts w:hint="default" w:ascii="Times New Roman" w:hAnsi="Times New Roman" w:eastAsia="Cambria" w:cs="Times New Roman"/>
                <w:i w:val="0"/>
                <w:iCs w:val="0"/>
                <w:color w:val="1B1C1D"/>
                <w:sz w:val="22"/>
                <w:szCs w:val="22"/>
                <w:lang w:val="vi-VN"/>
              </w:rPr>
              <w:t>73</w:t>
            </w:r>
          </w:p>
        </w:tc>
      </w:tr>
      <w:tr w14:paraId="3E25A2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421910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Precision</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079379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w:t>
            </w:r>
            <w:r>
              <w:rPr>
                <w:rFonts w:hint="default" w:ascii="Times New Roman" w:hAnsi="Times New Roman" w:eastAsia="Cambria" w:cs="Times New Roman"/>
                <w:i w:val="0"/>
                <w:iCs w:val="0"/>
                <w:color w:val="1B1C1D"/>
                <w:sz w:val="22"/>
                <w:szCs w:val="22"/>
                <w:lang w:val="vi-VN"/>
              </w:rPr>
              <w:t>56</w:t>
            </w:r>
            <w:r>
              <w:rPr>
                <w:rFonts w:hint="default" w:ascii="Times New Roman" w:hAnsi="Times New Roman" w:eastAsia="Cambria" w:cs="Times New Roman"/>
                <w:i w:val="0"/>
                <w:iCs w:val="0"/>
                <w:color w:val="1B1C1D"/>
                <w:sz w:val="22"/>
                <w:szCs w:val="22"/>
              </w:rPr>
              <w:t>.0000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636B4C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0.50</w:t>
            </w:r>
            <w:r>
              <w:rPr>
                <w:rFonts w:hint="default" w:ascii="Times New Roman" w:hAnsi="Times New Roman" w:eastAsia="Cambria" w:cs="Times New Roman"/>
                <w:i w:val="0"/>
                <w:iCs w:val="0"/>
                <w:color w:val="1B1C1D"/>
                <w:sz w:val="22"/>
                <w:szCs w:val="22"/>
                <w:lang w:val="vi-VN"/>
              </w:rPr>
              <w:t>63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CD63B80">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3114</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9F95C57">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2E1F11B">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500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18E3A3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484</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61D2A7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7087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A5F486">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47AB56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669834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Recall</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BDEFE90">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w:t>
            </w:r>
            <w:r>
              <w:rPr>
                <w:rFonts w:hint="default" w:ascii="Times New Roman" w:hAnsi="Times New Roman" w:eastAsia="Cambria" w:cs="Times New Roman"/>
                <w:i w:val="0"/>
                <w:iCs w:val="0"/>
                <w:color w:val="1B1C1D"/>
                <w:sz w:val="22"/>
                <w:szCs w:val="22"/>
                <w:lang w:val="vi-VN"/>
              </w:rPr>
              <w:t>56</w:t>
            </w:r>
            <w:r>
              <w:rPr>
                <w:rFonts w:hint="default" w:ascii="Times New Roman" w:hAnsi="Times New Roman" w:eastAsia="Cambria" w:cs="Times New Roman"/>
                <w:i w:val="0"/>
                <w:iCs w:val="0"/>
                <w:color w:val="1B1C1D"/>
                <w:sz w:val="22"/>
                <w:szCs w:val="22"/>
              </w:rPr>
              <w:t>.0000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63387BC">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0.5</w:t>
            </w:r>
            <w:r>
              <w:rPr>
                <w:rFonts w:hint="default" w:ascii="Times New Roman" w:hAnsi="Times New Roman" w:eastAsia="Cambria" w:cs="Times New Roman"/>
                <w:i w:val="0"/>
                <w:iCs w:val="0"/>
                <w:color w:val="1B1C1D"/>
                <w:sz w:val="22"/>
                <w:szCs w:val="22"/>
                <w:lang w:val="vi-VN"/>
              </w:rPr>
              <w:t>342</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635DD7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4047</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D9C6DEF">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766C87E">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0833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3599EAD">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5600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BDE552">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3AB2E8B">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1.0000</w:t>
            </w:r>
          </w:p>
        </w:tc>
      </w:tr>
      <w:tr w14:paraId="010D67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115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A230E4B">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cs="Times New Roman"/>
                <w:b/>
                <w:i w:val="0"/>
                <w:iCs w:val="0"/>
                <w:color w:val="1B1C1D"/>
                <w:sz w:val="22"/>
                <w:szCs w:val="22"/>
              </w:rPr>
              <w:t>F1</w:t>
            </w:r>
          </w:p>
        </w:tc>
        <w:tc>
          <w:tcPr>
            <w:tcW w:w="12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1327694">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28</w:t>
            </w:r>
            <w:r>
              <w:rPr>
                <w:rFonts w:hint="default" w:ascii="Times New Roman" w:hAnsi="Times New Roman" w:eastAsia="Cambria" w:cs="Times New Roman"/>
                <w:i w:val="0"/>
                <w:iCs w:val="0"/>
                <w:color w:val="1B1C1D"/>
                <w:sz w:val="22"/>
                <w:szCs w:val="22"/>
                <w:lang w:val="vi-VN"/>
              </w:rPr>
              <w:t>56</w:t>
            </w:r>
            <w:r>
              <w:rPr>
                <w:rFonts w:hint="default" w:ascii="Times New Roman" w:hAnsi="Times New Roman" w:eastAsia="Cambria" w:cs="Times New Roman"/>
                <w:i w:val="0"/>
                <w:iCs w:val="0"/>
                <w:color w:val="1B1C1D"/>
                <w:sz w:val="22"/>
                <w:szCs w:val="22"/>
              </w:rPr>
              <w:t>.0000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1ACD4B1">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4750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025CD37">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0.3</w:t>
            </w:r>
            <w:r>
              <w:rPr>
                <w:rFonts w:hint="default" w:ascii="Times New Roman" w:hAnsi="Times New Roman" w:eastAsia="Cambria" w:cs="Times New Roman"/>
                <w:i w:val="0"/>
                <w:iCs w:val="0"/>
                <w:color w:val="1B1C1D"/>
                <w:sz w:val="22"/>
                <w:szCs w:val="22"/>
                <w:lang w:val="vi-VN"/>
              </w:rPr>
              <w:t>296</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E695BF0">
            <w:pPr>
              <w:spacing w:after="480" w:line="36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0.0000</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BD5F69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1429</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5256016">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cs="Times New Roman"/>
                <w:i w:val="0"/>
                <w:iCs w:val="0"/>
                <w:color w:val="1B1C1D"/>
                <w:sz w:val="22"/>
                <w:szCs w:val="22"/>
                <w:lang w:val="vi-VN"/>
              </w:rPr>
              <w:t>5455</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33470D5">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0.73</w:t>
            </w:r>
            <w:r>
              <w:rPr>
                <w:rFonts w:hint="default" w:ascii="Times New Roman" w:hAnsi="Times New Roman" w:eastAsia="Cambria" w:cs="Times New Roman"/>
                <w:i w:val="0"/>
                <w:iCs w:val="0"/>
                <w:color w:val="1B1C1D"/>
                <w:sz w:val="22"/>
                <w:szCs w:val="22"/>
                <w:lang w:val="vi-VN"/>
              </w:rPr>
              <w:t>53</w:t>
            </w:r>
          </w:p>
        </w:tc>
        <w:tc>
          <w:tcPr>
            <w:tcW w:w="947"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E67D2C">
            <w:pPr>
              <w:spacing w:after="480" w:line="36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0.98</w:t>
            </w:r>
            <w:r>
              <w:rPr>
                <w:rFonts w:hint="default" w:ascii="Times New Roman" w:hAnsi="Times New Roman" w:eastAsia="Cambria" w:cs="Times New Roman"/>
                <w:i w:val="0"/>
                <w:iCs w:val="0"/>
                <w:color w:val="1B1C1D"/>
                <w:sz w:val="22"/>
                <w:szCs w:val="22"/>
                <w:lang w:val="vi-VN"/>
              </w:rPr>
              <w:t>85</w:t>
            </w:r>
          </w:p>
        </w:tc>
      </w:tr>
    </w:tbl>
    <w:p w14:paraId="3DA52A81">
      <w:pPr>
        <w:spacing w:after="60" w:line="360" w:lineRule="auto"/>
        <w:jc w:val="both"/>
        <w:rPr>
          <w:rFonts w:hint="default" w:ascii="Times New Roman" w:hAnsi="Times New Roman" w:eastAsia="Cambria" w:cs="Times New Roman"/>
          <w:i w:val="0"/>
          <w:iCs w:val="0"/>
          <w:sz w:val="28"/>
          <w:szCs w:val="28"/>
        </w:rPr>
      </w:pPr>
    </w:p>
    <w:p w14:paraId="498488C4">
      <w:pPr>
        <w:spacing w:after="0" w:line="360" w:lineRule="auto"/>
        <w:jc w:val="both"/>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 Average score of all models by BB, UD</w:t>
      </w:r>
    </w:p>
    <w:p w14:paraId="6FD778FB">
      <w:pPr>
        <w:spacing w:after="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2305" cy="4034155"/>
            <wp:effectExtent l="0" t="0" r="10795" b="4445"/>
            <wp:docPr id="397" name="Picture 397" descr="ScreenShot_2025052715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397" descr="ScreenShot_20250527155013"/>
                    <pic:cNvPicPr>
                      <a:picLocks noChangeAspect="1"/>
                    </pic:cNvPicPr>
                  </pic:nvPicPr>
                  <pic:blipFill>
                    <a:blip r:embed="rId403"/>
                    <a:stretch>
                      <a:fillRect/>
                    </a:stretch>
                  </pic:blipFill>
                  <pic:spPr>
                    <a:xfrm>
                      <a:off x="0" y="0"/>
                      <a:ext cx="5742305" cy="4034155"/>
                    </a:xfrm>
                    <a:prstGeom prst="rect">
                      <a:avLst/>
                    </a:prstGeom>
                  </pic:spPr>
                </pic:pic>
              </a:graphicData>
            </a:graphic>
          </wp:inline>
        </w:drawing>
      </w:r>
    </w:p>
    <w:p w14:paraId="1A24CC67">
      <w:pPr>
        <w:spacing w:after="6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Figure IV.B.3.2: Average score of all models by BB, UD.</w:t>
      </w:r>
    </w:p>
    <w:p w14:paraId="50064A5F">
      <w:pPr>
        <w:spacing w:after="60" w:line="360" w:lineRule="auto"/>
        <w:jc w:val="both"/>
        <w:rPr>
          <w:rFonts w:hint="default" w:ascii="Times New Roman" w:hAnsi="Times New Roman" w:eastAsia="Cambria" w:cs="Times New Roman"/>
          <w:b/>
          <w:bCs/>
          <w:i w:val="0"/>
          <w:iCs w:val="0"/>
          <w:color w:val="C00000"/>
          <w:sz w:val="28"/>
          <w:szCs w:val="28"/>
          <w:u w:val="single"/>
          <w:lang w:val="vi-VN"/>
        </w:rPr>
      </w:pPr>
    </w:p>
    <w:p w14:paraId="1D2C6CE7">
      <w:pPr>
        <w:pStyle w:val="6"/>
        <w:bidi w:val="0"/>
        <w:rPr>
          <w:rFonts w:hint="default" w:ascii="Times New Roman" w:hAnsi="Times New Roman" w:cs="Times New Roman"/>
          <w:i w:val="0"/>
          <w:iCs w:val="0"/>
          <w:lang w:val="vi-VN"/>
        </w:rPr>
      </w:pPr>
      <w:bookmarkStart w:id="153" w:name="_Toc19821"/>
      <w:r>
        <w:rPr>
          <w:rFonts w:hint="default" w:ascii="Times New Roman" w:hAnsi="Times New Roman" w:cs="Times New Roman"/>
          <w:i w:val="0"/>
          <w:iCs w:val="0"/>
          <w:lang w:val="vi-VN"/>
        </w:rPr>
        <w:t>About each model:</w:t>
      </w:r>
      <w:bookmarkEnd w:id="153"/>
    </w:p>
    <w:p w14:paraId="3F81930E">
      <w:pPr>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Based on the results in the tables, the SVM model demonstrates outstanding performance in both the BB and UD tasks. Specifically, in the BB task, SVM achieves an F1-score of 0.500861 on the test set, which is relatively competitive with LSTM (0.564579) and Transformer (0.567880). In the UD task, however, SVM achieves an F1-score of 0.628251 — the highest among all models. This indicates that SVM is an effective choice for both general and user-specific contexts.</w:t>
      </w:r>
    </w:p>
    <w:p w14:paraId="03828E30">
      <w:pPr>
        <w:rPr>
          <w:rFonts w:hint="default" w:ascii="Times New Roman" w:hAnsi="Times New Roman" w:cs="Times New Roman"/>
          <w:sz w:val="28"/>
          <w:szCs w:val="28"/>
          <w:lang w:val="vi-VN"/>
        </w:rPr>
      </w:pPr>
    </w:p>
    <w:p w14:paraId="7EE9AD3C">
      <w:pPr>
        <w:ind w:firstLine="7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On the other hand, the Transformer and LSTM models perform quite well in the BB task with F1-scores of 0.567880 and 0.564579 respectively, but their performance drops significantly in the UD task, down to around 0.403281 and 0.378944 on the test set. The Logistic Regression model shows average performance across both tasks, with F1-scores of 0.549096 (BB) and 0.489431 (UD). Overall, SVM is the most stable and effective model, especially in user-dependent scenarios. I believe classification algorithms are well-suited for this type of classification problem. To achieve higher performance, we can consider improving input data engineering and experimenting with new model architectures based on Transformers trained on the entire data-set to fully leverage the power of the algorithm. After is result of </w:t>
      </w:r>
      <w:r>
        <w:rPr>
          <w:rFonts w:hint="default" w:ascii="Times New Roman" w:hAnsi="Times New Roman" w:cs="Times New Roman"/>
          <w:i w:val="0"/>
          <w:iCs w:val="0"/>
          <w:lang w:val="vi-VN"/>
        </w:rPr>
        <w:t>each model</w:t>
      </w:r>
    </w:p>
    <w:p w14:paraId="72AC1256">
      <w:pPr>
        <w:rPr>
          <w:rFonts w:hint="default"/>
          <w:lang w:val="vi-VN"/>
        </w:rPr>
      </w:pPr>
      <w:r>
        <w:rPr>
          <w:rFonts w:hint="default"/>
          <w:lang w:val="vi-VN"/>
        </w:rPr>
        <w:t>BB:</w:t>
      </w:r>
    </w:p>
    <w:p w14:paraId="5DC0DC48">
      <w:pPr>
        <w:spacing w:after="60" w:line="360" w:lineRule="auto"/>
        <w:jc w:val="center"/>
        <w:rPr>
          <w:rFonts w:hint="default" w:ascii="Times New Roman" w:hAnsi="Times New Roman" w:eastAsia="Arial" w:cs="Times New Roman"/>
          <w:b/>
          <w:bCs/>
          <w:i w:val="0"/>
          <w:iCs w:val="0"/>
          <w:color w:val="1B1C1D"/>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w:t>
      </w:r>
      <w:r>
        <w:rPr>
          <w:rFonts w:hint="default" w:ascii="Times New Roman" w:hAnsi="Times New Roman" w:eastAsia="Cambria" w:cs="Times New Roman"/>
          <w:b/>
          <w:bCs/>
          <w:i w:val="0"/>
          <w:iCs w:val="0"/>
          <w:sz w:val="28"/>
          <w:szCs w:val="28"/>
          <w:lang w:val="vi-VN"/>
        </w:rPr>
        <w:t>g</w:t>
      </w:r>
      <w:r>
        <w:rPr>
          <w:rFonts w:hint="default" w:ascii="Times New Roman" w:hAnsi="Times New Roman" w:eastAsia="Cambria" w:cs="Times New Roman"/>
          <w:b/>
          <w:bCs/>
          <w:i w:val="0"/>
          <w:iCs w:val="0"/>
          <w:sz w:val="28"/>
          <w:szCs w:val="28"/>
        </w:rPr>
        <w:t>:</w:t>
      </w:r>
      <w:r>
        <w:rPr>
          <w:rFonts w:hint="default" w:ascii="Times New Roman" w:hAnsi="Times New Roman" w:eastAsia="Cambria" w:cs="Times New Roman"/>
          <w:b/>
          <w:bCs/>
          <w:i w:val="0"/>
          <w:iCs w:val="0"/>
          <w:sz w:val="28"/>
          <w:szCs w:val="28"/>
          <w:lang w:val="vi-VN"/>
        </w:rPr>
        <w:t xml:space="preserve"> TRAIN BB Model</w:t>
      </w:r>
      <w:r>
        <w:rPr>
          <w:rFonts w:hint="default" w:ascii="Times New Roman" w:hAnsi="Times New Roman" w:eastAsia="Cambria" w:cs="Times New Roman"/>
          <w:b/>
          <w:bCs/>
          <w:i w:val="0"/>
          <w:iCs w:val="0"/>
          <w:sz w:val="28"/>
          <w:szCs w:val="28"/>
        </w:rPr>
        <w:t>.</w:t>
      </w:r>
    </w:p>
    <w:tbl>
      <w:tblPr>
        <w:tblStyle w:val="49"/>
        <w:tblW w:w="91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9"/>
        <w:gridCol w:w="1963"/>
        <w:gridCol w:w="1412"/>
        <w:gridCol w:w="1750"/>
        <w:gridCol w:w="1975"/>
      </w:tblGrid>
      <w:tr w14:paraId="442EF9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CEEE84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Model</w:t>
            </w:r>
          </w:p>
        </w:tc>
        <w:tc>
          <w:tcPr>
            <w:tcW w:w="19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7916CF2">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Accuracy</w:t>
            </w:r>
          </w:p>
        </w:tc>
        <w:tc>
          <w:tcPr>
            <w:tcW w:w="1412"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3EBE5C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Precision</w:t>
            </w:r>
          </w:p>
        </w:tc>
        <w:tc>
          <w:tcPr>
            <w:tcW w:w="175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95CC15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Recall</w:t>
            </w:r>
          </w:p>
        </w:tc>
        <w:tc>
          <w:tcPr>
            <w:tcW w:w="197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0DA57D7">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F1</w:t>
            </w:r>
          </w:p>
        </w:tc>
      </w:tr>
      <w:tr w14:paraId="44F4F6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3758288">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logistic_regression</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7E2519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889758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1D2017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887564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4AAD79F">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889758</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980E2A0">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883966</w:t>
            </w:r>
          </w:p>
        </w:tc>
      </w:tr>
      <w:tr w14:paraId="53F7CF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A5F819F">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lstm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A9719DD">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817888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958B1E3">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804701</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3F8D67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817888</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DEFEB82">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789615</w:t>
            </w:r>
          </w:p>
        </w:tc>
      </w:tr>
      <w:tr w14:paraId="2B7560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96FDB19">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svm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68328E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896488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4DC2BFA">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900224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86E6881">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896488</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4032F33">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892372</w:t>
            </w:r>
          </w:p>
        </w:tc>
      </w:tr>
      <w:tr w14:paraId="6702E4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326D6CD">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transformer</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E989F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787603</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F2A36E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803699</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65FCC4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787603</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05897C9">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768597</w:t>
            </w:r>
          </w:p>
        </w:tc>
      </w:tr>
    </w:tbl>
    <w:p w14:paraId="02FD1D2A">
      <w:pPr>
        <w:spacing w:after="60" w:line="360" w:lineRule="auto"/>
        <w:jc w:val="both"/>
        <w:rPr>
          <w:rFonts w:hint="default" w:ascii="Times New Roman" w:hAnsi="Times New Roman" w:eastAsia="Cambria" w:cs="Times New Roman"/>
          <w:i w:val="0"/>
          <w:iCs w:val="0"/>
          <w:sz w:val="28"/>
          <w:szCs w:val="28"/>
        </w:rPr>
      </w:pPr>
    </w:p>
    <w:p w14:paraId="301EFDA6">
      <w:pPr>
        <w:spacing w:after="60" w:line="360" w:lineRule="auto"/>
        <w:jc w:val="center"/>
        <w:rPr>
          <w:rFonts w:hint="default" w:ascii="Times New Roman" w:hAnsi="Times New Roman" w:eastAsia="Arial" w:cs="Times New Roman"/>
          <w:b/>
          <w:bCs/>
          <w:i w:val="0"/>
          <w:iCs w:val="0"/>
          <w:color w:val="1B1C1D"/>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w:t>
      </w:r>
      <w:r>
        <w:rPr>
          <w:rFonts w:hint="default" w:ascii="Times New Roman" w:hAnsi="Times New Roman" w:eastAsia="Cambria" w:cs="Times New Roman"/>
          <w:b/>
          <w:bCs/>
          <w:i w:val="0"/>
          <w:iCs w:val="0"/>
          <w:sz w:val="28"/>
          <w:szCs w:val="28"/>
          <w:lang w:val="vi-VN"/>
        </w:rPr>
        <w:t>h</w:t>
      </w:r>
      <w:r>
        <w:rPr>
          <w:rFonts w:hint="default" w:ascii="Times New Roman" w:hAnsi="Times New Roman" w:eastAsia="Cambria" w:cs="Times New Roman"/>
          <w:b/>
          <w:bCs/>
          <w:i w:val="0"/>
          <w:iCs w:val="0"/>
          <w:sz w:val="28"/>
          <w:szCs w:val="28"/>
        </w:rPr>
        <w:t>:</w:t>
      </w:r>
      <w:r>
        <w:rPr>
          <w:rFonts w:hint="default" w:ascii="Times New Roman" w:hAnsi="Times New Roman" w:eastAsia="Cambria" w:cs="Times New Roman"/>
          <w:b/>
          <w:bCs/>
          <w:i w:val="0"/>
          <w:iCs w:val="0"/>
          <w:sz w:val="28"/>
          <w:szCs w:val="28"/>
          <w:lang w:val="vi-VN"/>
        </w:rPr>
        <w:t xml:space="preserve"> VALID BB Model</w:t>
      </w:r>
      <w:r>
        <w:rPr>
          <w:rFonts w:hint="default" w:ascii="Times New Roman" w:hAnsi="Times New Roman" w:eastAsia="Cambria" w:cs="Times New Roman"/>
          <w:b/>
          <w:bCs/>
          <w:i w:val="0"/>
          <w:iCs w:val="0"/>
          <w:sz w:val="28"/>
          <w:szCs w:val="28"/>
        </w:rPr>
        <w:t>.</w:t>
      </w:r>
    </w:p>
    <w:tbl>
      <w:tblPr>
        <w:tblStyle w:val="49"/>
        <w:tblW w:w="91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9"/>
        <w:gridCol w:w="1963"/>
        <w:gridCol w:w="1412"/>
        <w:gridCol w:w="1750"/>
        <w:gridCol w:w="1975"/>
      </w:tblGrid>
      <w:tr w14:paraId="27C110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D11DD1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Model</w:t>
            </w:r>
          </w:p>
        </w:tc>
        <w:tc>
          <w:tcPr>
            <w:tcW w:w="19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84591C4">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Accuracy</w:t>
            </w:r>
          </w:p>
        </w:tc>
        <w:tc>
          <w:tcPr>
            <w:tcW w:w="1412"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F56064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Precision</w:t>
            </w:r>
          </w:p>
        </w:tc>
        <w:tc>
          <w:tcPr>
            <w:tcW w:w="175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B708172">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Recall</w:t>
            </w:r>
          </w:p>
        </w:tc>
        <w:tc>
          <w:tcPr>
            <w:tcW w:w="197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221FE3F">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F1</w:t>
            </w:r>
          </w:p>
        </w:tc>
      </w:tr>
      <w:tr w14:paraId="2DDBF2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0A809C4">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logistic_regression</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448D273">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638059</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7DA909D">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656900</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7DC7DC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638059</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1164A9D">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607928</w:t>
            </w:r>
          </w:p>
        </w:tc>
      </w:tr>
      <w:tr w14:paraId="360D98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210B1F1">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lstm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0EBAB2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700050</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45E87E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701362</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D7FB5D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700050</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5D05D89">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668190</w:t>
            </w:r>
          </w:p>
        </w:tc>
      </w:tr>
      <w:tr w14:paraId="2AEF36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F5FC134">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svm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747ED71">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632148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2A2292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652474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16CDC90">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632148</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A304889">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596020</w:t>
            </w:r>
          </w:p>
        </w:tc>
      </w:tr>
      <w:tr w14:paraId="2B78BD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A679600">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transformer</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F76B61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689237</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E8B367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708925</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2708D0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689237</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8E5E180">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662871</w:t>
            </w:r>
          </w:p>
        </w:tc>
      </w:tr>
    </w:tbl>
    <w:p w14:paraId="31706A1F">
      <w:pPr>
        <w:spacing w:after="60" w:line="360" w:lineRule="auto"/>
        <w:jc w:val="both"/>
        <w:rPr>
          <w:rFonts w:hint="default" w:ascii="Times New Roman" w:hAnsi="Times New Roman" w:eastAsia="Cambria" w:cs="Times New Roman"/>
          <w:i w:val="0"/>
          <w:iCs w:val="0"/>
          <w:sz w:val="28"/>
          <w:szCs w:val="28"/>
        </w:rPr>
      </w:pPr>
    </w:p>
    <w:p w14:paraId="3431BFE8">
      <w:pPr>
        <w:spacing w:after="60" w:line="360" w:lineRule="auto"/>
        <w:jc w:val="center"/>
        <w:rPr>
          <w:rFonts w:hint="default" w:ascii="Times New Roman" w:hAnsi="Times New Roman" w:eastAsia="Arial" w:cs="Times New Roman"/>
          <w:b/>
          <w:bCs/>
          <w:i w:val="0"/>
          <w:iCs w:val="0"/>
          <w:color w:val="1B1C1D"/>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w:t>
      </w:r>
      <w:r>
        <w:rPr>
          <w:rFonts w:hint="default" w:ascii="Times New Roman" w:hAnsi="Times New Roman" w:eastAsia="Cambria" w:cs="Times New Roman"/>
          <w:b/>
          <w:bCs/>
          <w:i w:val="0"/>
          <w:iCs w:val="0"/>
          <w:sz w:val="28"/>
          <w:szCs w:val="28"/>
          <w:lang w:val="vi-VN"/>
        </w:rPr>
        <w:t>l</w:t>
      </w:r>
      <w:r>
        <w:rPr>
          <w:rFonts w:hint="default" w:ascii="Times New Roman" w:hAnsi="Times New Roman" w:eastAsia="Cambria" w:cs="Times New Roman"/>
          <w:b/>
          <w:bCs/>
          <w:i w:val="0"/>
          <w:iCs w:val="0"/>
          <w:sz w:val="28"/>
          <w:szCs w:val="28"/>
        </w:rPr>
        <w:t>:</w:t>
      </w:r>
      <w:r>
        <w:rPr>
          <w:rFonts w:hint="default" w:ascii="Times New Roman" w:hAnsi="Times New Roman" w:eastAsia="Cambria" w:cs="Times New Roman"/>
          <w:b/>
          <w:bCs/>
          <w:i w:val="0"/>
          <w:iCs w:val="0"/>
          <w:sz w:val="28"/>
          <w:szCs w:val="28"/>
          <w:lang w:val="vi-VN"/>
        </w:rPr>
        <w:t xml:space="preserve"> TEST BB Model</w:t>
      </w:r>
      <w:r>
        <w:rPr>
          <w:rFonts w:hint="default" w:ascii="Times New Roman" w:hAnsi="Times New Roman" w:eastAsia="Cambria" w:cs="Times New Roman"/>
          <w:b/>
          <w:bCs/>
          <w:i w:val="0"/>
          <w:iCs w:val="0"/>
          <w:sz w:val="28"/>
          <w:szCs w:val="28"/>
        </w:rPr>
        <w:t>.</w:t>
      </w:r>
    </w:p>
    <w:tbl>
      <w:tblPr>
        <w:tblStyle w:val="49"/>
        <w:tblW w:w="91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9"/>
        <w:gridCol w:w="1963"/>
        <w:gridCol w:w="1412"/>
        <w:gridCol w:w="1750"/>
        <w:gridCol w:w="1975"/>
      </w:tblGrid>
      <w:tr w14:paraId="4A5958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F71F9EB">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Model</w:t>
            </w:r>
          </w:p>
        </w:tc>
        <w:tc>
          <w:tcPr>
            <w:tcW w:w="19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47C4ACB">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Accuracy</w:t>
            </w:r>
          </w:p>
        </w:tc>
        <w:tc>
          <w:tcPr>
            <w:tcW w:w="1412"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5E24F2F">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Precision</w:t>
            </w:r>
          </w:p>
        </w:tc>
        <w:tc>
          <w:tcPr>
            <w:tcW w:w="175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49AD78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Recall</w:t>
            </w:r>
          </w:p>
        </w:tc>
        <w:tc>
          <w:tcPr>
            <w:tcW w:w="197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273E811D">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F1</w:t>
            </w:r>
          </w:p>
        </w:tc>
      </w:tr>
      <w:tr w14:paraId="6103D1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196BF76">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logistic_regression</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33A2A59">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585466</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50C0AB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592871</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B0BF7B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585466</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2AD029A">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549096</w:t>
            </w:r>
          </w:p>
        </w:tc>
      </w:tr>
      <w:tr w14:paraId="18E43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E9919A3">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lstm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101582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599760</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7B8356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605624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7D3196E">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599760</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B53329A">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564579</w:t>
            </w:r>
          </w:p>
        </w:tc>
      </w:tr>
      <w:tr w14:paraId="782E2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4DF99C9">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svm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F12A2CE">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542781</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D7BA12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535228</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9F612B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542781</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2079EB2">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500861</w:t>
            </w:r>
          </w:p>
        </w:tc>
      </w:tr>
      <w:tr w14:paraId="181D50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579F686">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transformer</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2BBAA7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600654</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D6C8B9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625636</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47667C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600654</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BA89FCF">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567880</w:t>
            </w:r>
          </w:p>
        </w:tc>
      </w:tr>
    </w:tbl>
    <w:p w14:paraId="5E1AC109">
      <w:pPr>
        <w:spacing w:after="60" w:line="360" w:lineRule="auto"/>
        <w:jc w:val="both"/>
        <w:rPr>
          <w:rFonts w:hint="default" w:ascii="Times New Roman" w:hAnsi="Times New Roman" w:eastAsia="Cambria" w:cs="Times New Roman"/>
          <w:i w:val="0"/>
          <w:iCs w:val="0"/>
          <w:sz w:val="28"/>
          <w:szCs w:val="28"/>
        </w:rPr>
      </w:pPr>
    </w:p>
    <w:p w14:paraId="7E8841F7">
      <w:pPr>
        <w:spacing w:after="60" w:line="360" w:lineRule="auto"/>
        <w:jc w:val="both"/>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t>UD:</w:t>
      </w:r>
    </w:p>
    <w:p w14:paraId="3E4D85F8">
      <w:pPr>
        <w:spacing w:after="6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w:t>
      </w:r>
      <w:r>
        <w:rPr>
          <w:rFonts w:hint="default" w:ascii="Times New Roman" w:hAnsi="Times New Roman" w:eastAsia="Cambria" w:cs="Times New Roman"/>
          <w:b/>
          <w:bCs/>
          <w:i w:val="0"/>
          <w:iCs w:val="0"/>
          <w:sz w:val="28"/>
          <w:szCs w:val="28"/>
          <w:lang w:val="vi-VN"/>
        </w:rPr>
        <w:t>m</w:t>
      </w:r>
      <w:r>
        <w:rPr>
          <w:rFonts w:hint="default" w:ascii="Times New Roman" w:hAnsi="Times New Roman" w:eastAsia="Cambria" w:cs="Times New Roman"/>
          <w:b/>
          <w:bCs/>
          <w:i w:val="0"/>
          <w:iCs w:val="0"/>
          <w:sz w:val="28"/>
          <w:szCs w:val="28"/>
        </w:rPr>
        <w:t xml:space="preserve">: </w:t>
      </w:r>
      <w:r>
        <w:rPr>
          <w:rFonts w:hint="default" w:ascii="Times New Roman" w:hAnsi="Times New Roman" w:eastAsia="Cambria" w:cs="Times New Roman"/>
          <w:b/>
          <w:bCs/>
          <w:i w:val="0"/>
          <w:iCs w:val="0"/>
          <w:sz w:val="28"/>
          <w:szCs w:val="28"/>
          <w:lang w:val="vi-VN"/>
        </w:rPr>
        <w:t xml:space="preserve">TRAIN </w:t>
      </w:r>
      <w:r>
        <w:rPr>
          <w:rFonts w:hint="default" w:ascii="Times New Roman" w:hAnsi="Times New Roman" w:eastAsia="Cambria" w:cs="Times New Roman"/>
          <w:b/>
          <w:bCs/>
          <w:i w:val="0"/>
          <w:iCs w:val="0"/>
          <w:sz w:val="28"/>
          <w:szCs w:val="28"/>
          <w:lang w:val="vi-VN"/>
        </w:rPr>
        <w:t xml:space="preserve"> UDModel</w:t>
      </w:r>
      <w:r>
        <w:rPr>
          <w:rFonts w:hint="default" w:ascii="Times New Roman" w:hAnsi="Times New Roman" w:eastAsia="Cambria" w:cs="Times New Roman"/>
          <w:b/>
          <w:bCs/>
          <w:i w:val="0"/>
          <w:iCs w:val="0"/>
          <w:sz w:val="28"/>
          <w:szCs w:val="28"/>
        </w:rPr>
        <w:t>.</w:t>
      </w:r>
    </w:p>
    <w:tbl>
      <w:tblPr>
        <w:tblStyle w:val="49"/>
        <w:tblW w:w="91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9"/>
        <w:gridCol w:w="1963"/>
        <w:gridCol w:w="1412"/>
        <w:gridCol w:w="1750"/>
        <w:gridCol w:w="1975"/>
      </w:tblGrid>
      <w:tr w14:paraId="5343E7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9F32CE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Model</w:t>
            </w:r>
          </w:p>
        </w:tc>
        <w:tc>
          <w:tcPr>
            <w:tcW w:w="19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1A4EFBC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Accuracy</w:t>
            </w:r>
          </w:p>
        </w:tc>
        <w:tc>
          <w:tcPr>
            <w:tcW w:w="1412"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2D692B1">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Precision</w:t>
            </w:r>
          </w:p>
        </w:tc>
        <w:tc>
          <w:tcPr>
            <w:tcW w:w="175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9DED89B">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Recall</w:t>
            </w:r>
          </w:p>
        </w:tc>
        <w:tc>
          <w:tcPr>
            <w:tcW w:w="197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4465741A">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F1</w:t>
            </w:r>
          </w:p>
        </w:tc>
      </w:tr>
      <w:tr w14:paraId="0FEBB9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82645D1">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logistic_regression</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169D35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725672</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F6A29E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730177</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9EEDE4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730258</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296F23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729163</w:t>
            </w:r>
          </w:p>
        </w:tc>
      </w:tr>
      <w:tr w14:paraId="2978E7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29D765C">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lstm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D6ED78E">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633175</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1C166A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646989</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E631D9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599705</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BC5788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608970</w:t>
            </w:r>
          </w:p>
        </w:tc>
      </w:tr>
      <w:tr w14:paraId="729F51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4BB6074">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svm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22EBC52">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933578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402A79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932584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B921AC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940666</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CBE4676">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936257</w:t>
            </w:r>
          </w:p>
        </w:tc>
      </w:tr>
      <w:tr w14:paraId="7586E7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800022B">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transformer</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215E00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618529</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E77907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627761</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F86522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607323</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434707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599788</w:t>
            </w:r>
          </w:p>
        </w:tc>
      </w:tr>
    </w:tbl>
    <w:p w14:paraId="09E860B6">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08B712AF">
      <w:pPr>
        <w:spacing w:after="6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w:t>
      </w:r>
      <w:r>
        <w:rPr>
          <w:rFonts w:hint="default" w:ascii="Times New Roman" w:hAnsi="Times New Roman" w:eastAsia="Cambria" w:cs="Times New Roman"/>
          <w:b/>
          <w:bCs/>
          <w:i w:val="0"/>
          <w:iCs w:val="0"/>
          <w:sz w:val="28"/>
          <w:szCs w:val="28"/>
          <w:lang w:val="vi-VN"/>
        </w:rPr>
        <w:t>n</w:t>
      </w:r>
      <w:r>
        <w:rPr>
          <w:rFonts w:hint="default" w:ascii="Times New Roman" w:hAnsi="Times New Roman" w:eastAsia="Cambria" w:cs="Times New Roman"/>
          <w:b/>
          <w:bCs/>
          <w:i w:val="0"/>
          <w:iCs w:val="0"/>
          <w:sz w:val="28"/>
          <w:szCs w:val="28"/>
        </w:rPr>
        <w:t xml:space="preserve">: </w:t>
      </w:r>
      <w:r>
        <w:rPr>
          <w:rFonts w:hint="default" w:ascii="Times New Roman" w:hAnsi="Times New Roman" w:eastAsia="Cambria" w:cs="Times New Roman"/>
          <w:b/>
          <w:bCs/>
          <w:i w:val="0"/>
          <w:iCs w:val="0"/>
          <w:sz w:val="28"/>
          <w:szCs w:val="28"/>
          <w:lang w:val="vi-VN"/>
        </w:rPr>
        <w:t>VALID UDModel</w:t>
      </w:r>
      <w:r>
        <w:rPr>
          <w:rFonts w:hint="default" w:ascii="Times New Roman" w:hAnsi="Times New Roman" w:eastAsia="Cambria" w:cs="Times New Roman"/>
          <w:b/>
          <w:bCs/>
          <w:i w:val="0"/>
          <w:iCs w:val="0"/>
          <w:sz w:val="28"/>
          <w:szCs w:val="28"/>
        </w:rPr>
        <w:t>.</w:t>
      </w:r>
    </w:p>
    <w:tbl>
      <w:tblPr>
        <w:tblStyle w:val="49"/>
        <w:tblW w:w="91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9"/>
        <w:gridCol w:w="1963"/>
        <w:gridCol w:w="1412"/>
        <w:gridCol w:w="1750"/>
        <w:gridCol w:w="1975"/>
      </w:tblGrid>
      <w:tr w14:paraId="6DE88E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B6E8F70">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Model</w:t>
            </w:r>
          </w:p>
        </w:tc>
        <w:tc>
          <w:tcPr>
            <w:tcW w:w="19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754F571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Accuracy</w:t>
            </w:r>
          </w:p>
        </w:tc>
        <w:tc>
          <w:tcPr>
            <w:tcW w:w="1412"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541B6837">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Precision</w:t>
            </w:r>
          </w:p>
        </w:tc>
        <w:tc>
          <w:tcPr>
            <w:tcW w:w="175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59E9A1B">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Recall</w:t>
            </w:r>
          </w:p>
        </w:tc>
        <w:tc>
          <w:tcPr>
            <w:tcW w:w="197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A12A97E">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F1</w:t>
            </w:r>
          </w:p>
        </w:tc>
      </w:tr>
      <w:tr w14:paraId="3C2181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65E70E5">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logistic_regression</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9CC146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541463</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18FD3E0">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609428</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A9398DA">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558206</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33E68FA">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561484</w:t>
            </w:r>
          </w:p>
        </w:tc>
      </w:tr>
      <w:tr w14:paraId="72A0E7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D5B9ED2">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lstm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6897702">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545988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EA2D90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569236</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448F51E">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492757</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5510A2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476405</w:t>
            </w:r>
          </w:p>
        </w:tc>
      </w:tr>
      <w:tr w14:paraId="31C243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0BB2740">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svm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F498CA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585248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C78A6A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615990</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03F7142">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782599</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2E6BB6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666237</w:t>
            </w:r>
          </w:p>
        </w:tc>
      </w:tr>
      <w:tr w14:paraId="5522AA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7C9A934">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transformer</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601073F">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545773</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F3B2614">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558957</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D2DEB19">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477211</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9EA9F4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467755</w:t>
            </w:r>
          </w:p>
        </w:tc>
      </w:tr>
    </w:tbl>
    <w:p w14:paraId="4DA8CA76">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00CFDA84">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743FB3A3">
      <w:pPr>
        <w:spacing w:after="60" w:line="360" w:lineRule="auto"/>
        <w:jc w:val="center"/>
        <w:rPr>
          <w:rFonts w:hint="default" w:ascii="Times New Roman" w:hAnsi="Times New Roman" w:eastAsia="Cambria" w:cs="Times New Roman"/>
          <w:i w:val="0"/>
          <w:iCs w:val="0"/>
          <w:sz w:val="28"/>
          <w:szCs w:val="28"/>
        </w:rPr>
      </w:pPr>
      <w:r>
        <w:rPr>
          <w:rFonts w:hint="default" w:ascii="Times New Roman" w:hAnsi="Times New Roman" w:eastAsia="Cambria" w:cs="Times New Roman"/>
          <w:b/>
          <w:bCs/>
          <w:i w:val="0"/>
          <w:iCs w:val="0"/>
          <w:sz w:val="28"/>
          <w:szCs w:val="28"/>
        </w:rPr>
        <w:t>Table</w:t>
      </w:r>
      <w:r>
        <w:rPr>
          <w:rFonts w:hint="default" w:ascii="Times New Roman" w:hAnsi="Times New Roman" w:eastAsia="Cambria" w:cs="Times New Roman"/>
          <w:b/>
          <w:bCs/>
          <w:i w:val="0"/>
          <w:iCs w:val="0"/>
          <w:sz w:val="28"/>
          <w:szCs w:val="28"/>
          <w:lang w:val="vi-VN"/>
        </w:rPr>
        <w:t xml:space="preserve"> </w:t>
      </w:r>
      <w:r>
        <w:rPr>
          <w:rFonts w:hint="default" w:ascii="Times New Roman" w:hAnsi="Times New Roman" w:eastAsia="Cambria" w:cs="Times New Roman"/>
          <w:b/>
          <w:bCs/>
          <w:i w:val="0"/>
          <w:iCs w:val="0"/>
          <w:sz w:val="28"/>
          <w:szCs w:val="28"/>
        </w:rPr>
        <w:t>IV.B.3.2.</w:t>
      </w:r>
      <w:r>
        <w:rPr>
          <w:rFonts w:hint="default" w:ascii="Times New Roman" w:hAnsi="Times New Roman" w:eastAsia="Cambria" w:cs="Times New Roman"/>
          <w:b/>
          <w:bCs/>
          <w:i w:val="0"/>
          <w:iCs w:val="0"/>
          <w:sz w:val="28"/>
          <w:szCs w:val="28"/>
          <w:lang w:val="vi-VN"/>
        </w:rPr>
        <w:t>o</w:t>
      </w:r>
      <w:r>
        <w:rPr>
          <w:rFonts w:hint="default" w:ascii="Times New Roman" w:hAnsi="Times New Roman" w:eastAsia="Cambria" w:cs="Times New Roman"/>
          <w:b/>
          <w:bCs/>
          <w:i w:val="0"/>
          <w:iCs w:val="0"/>
          <w:sz w:val="28"/>
          <w:szCs w:val="28"/>
        </w:rPr>
        <w:t xml:space="preserve">: </w:t>
      </w:r>
      <w:r>
        <w:rPr>
          <w:rFonts w:hint="default" w:ascii="Times New Roman" w:hAnsi="Times New Roman" w:eastAsia="Cambria" w:cs="Times New Roman"/>
          <w:b/>
          <w:bCs/>
          <w:i w:val="0"/>
          <w:iCs w:val="0"/>
          <w:sz w:val="28"/>
          <w:szCs w:val="28"/>
          <w:lang w:val="vi-VN"/>
        </w:rPr>
        <w:t>TEST UDModel</w:t>
      </w:r>
      <w:r>
        <w:rPr>
          <w:rFonts w:hint="default" w:ascii="Times New Roman" w:hAnsi="Times New Roman" w:eastAsia="Cambria" w:cs="Times New Roman"/>
          <w:b/>
          <w:bCs/>
          <w:i w:val="0"/>
          <w:iCs w:val="0"/>
          <w:sz w:val="28"/>
          <w:szCs w:val="28"/>
        </w:rPr>
        <w:t>.</w:t>
      </w:r>
    </w:p>
    <w:tbl>
      <w:tblPr>
        <w:tblStyle w:val="49"/>
        <w:tblW w:w="91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89"/>
        <w:gridCol w:w="1963"/>
        <w:gridCol w:w="1412"/>
        <w:gridCol w:w="1750"/>
        <w:gridCol w:w="1975"/>
      </w:tblGrid>
      <w:tr w14:paraId="4D18AC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1926E4F">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Model</w:t>
            </w:r>
          </w:p>
        </w:tc>
        <w:tc>
          <w:tcPr>
            <w:tcW w:w="1963"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041C38F2">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Accuracy</w:t>
            </w:r>
          </w:p>
        </w:tc>
        <w:tc>
          <w:tcPr>
            <w:tcW w:w="1412"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11B586E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Precision</w:t>
            </w:r>
          </w:p>
        </w:tc>
        <w:tc>
          <w:tcPr>
            <w:tcW w:w="1750"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655A832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Recall</w:t>
            </w:r>
          </w:p>
        </w:tc>
        <w:tc>
          <w:tcPr>
            <w:tcW w:w="1975" w:type="dxa"/>
            <w:tcBorders>
              <w:top w:val="single" w:color="1B1C1D" w:sz="6" w:space="0"/>
              <w:left w:val="single" w:color="1B1C1D" w:sz="6" w:space="0"/>
              <w:bottom w:val="single" w:color="1B1C1D" w:sz="6" w:space="0"/>
              <w:right w:val="single" w:color="1B1C1D" w:sz="6" w:space="0"/>
            </w:tcBorders>
            <w:shd w:val="clear" w:color="auto" w:fill="999999"/>
            <w:tcMar>
              <w:top w:w="6" w:type="dxa"/>
              <w:left w:w="6" w:type="dxa"/>
              <w:bottom w:w="6" w:type="dxa"/>
              <w:right w:w="6" w:type="dxa"/>
            </w:tcMar>
            <w:vAlign w:val="center"/>
          </w:tcPr>
          <w:p w14:paraId="30395CF3">
            <w:pPr>
              <w:spacing w:after="480" w:line="36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F1</w:t>
            </w:r>
          </w:p>
        </w:tc>
      </w:tr>
      <w:tr w14:paraId="599BCA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3"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6204C27">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logistic_regression</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DD4BF8E">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i w:val="0"/>
                <w:iCs w:val="0"/>
                <w:color w:val="1B1C1D"/>
                <w:sz w:val="22"/>
                <w:szCs w:val="22"/>
                <w:lang w:val="vi-VN"/>
              </w:rPr>
              <w:t>0.</w:t>
            </w:r>
            <w:r>
              <w:rPr>
                <w:rFonts w:hint="default" w:ascii="Times New Roman" w:hAnsi="Times New Roman" w:eastAsia="Cambria"/>
                <w:i w:val="0"/>
                <w:iCs w:val="0"/>
                <w:color w:val="1B1C1D"/>
                <w:sz w:val="22"/>
                <w:szCs w:val="22"/>
              </w:rPr>
              <w:t>531389</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508FAFC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552830</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27F48D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521298</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FB714F0">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489431</w:t>
            </w:r>
          </w:p>
        </w:tc>
      </w:tr>
      <w:tr w14:paraId="1351D8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E79E2A9">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lstm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0EFCA87E">
            <w:pPr>
              <w:spacing w:after="480" w:line="240" w:lineRule="auto"/>
              <w:jc w:val="both"/>
              <w:rPr>
                <w:rFonts w:hint="default" w:ascii="Times New Roman" w:hAnsi="Times New Roman" w:eastAsia="Cambria" w:cs="Times New Roman"/>
                <w:i w:val="0"/>
                <w:iCs w:val="0"/>
                <w:color w:val="1B1C1D"/>
                <w:sz w:val="22"/>
                <w:szCs w:val="22"/>
                <w:lang w:val="vi-VN"/>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537768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76A5CE9">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426150</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6884406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413812</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2A6AC0B">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378944</w:t>
            </w:r>
          </w:p>
        </w:tc>
      </w:tr>
      <w:tr w14:paraId="10CB2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57E5F8F">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svm</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CE1EF5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587798</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5771068">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589134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7A0E2915">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765036</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86BE8E7">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628251</w:t>
            </w:r>
          </w:p>
        </w:tc>
      </w:tr>
      <w:tr w14:paraId="1B5B4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0" w:hRule="atLeast"/>
        </w:trPr>
        <w:tc>
          <w:tcPr>
            <w:tcW w:w="2089"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1FE19CEF">
            <w:pPr>
              <w:spacing w:after="480" w:line="240" w:lineRule="auto"/>
              <w:jc w:val="both"/>
              <w:rPr>
                <w:rFonts w:hint="default" w:ascii="Times New Roman" w:hAnsi="Times New Roman" w:eastAsia="Cambria" w:cs="Times New Roman"/>
                <w:b/>
                <w:i w:val="0"/>
                <w:iCs w:val="0"/>
                <w:color w:val="1B1C1D"/>
                <w:sz w:val="22"/>
                <w:szCs w:val="22"/>
              </w:rPr>
            </w:pPr>
            <w:r>
              <w:rPr>
                <w:rFonts w:hint="default" w:ascii="Times New Roman" w:hAnsi="Times New Roman" w:eastAsia="Cambria"/>
                <w:b/>
                <w:i w:val="0"/>
                <w:iCs w:val="0"/>
                <w:color w:val="1B1C1D"/>
                <w:sz w:val="22"/>
                <w:szCs w:val="22"/>
              </w:rPr>
              <w:t>transformer</w:t>
            </w:r>
          </w:p>
        </w:tc>
        <w:tc>
          <w:tcPr>
            <w:tcW w:w="1963"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3449562C">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lang w:val="vi-VN"/>
              </w:rPr>
              <w:t>0</w:t>
            </w:r>
            <w:r>
              <w:rPr>
                <w:rFonts w:hint="default" w:ascii="Times New Roman" w:hAnsi="Times New Roman" w:eastAsia="Cambria" w:cs="Times New Roman"/>
                <w:i w:val="0"/>
                <w:iCs w:val="0"/>
                <w:color w:val="1B1C1D"/>
                <w:sz w:val="22"/>
                <w:szCs w:val="22"/>
              </w:rPr>
              <w:t>.</w:t>
            </w:r>
            <w:r>
              <w:rPr>
                <w:rFonts w:hint="default" w:ascii="Times New Roman" w:hAnsi="Times New Roman" w:eastAsia="Cambria"/>
                <w:i w:val="0"/>
                <w:iCs w:val="0"/>
                <w:color w:val="1B1C1D"/>
                <w:sz w:val="22"/>
                <w:szCs w:val="22"/>
              </w:rPr>
              <w:t>541312</w:t>
            </w:r>
          </w:p>
        </w:tc>
        <w:tc>
          <w:tcPr>
            <w:tcW w:w="1412"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791BEDE">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589134</w:t>
            </w:r>
          </w:p>
        </w:tc>
        <w:tc>
          <w:tcPr>
            <w:tcW w:w="1750"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229C94A1">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436763</w:t>
            </w:r>
          </w:p>
        </w:tc>
        <w:tc>
          <w:tcPr>
            <w:tcW w:w="1975" w:type="dxa"/>
            <w:tcBorders>
              <w:top w:val="single" w:color="1B1C1D" w:sz="6" w:space="0"/>
              <w:left w:val="single" w:color="1B1C1D" w:sz="6" w:space="0"/>
              <w:bottom w:val="single" w:color="1B1C1D" w:sz="6" w:space="0"/>
              <w:right w:val="single" w:color="1B1C1D" w:sz="6" w:space="0"/>
            </w:tcBorders>
            <w:shd w:val="clear" w:color="auto" w:fill="F8FAFD"/>
            <w:tcMar>
              <w:top w:w="6" w:type="dxa"/>
              <w:left w:w="6" w:type="dxa"/>
              <w:bottom w:w="6" w:type="dxa"/>
              <w:right w:w="6" w:type="dxa"/>
            </w:tcMar>
            <w:vAlign w:val="center"/>
          </w:tcPr>
          <w:p w14:paraId="4665B4D3">
            <w:pPr>
              <w:spacing w:after="480" w:line="240" w:lineRule="auto"/>
              <w:jc w:val="both"/>
              <w:rPr>
                <w:rFonts w:hint="default" w:ascii="Times New Roman" w:hAnsi="Times New Roman" w:eastAsia="Cambria" w:cs="Times New Roman"/>
                <w:i w:val="0"/>
                <w:iCs w:val="0"/>
                <w:color w:val="1B1C1D"/>
                <w:sz w:val="22"/>
                <w:szCs w:val="22"/>
              </w:rPr>
            </w:pPr>
            <w:r>
              <w:rPr>
                <w:rFonts w:hint="default" w:ascii="Times New Roman" w:hAnsi="Times New Roman" w:eastAsia="Cambria" w:cs="Times New Roman"/>
                <w:i w:val="0"/>
                <w:iCs w:val="0"/>
                <w:color w:val="1B1C1D"/>
                <w:sz w:val="22"/>
                <w:szCs w:val="22"/>
              </w:rPr>
              <w:t>0.</w:t>
            </w:r>
            <w:r>
              <w:rPr>
                <w:rFonts w:hint="default" w:ascii="Times New Roman" w:hAnsi="Times New Roman" w:eastAsia="Cambria"/>
                <w:i w:val="0"/>
                <w:iCs w:val="0"/>
                <w:color w:val="1B1C1D"/>
                <w:sz w:val="22"/>
                <w:szCs w:val="22"/>
              </w:rPr>
              <w:t>403281</w:t>
            </w:r>
          </w:p>
        </w:tc>
      </w:tr>
    </w:tbl>
    <w:p w14:paraId="67BB259F">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68BC7F65">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110BBEAF">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6D3A86F2">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68ECFB33">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3CB02B46">
      <w:pPr>
        <w:spacing w:after="60" w:line="360" w:lineRule="auto"/>
        <w:jc w:val="center"/>
        <w:rPr>
          <w:rFonts w:hint="default" w:ascii="Times New Roman" w:hAnsi="Times New Roman" w:eastAsia="Cambria" w:cs="Times New Roman"/>
          <w:b/>
          <w:bCs/>
          <w:i w:val="0"/>
          <w:iCs w:val="0"/>
          <w:color w:val="C00000"/>
          <w:sz w:val="28"/>
          <w:szCs w:val="28"/>
          <w:u w:val="single"/>
          <w:lang w:val="vi-VN"/>
        </w:rPr>
      </w:pPr>
    </w:p>
    <w:p w14:paraId="7E1053F7">
      <w:pPr>
        <w:pStyle w:val="3"/>
        <w:bidi w:val="0"/>
        <w:rPr>
          <w:rFonts w:hint="default" w:ascii="Times New Roman" w:hAnsi="Times New Roman" w:cs="Times New Roman"/>
          <w:i w:val="0"/>
          <w:iCs w:val="0"/>
        </w:rPr>
      </w:pPr>
      <w:bookmarkStart w:id="154" w:name="_Toc10924"/>
      <w:r>
        <w:rPr>
          <w:rFonts w:hint="default" w:ascii="Times New Roman" w:hAnsi="Times New Roman" w:cs="Times New Roman"/>
          <w:i w:val="0"/>
          <w:iCs w:val="0"/>
        </w:rPr>
        <w:t>4. Implementation plan</w:t>
      </w:r>
      <w:bookmarkEnd w:id="154"/>
    </w:p>
    <w:p w14:paraId="0071F8ED">
      <w:pPr>
        <w:pStyle w:val="4"/>
        <w:bidi w:val="0"/>
        <w:rPr>
          <w:rFonts w:hint="default" w:ascii="Times New Roman" w:hAnsi="Times New Roman" w:cs="Times New Roman"/>
          <w:i w:val="0"/>
          <w:iCs w:val="0"/>
        </w:rPr>
      </w:pPr>
      <w:bookmarkStart w:id="155" w:name="_Toc31145"/>
      <w:r>
        <w:rPr>
          <w:rFonts w:hint="default" w:ascii="Times New Roman" w:hAnsi="Times New Roman" w:cs="Times New Roman"/>
          <w:i w:val="0"/>
          <w:iCs w:val="0"/>
        </w:rPr>
        <w:t>4.1. Explanation for Choosing the Appropriate Deployment Method.</w:t>
      </w:r>
      <w:bookmarkEnd w:id="155"/>
    </w:p>
    <w:p w14:paraId="170F7212">
      <w:pPr>
        <w:ind w:firstLine="720" w:firstLineChars="0"/>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bookmarkStart w:id="156" w:name="_cf9r57ow1438" w:colFirst="0" w:colLast="0"/>
      <w:bookmarkEnd w:id="156"/>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Due to the complexity of the data transformation process that generates features before entering the model, as well as the in-feasibility of directly inputting data for the model from a user, the input data “Local BB or UD CVS file” in</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 xml:space="preserve"> Figure IV.B.1.1</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 already covers all the options that users can input.</w:t>
      </w:r>
    </w:p>
    <w:p w14:paraId="4540CDE8">
      <w:pPr>
        <w:ind w:firstLine="720" w:firstLineChars="0"/>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If we were to use the inference method: Taking the latest data from feature engineering (“Local BB or UD CVS file” </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Figure IV.B.1.1</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to predict for 1 point per week for UD and 1 point per month for the most recent BB, the processing time would be too long for the task of retrieving all stock tickers via the API. During test trials, it took 5 minutes for monthly BB data and longer for weekly data for all tickers.</w:t>
      </w:r>
    </w:p>
    <w:p w14:paraId="2B8F3B96">
      <w:pPr>
        <w:ind w:firstLine="720" w:firstLineChars="0"/>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 xml:space="preserve">We propose the solution of using the Inferencer locally first  instead of deploying it online and then exporting the results to MongoDB, as shown in </w:t>
      </w:r>
      <w:r>
        <w:rPr>
          <w:rFonts w:hint="default" w:ascii="Times New Roman" w:hAnsi="Times New Roman" w:eastAsia="Cambria" w:cs="Times New Roman"/>
          <w:b/>
          <w:bCs/>
          <w:i w:val="0"/>
          <w:iCs w:val="0"/>
          <w:color w:val="000000" w:themeColor="text1"/>
          <w:sz w:val="28"/>
          <w:szCs w:val="28"/>
          <w:lang w:val="vi-VN"/>
          <w14:textFill>
            <w14:solidFill>
              <w14:schemeClr w14:val="tx1"/>
            </w14:solidFill>
          </w14:textFill>
        </w:rPr>
        <w:t>Figure IV.B.2.4.1</w:t>
      </w:r>
    </w:p>
    <w:p w14:paraId="3F845831">
      <w:pPr>
        <w:numPr>
          <w:ilvl w:val="0"/>
          <w:numId w:val="0"/>
        </w:numPr>
        <w:spacing w:after="60" w:line="360" w:lineRule="auto"/>
        <w:jc w:val="cente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pPr>
      <w:r>
        <w:rPr>
          <w:rFonts w:hint="default" w:ascii="Times New Roman" w:hAnsi="Times New Roman" w:cs="Times New Roman"/>
          <w:b/>
          <w:bCs/>
          <w:i w:val="0"/>
          <w:iCs w:val="0"/>
          <w:color w:val="000000" w:themeColor="text1"/>
          <w:spacing w:val="3"/>
          <w:sz w:val="28"/>
          <w:szCs w:val="28"/>
          <w:shd w:val="clear" w:color="auto" w:fill="FFFFFF"/>
          <w:lang w:val="vi-VN"/>
          <w14:textFill>
            <w14:solidFill>
              <w14:schemeClr w14:val="tx1"/>
            </w14:solidFill>
          </w14:textFill>
        </w:rPr>
        <w:t>{Ticker, Model, Prediction, F1_score , Confidence}</w:t>
      </w:r>
    </w:p>
    <w:p w14:paraId="7752C572">
      <w:pPr>
        <w:ind w:firstLine="720" w:firstLineChars="0"/>
        <w:jc w:val="both"/>
        <w:rPr>
          <w:rFonts w:hint="default" w:ascii="Times New Roman" w:hAnsi="Times New Roman" w:eastAsia="Cambria" w:cs="Times New Roman"/>
          <w:i w:val="0"/>
          <w:iCs w:val="0"/>
          <w:color w:val="C00000"/>
          <w:sz w:val="28"/>
          <w:szCs w:val="28"/>
          <w:lang w:val="vi-VN"/>
        </w:rPr>
      </w:pPr>
    </w:p>
    <w:p w14:paraId="1BEE9E6C">
      <w:pPr>
        <w:spacing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From the first program, data is pushed to the MongoDB database. Then, the second program implements the deployment steps, including retrieving data from MongoDB, deploying the application on the AWS platform, and using supporting tools and technologies such as GitHub, Amazon ECR, EC2, and designing </w:t>
      </w:r>
      <w:r>
        <w:rPr>
          <w:rFonts w:hint="default" w:ascii="Times New Roman" w:hAnsi="Times New Roman" w:eastAsia="Cambria" w:cs="Times New Roman"/>
          <w:i w:val="0"/>
          <w:iCs w:val="0"/>
          <w:sz w:val="28"/>
          <w:szCs w:val="28"/>
          <w:lang w:val="vi-VN"/>
        </w:rPr>
        <w:t>API s</w:t>
      </w:r>
      <w:r>
        <w:rPr>
          <w:rFonts w:hint="default" w:ascii="Times New Roman" w:hAnsi="Times New Roman" w:eastAsia="Cambria" w:cs="Times New Roman"/>
          <w:i w:val="0"/>
          <w:iCs w:val="0"/>
          <w:sz w:val="28"/>
          <w:szCs w:val="28"/>
        </w:rPr>
        <w:t xml:space="preserve"> (</w:t>
      </w:r>
      <w:r>
        <w:rPr>
          <w:rFonts w:hint="default" w:ascii="Times New Roman" w:hAnsi="Times New Roman" w:eastAsia="Cambria" w:cs="Times New Roman"/>
          <w:i w:val="0"/>
          <w:iCs w:val="0"/>
          <w:sz w:val="28"/>
          <w:szCs w:val="28"/>
          <w:lang w:val="vi-VN"/>
        </w:rPr>
        <w:t>Fast-API</w:t>
      </w:r>
      <w:r>
        <w:rPr>
          <w:rFonts w:hint="default" w:ascii="Times New Roman" w:hAnsi="Times New Roman" w:eastAsia="Cambria" w:cs="Times New Roman"/>
          <w:i w:val="0"/>
          <w:iCs w:val="0"/>
          <w:sz w:val="28"/>
          <w:szCs w:val="28"/>
        </w:rPr>
        <w:t>) for data querying.</w:t>
      </w:r>
    </w:p>
    <w:p w14:paraId="2B51BAC2">
      <w:pPr>
        <w:pStyle w:val="4"/>
        <w:bidi w:val="0"/>
        <w:rPr>
          <w:rFonts w:hint="default" w:ascii="Times New Roman" w:hAnsi="Times New Roman" w:cs="Times New Roman"/>
          <w:i w:val="0"/>
          <w:iCs w:val="0"/>
        </w:rPr>
      </w:pPr>
      <w:bookmarkStart w:id="157" w:name="_Toc29879"/>
      <w:r>
        <w:rPr>
          <w:rFonts w:hint="default" w:ascii="Times New Roman" w:hAnsi="Times New Roman" w:cs="Times New Roman"/>
          <w:i w:val="0"/>
          <w:iCs w:val="0"/>
        </w:rPr>
        <w:t>4.2. Deploy: to AWS</w:t>
      </w:r>
      <w:bookmarkEnd w:id="157"/>
    </w:p>
    <w:p w14:paraId="1609B7EE">
      <w:pPr>
        <w:rPr>
          <w:rFonts w:hint="default" w:ascii="Times New Roman" w:hAnsi="Times New Roman" w:cs="Times New Roman"/>
          <w:i w:val="0"/>
          <w:iCs w:val="0"/>
          <w:sz w:val="28"/>
          <w:szCs w:val="28"/>
        </w:rPr>
      </w:pPr>
    </w:p>
    <w:p w14:paraId="2CBE0C37">
      <w:pPr>
        <w:spacing w:before="280" w:after="280" w:line="360" w:lineRule="auto"/>
        <w:jc w:val="center"/>
        <w:rPr>
          <w:rFonts w:hint="default" w:ascii="Times New Roman" w:hAnsi="Times New Roman" w:eastAsia="Cambria" w:cs="Times New Roman"/>
          <w:i w:val="0"/>
          <w:iCs w:val="0"/>
          <w:sz w:val="28"/>
          <w:szCs w:val="28"/>
          <w:lang w:val="vi-VN"/>
        </w:rPr>
      </w:pPr>
      <w:r>
        <w:rPr>
          <w:rFonts w:hint="default" w:ascii="Times New Roman" w:hAnsi="Times New Roman" w:eastAsia="Cambria" w:cs="Times New Roman"/>
          <w:i w:val="0"/>
          <w:iCs w:val="0"/>
          <w:sz w:val="28"/>
          <w:szCs w:val="28"/>
          <w:lang w:val="vi-VN"/>
        </w:rPr>
        <w:drawing>
          <wp:inline distT="0" distB="0" distL="114300" distR="114300">
            <wp:extent cx="5746115" cy="5702935"/>
            <wp:effectExtent l="0" t="0" r="6985" b="12065"/>
            <wp:docPr id="391" name="Picture 391" descr="ScreenShot_2025052713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391" descr="ScreenShot_20250527131057"/>
                    <pic:cNvPicPr>
                      <a:picLocks noChangeAspect="1"/>
                    </pic:cNvPicPr>
                  </pic:nvPicPr>
                  <pic:blipFill>
                    <a:blip r:embed="rId404"/>
                    <a:stretch>
                      <a:fillRect/>
                    </a:stretch>
                  </pic:blipFill>
                  <pic:spPr>
                    <a:xfrm>
                      <a:off x="0" y="0"/>
                      <a:ext cx="5746115" cy="5702935"/>
                    </a:xfrm>
                    <a:prstGeom prst="rect">
                      <a:avLst/>
                    </a:prstGeom>
                  </pic:spPr>
                </pic:pic>
              </a:graphicData>
            </a:graphic>
          </wp:inline>
        </w:drawing>
      </w:r>
    </w:p>
    <w:p w14:paraId="7C9B941D">
      <w:pPr>
        <w:spacing w:after="60" w:line="360" w:lineRule="auto"/>
        <w:jc w:val="center"/>
        <w:rPr>
          <w:rFonts w:hint="default" w:ascii="Times New Roman" w:hAnsi="Times New Roman" w:cs="Times New Roman"/>
          <w:b/>
          <w:bCs/>
          <w:i w:val="0"/>
          <w:iCs w:val="0"/>
          <w:color w:val="081B3A"/>
          <w:spacing w:val="3"/>
          <w:sz w:val="28"/>
          <w:szCs w:val="28"/>
          <w:shd w:val="clear" w:color="auto" w:fill="FFFFFF"/>
        </w:rPr>
      </w:pPr>
      <w:r>
        <w:rPr>
          <w:rFonts w:hint="default" w:ascii="Times New Roman" w:hAnsi="Times New Roman" w:eastAsia="Cambria" w:cs="Times New Roman"/>
          <w:b/>
          <w:bCs/>
          <w:i w:val="0"/>
          <w:iCs w:val="0"/>
          <w:sz w:val="28"/>
          <w:szCs w:val="28"/>
        </w:rPr>
        <w:t xml:space="preserve">Figure IV.B.4.2:  Form </w:t>
      </w:r>
      <w:r>
        <w:rPr>
          <w:rFonts w:hint="default" w:ascii="Times New Roman" w:hAnsi="Times New Roman" w:eastAsia="Cambria" w:cs="Times New Roman"/>
          <w:b/>
          <w:bCs/>
          <w:i w:val="0"/>
          <w:iCs w:val="0"/>
          <w:sz w:val="28"/>
          <w:szCs w:val="28"/>
          <w:lang w:val="vi-VN"/>
        </w:rPr>
        <w:t>GitHub</w:t>
      </w:r>
      <w:r>
        <w:rPr>
          <w:rFonts w:hint="default" w:ascii="Times New Roman" w:hAnsi="Times New Roman" w:eastAsia="Cambria" w:cs="Times New Roman"/>
          <w:b/>
          <w:bCs/>
          <w:i w:val="0"/>
          <w:iCs w:val="0"/>
          <w:sz w:val="28"/>
          <w:szCs w:val="28"/>
        </w:rPr>
        <w:t xml:space="preserve"> push ECR and run EC2 </w:t>
      </w:r>
      <w:r>
        <w:rPr>
          <w:rFonts w:hint="default" w:ascii="Times New Roman" w:hAnsi="Times New Roman" w:cs="Times New Roman"/>
          <w:b/>
          <w:bCs/>
          <w:i w:val="0"/>
          <w:iCs w:val="0"/>
          <w:color w:val="081B3A"/>
          <w:spacing w:val="3"/>
          <w:sz w:val="28"/>
          <w:szCs w:val="28"/>
          <w:shd w:val="clear" w:color="auto" w:fill="FFFFFF"/>
        </w:rPr>
        <w:t>(Source: Own work).</w:t>
      </w:r>
    </w:p>
    <w:p w14:paraId="0605F77F">
      <w:pPr>
        <w:spacing w:after="60" w:line="360" w:lineRule="auto"/>
        <w:ind w:firstLine="720" w:firstLineChars="0"/>
        <w:jc w:val="both"/>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 xml:space="preserve">The deployment process mainly uses tools, so describing it step by step would be too lengthy. Therefore, we provide a simplified description of the process through Figure </w:t>
      </w:r>
      <w:r>
        <w:rPr>
          <w:rFonts w:hint="default" w:ascii="Times New Roman" w:hAnsi="Times New Roman" w:cs="Times New Roman"/>
          <w:b/>
          <w:bCs/>
          <w:i w:val="0"/>
          <w:iCs w:val="0"/>
          <w:color w:val="000000" w:themeColor="text1"/>
          <w:spacing w:val="3"/>
          <w:sz w:val="28"/>
          <w:szCs w:val="28"/>
          <w:shd w:val="clear" w:color="auto" w:fill="FFFFFF"/>
          <w14:textFill>
            <w14:solidFill>
              <w14:schemeClr w14:val="tx1"/>
            </w14:solidFill>
          </w14:textFill>
        </w:rPr>
        <w:t>IV.B.4.2</w:t>
      </w: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 xml:space="preserve"> and Deployment: [AWS EC2].</w:t>
      </w:r>
    </w:p>
    <w:p w14:paraId="5F9308E2">
      <w:pPr>
        <w:spacing w:after="60" w:line="360" w:lineRule="auto"/>
        <w:ind w:firstLine="720" w:firstLineChars="0"/>
        <w:jc w:val="both"/>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pP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The application deployment process is carried out through Docker. The entire source code is packaged into a Docker Image, which is then pushed to AWS ECR (Elastic Container Registry) for storage. From ECR, the Docker Image can be deployed to AWS EC2. This entire process is automated using GitHub</w:t>
      </w:r>
      <w:r>
        <w:rPr>
          <w:rFonts w:hint="default" w:ascii="Times New Roman" w:hAnsi="Times New Roman" w:cs="Times New Roman"/>
          <w:b w:val="0"/>
          <w:bCs w:val="0"/>
          <w:i w:val="0"/>
          <w:iCs w:val="0"/>
          <w:color w:val="000000" w:themeColor="text1"/>
          <w:spacing w:val="3"/>
          <w:sz w:val="28"/>
          <w:szCs w:val="28"/>
          <w:shd w:val="clear" w:color="auto" w:fill="FFFFFF"/>
          <w:lang w:val="vi-VN"/>
          <w14:textFill>
            <w14:solidFill>
              <w14:schemeClr w14:val="tx1"/>
            </w14:solidFill>
          </w14:textFill>
        </w:rPr>
        <w:t xml:space="preserve"> </w:t>
      </w:r>
      <w:r>
        <w:rPr>
          <w:rFonts w:hint="default" w:ascii="Times New Roman" w:hAnsi="Times New Roman" w:cs="Times New Roman"/>
          <w:b w:val="0"/>
          <w:bCs w:val="0"/>
          <w:i w:val="0"/>
          <w:iCs w:val="0"/>
          <w:color w:val="000000" w:themeColor="text1"/>
          <w:spacing w:val="3"/>
          <w:sz w:val="28"/>
          <w:szCs w:val="28"/>
          <w:shd w:val="clear" w:color="auto" w:fill="FFFFFF"/>
          <w14:textFill>
            <w14:solidFill>
              <w14:schemeClr w14:val="tx1"/>
            </w14:solidFill>
          </w14:textFill>
        </w:rPr>
        <w:t>Actions integrated with CI/CD or using App Runner to automatically build, test, and deploy the application whenever there is a change in the source code. Below is the process of packaging through Docker Image.</w:t>
      </w:r>
    </w:p>
    <w:p w14:paraId="308C0EFE">
      <w:pPr>
        <w:pStyle w:val="5"/>
        <w:bidi w:val="0"/>
        <w:rPr>
          <w:rFonts w:hint="default" w:ascii="Times New Roman" w:hAnsi="Times New Roman" w:cs="Times New Roman"/>
          <w:i w:val="0"/>
          <w:iCs w:val="0"/>
          <w:lang w:val="vi-VN"/>
        </w:rPr>
      </w:pPr>
      <w:bookmarkStart w:id="158" w:name="_Toc14064"/>
      <w:r>
        <w:rPr>
          <w:rFonts w:hint="default" w:ascii="Times New Roman" w:hAnsi="Times New Roman" w:cs="Times New Roman"/>
          <w:i w:val="0"/>
          <w:iCs w:val="0"/>
        </w:rPr>
        <w:t xml:space="preserve">4.2.1. </w:t>
      </w:r>
      <w:r>
        <w:rPr>
          <w:rFonts w:hint="default" w:ascii="Times New Roman" w:hAnsi="Times New Roman" w:cs="Times New Roman"/>
          <w:i w:val="0"/>
          <w:iCs w:val="0"/>
          <w:lang w:val="vi-VN"/>
        </w:rPr>
        <w:t>Docker Image.</w:t>
      </w:r>
      <w:bookmarkEnd w:id="158"/>
    </w:p>
    <w:p w14:paraId="0D2A004F">
      <w:pPr>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drawing>
          <wp:inline distT="0" distB="0" distL="114300" distR="114300">
            <wp:extent cx="5744845" cy="5167630"/>
            <wp:effectExtent l="0" t="0" r="8255" b="13970"/>
            <wp:docPr id="107" name="Picture 107" descr="ScreenShot_2025051206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nShot_20250512065851"/>
                    <pic:cNvPicPr>
                      <a:picLocks noChangeAspect="1"/>
                    </pic:cNvPicPr>
                  </pic:nvPicPr>
                  <pic:blipFill>
                    <a:blip r:embed="rId405"/>
                    <a:stretch>
                      <a:fillRect/>
                    </a:stretch>
                  </pic:blipFill>
                  <pic:spPr>
                    <a:xfrm>
                      <a:off x="0" y="0"/>
                      <a:ext cx="5744845" cy="5167630"/>
                    </a:xfrm>
                    <a:prstGeom prst="rect">
                      <a:avLst/>
                    </a:prstGeom>
                  </pic:spPr>
                </pic:pic>
              </a:graphicData>
            </a:graphic>
          </wp:inline>
        </w:drawing>
      </w:r>
    </w:p>
    <w:p w14:paraId="0C80F719">
      <w:pPr>
        <w:jc w:val="center"/>
        <w:rPr>
          <w:rFonts w:hint="default" w:ascii="Times New Roman" w:hAnsi="Times New Roman" w:eastAsia="Cambria" w:cs="Times New Roman"/>
          <w:b/>
          <w:bCs/>
          <w:i w:val="0"/>
          <w:iCs w:val="0"/>
          <w:sz w:val="28"/>
          <w:szCs w:val="28"/>
          <w:lang w:val="vi-VN"/>
        </w:rPr>
      </w:pPr>
      <w:r>
        <w:rPr>
          <w:rFonts w:hint="default" w:ascii="Times New Roman" w:hAnsi="Times New Roman" w:eastAsia="Cambria" w:cs="Times New Roman"/>
          <w:b/>
          <w:bCs/>
          <w:i w:val="0"/>
          <w:iCs w:val="0"/>
          <w:sz w:val="28"/>
          <w:szCs w:val="28"/>
        </w:rPr>
        <w:t>Figure IV.B.4.</w:t>
      </w:r>
      <w:r>
        <w:rPr>
          <w:rFonts w:hint="default" w:ascii="Times New Roman" w:hAnsi="Times New Roman" w:eastAsia="Cambria" w:cs="Times New Roman"/>
          <w:b/>
          <w:bCs/>
          <w:i w:val="0"/>
          <w:iCs w:val="0"/>
          <w:sz w:val="28"/>
          <w:szCs w:val="28"/>
          <w:lang w:val="vi-VN"/>
        </w:rPr>
        <w:t>1.a. Docker Image.</w:t>
      </w:r>
    </w:p>
    <w:p w14:paraId="28561DC3">
      <w:pPr>
        <w:jc w:val="both"/>
        <w:rPr>
          <w:rFonts w:hint="default" w:ascii="Times New Roman" w:hAnsi="Times New Roman" w:eastAsia="Cambria" w:cs="Times New Roman"/>
          <w:b w:val="0"/>
          <w:bCs w:val="0"/>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b w:val="0"/>
          <w:bCs w:val="0"/>
          <w:i w:val="0"/>
          <w:iCs w:val="0"/>
          <w:color w:val="000000" w:themeColor="text1"/>
          <w:sz w:val="28"/>
          <w:szCs w:val="28"/>
          <w:lang w:val="vi-VN"/>
          <w14:textFill>
            <w14:solidFill>
              <w14:schemeClr w14:val="tx1"/>
            </w14:solidFill>
          </w14:textFill>
        </w:rPr>
        <w:t>The main workflow of the system:</w:t>
      </w:r>
    </w:p>
    <w:p w14:paraId="79E5A88B">
      <w:pPr>
        <w:ind w:firstLine="720" w:firstLineChars="0"/>
        <w:jc w:val="both"/>
        <w:rPr>
          <w:rFonts w:hint="default" w:ascii="Times New Roman" w:hAnsi="Times New Roman" w:eastAsia="Cambria" w:cs="Times New Roman"/>
          <w:b w:val="0"/>
          <w:bCs w:val="0"/>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b w:val="0"/>
          <w:bCs w:val="0"/>
          <w:i w:val="0"/>
          <w:iCs w:val="0"/>
          <w:color w:val="000000" w:themeColor="text1"/>
          <w:sz w:val="28"/>
          <w:szCs w:val="28"/>
          <w:lang w:val="vi-VN"/>
          <w14:textFill>
            <w14:solidFill>
              <w14:schemeClr w14:val="tx1"/>
            </w14:solidFill>
          </w14:textFill>
        </w:rPr>
        <w:t>The system operates based on a main processing flow, where data is retrieved directly from the online MongoDB database. After collection, the data is fed into the ETL pipeline to perform the Load, Transform, and Extract steps for data normalization and processing. The processed data is then made available through an API deployed on the AWS platform (API OUT). Additionally, the application continuously monitors changes in MongoDB to promptly update new data.</w:t>
      </w:r>
    </w:p>
    <w:p w14:paraId="648413BF">
      <w:pPr>
        <w:jc w:val="center"/>
        <w:rPr>
          <w:rFonts w:hint="default" w:ascii="Times New Roman" w:hAnsi="Times New Roman" w:eastAsia="Cambria" w:cs="Times New Roman"/>
          <w:b/>
          <w:bCs/>
          <w:i w:val="0"/>
          <w:iCs w:val="0"/>
          <w:color w:val="C00000"/>
          <w:sz w:val="28"/>
          <w:szCs w:val="28"/>
          <w:lang w:val="vi-VN"/>
        </w:rPr>
      </w:pPr>
      <w:r>
        <w:rPr>
          <w:rFonts w:hint="default" w:ascii="Times New Roman" w:hAnsi="Times New Roman" w:eastAsia="Cambria" w:cs="Times New Roman"/>
          <w:b/>
          <w:bCs/>
          <w:i w:val="0"/>
          <w:iCs w:val="0"/>
          <w:color w:val="C00000"/>
          <w:sz w:val="28"/>
          <w:szCs w:val="28"/>
          <w:lang w:val="vi-VN"/>
        </w:rPr>
        <w:drawing>
          <wp:inline distT="0" distB="0" distL="114300" distR="114300">
            <wp:extent cx="5745480" cy="3479800"/>
            <wp:effectExtent l="0" t="0" r="7620" b="6350"/>
            <wp:docPr id="1" name="Picture 1" descr="ScreenShot_2025051207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20250512071750"/>
                    <pic:cNvPicPr>
                      <a:picLocks noChangeAspect="1"/>
                    </pic:cNvPicPr>
                  </pic:nvPicPr>
                  <pic:blipFill>
                    <a:blip r:embed="rId406"/>
                    <a:stretch>
                      <a:fillRect/>
                    </a:stretch>
                  </pic:blipFill>
                  <pic:spPr>
                    <a:xfrm>
                      <a:off x="0" y="0"/>
                      <a:ext cx="5745480" cy="3479800"/>
                    </a:xfrm>
                    <a:prstGeom prst="rect">
                      <a:avLst/>
                    </a:prstGeom>
                  </pic:spPr>
                </pic:pic>
              </a:graphicData>
            </a:graphic>
          </wp:inline>
        </w:drawing>
      </w:r>
    </w:p>
    <w:p w14:paraId="747176F5">
      <w:pPr>
        <w:jc w:val="center"/>
        <w:rPr>
          <w:rFonts w:hint="default" w:ascii="Times New Roman" w:hAnsi="Times New Roman" w:eastAsia="Cambria" w:cs="Times New Roman"/>
          <w:b/>
          <w:bCs/>
          <w:i w:val="0"/>
          <w:iCs w:val="0"/>
          <w:sz w:val="28"/>
          <w:szCs w:val="28"/>
          <w:lang w:val="vi-VN"/>
        </w:rPr>
      </w:pPr>
      <w:r>
        <w:rPr>
          <w:rFonts w:hint="default" w:ascii="Times New Roman" w:hAnsi="Times New Roman" w:eastAsia="Cambria" w:cs="Times New Roman"/>
          <w:b/>
          <w:bCs/>
          <w:i w:val="0"/>
          <w:iCs w:val="0"/>
          <w:sz w:val="28"/>
          <w:szCs w:val="28"/>
        </w:rPr>
        <w:t>Figure IV.B.4.</w:t>
      </w:r>
      <w:r>
        <w:rPr>
          <w:rFonts w:hint="default" w:ascii="Times New Roman" w:hAnsi="Times New Roman" w:eastAsia="Cambria" w:cs="Times New Roman"/>
          <w:b/>
          <w:bCs/>
          <w:i w:val="0"/>
          <w:iCs w:val="0"/>
          <w:sz w:val="28"/>
          <w:szCs w:val="28"/>
          <w:lang w:val="vi-VN"/>
        </w:rPr>
        <w:t>1.b. Docker Image.</w:t>
      </w:r>
    </w:p>
    <w:p w14:paraId="605EBD84">
      <w:pPr>
        <w:jc w:val="center"/>
        <w:rPr>
          <w:rFonts w:hint="default" w:ascii="Times New Roman" w:hAnsi="Times New Roman" w:eastAsia="Cambria" w:cs="Times New Roman"/>
          <w:b/>
          <w:bCs/>
          <w:i w:val="0"/>
          <w:iCs w:val="0"/>
          <w:color w:val="C00000"/>
          <w:sz w:val="28"/>
          <w:szCs w:val="28"/>
          <w:lang w:val="vi-VN"/>
        </w:rPr>
      </w:pPr>
    </w:p>
    <w:p w14:paraId="724D4F2F">
      <w:pPr>
        <w:pStyle w:val="11"/>
        <w:keepNext w:val="0"/>
        <w:keepLines w:val="0"/>
        <w:widowControl/>
        <w:suppressLineNumbers w:val="0"/>
        <w:spacing w:beforeAutospacing="1"/>
        <w:jc w:val="both"/>
        <w:rPr>
          <w:rFonts w:hint="default" w:ascii="Times New Roman" w:hAnsi="Times New Roman" w:cs="Times New Roman"/>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t>Dockerfile:</w:t>
      </w:r>
    </w:p>
    <w:p w14:paraId="374C94D6">
      <w:pPr>
        <w:pStyle w:val="11"/>
        <w:keepNext w:val="0"/>
        <w:keepLines w:val="0"/>
        <w:widowControl/>
        <w:suppressLineNumbers w:val="0"/>
        <w:spacing w:beforeAutospacing="1"/>
        <w:ind w:firstLine="720" w:firstLineChars="0"/>
        <w:jc w:val="both"/>
        <w:rPr>
          <w:rFonts w:hint="default" w:ascii="Times New Roman" w:hAnsi="Times New Roman" w:cs="Times New Roman"/>
          <w:b/>
          <w:bCs/>
          <w:i w:val="0"/>
          <w:iCs w:val="0"/>
          <w:color w:val="000000" w:themeColor="text1"/>
          <w:sz w:val="28"/>
          <w:szCs w:val="28"/>
          <w14:textFill>
            <w14:solidFill>
              <w14:schemeClr w14:val="tx1"/>
            </w14:solidFill>
          </w14:textFill>
        </w:rPr>
      </w:pPr>
      <w:r>
        <w:rPr>
          <w:rFonts w:hint="default" w:ascii="Times New Roman" w:hAnsi="Times New Roman" w:cs="Times New Roman"/>
          <w:i w:val="0"/>
          <w:iCs w:val="0"/>
          <w:color w:val="000000" w:themeColor="text1"/>
          <w:sz w:val="28"/>
          <w:szCs w:val="28"/>
          <w14:textFill>
            <w14:solidFill>
              <w14:schemeClr w14:val="tx1"/>
            </w14:solidFill>
          </w14:textFill>
        </w:rPr>
        <w:t xml:space="preserve">The </w:t>
      </w:r>
      <w:r>
        <w:rPr>
          <w:rFonts w:hint="default" w:ascii="Times New Roman" w:hAnsi="Times New Roman" w:cs="Times New Roman"/>
          <w:i w:val="0"/>
          <w:iCs w:val="0"/>
          <w:color w:val="000000" w:themeColor="text1"/>
          <w:sz w:val="28"/>
          <w:szCs w:val="28"/>
          <w:lang w:val="vi-VN"/>
          <w14:textFill>
            <w14:solidFill>
              <w14:schemeClr w14:val="tx1"/>
            </w14:solidFill>
          </w14:textFill>
        </w:rPr>
        <w:t>Docker-file</w:t>
      </w:r>
      <w:r>
        <w:rPr>
          <w:rFonts w:hint="default" w:ascii="Times New Roman" w:hAnsi="Times New Roman" w:cs="Times New Roman"/>
          <w:i w:val="0"/>
          <w:iCs w:val="0"/>
          <w:color w:val="000000" w:themeColor="text1"/>
          <w:sz w:val="28"/>
          <w:szCs w:val="28"/>
          <w14:textFill>
            <w14:solidFill>
              <w14:schemeClr w14:val="tx1"/>
            </w14:solidFill>
          </w14:textFill>
        </w:rPr>
        <w:t xml:space="preserve"> shown below illustrates the process of configuring the container, starting from the base image </w:t>
      </w:r>
      <w:r>
        <w:rPr>
          <w:rFonts w:hint="default" w:ascii="Times New Roman" w:hAnsi="Times New Roman" w:cs="Times New Roman"/>
          <w:b/>
          <w:bCs/>
          <w:i w:val="0"/>
          <w:iCs w:val="0"/>
          <w:color w:val="000000" w:themeColor="text1"/>
          <w:sz w:val="28"/>
          <w:szCs w:val="28"/>
          <w14:textFill>
            <w14:solidFill>
              <w14:schemeClr w14:val="tx1"/>
            </w14:solidFill>
          </w14:textFill>
        </w:rPr>
        <w:t>python:3.10-slim-buster</w:t>
      </w:r>
      <w:r>
        <w:rPr>
          <w:rFonts w:hint="default" w:ascii="Times New Roman" w:hAnsi="Times New Roman" w:cs="Times New Roman"/>
          <w:i w:val="0"/>
          <w:iCs w:val="0"/>
          <w:color w:val="000000" w:themeColor="text1"/>
          <w:sz w:val="28"/>
          <w:szCs w:val="28"/>
          <w14:textFill>
            <w14:solidFill>
              <w14:schemeClr w14:val="tx1"/>
            </w14:solidFill>
          </w14:textFill>
        </w:rPr>
        <w:t xml:space="preserve">. The source code is copied into the /app directory in the container. Next, necessary tools such as awscli are installed, and directories required for the pipeline, such as </w:t>
      </w:r>
      <w:r>
        <w:rPr>
          <w:rFonts w:hint="default" w:ascii="Times New Roman" w:hAnsi="Times New Roman" w:cs="Times New Roman"/>
          <w:b/>
          <w:bCs/>
          <w:i w:val="0"/>
          <w:iCs w:val="0"/>
          <w:color w:val="000000" w:themeColor="text1"/>
          <w:sz w:val="28"/>
          <w:szCs w:val="28"/>
          <w14:textFill>
            <w14:solidFill>
              <w14:schemeClr w14:val="tx1"/>
            </w14:solidFill>
          </w14:textFill>
        </w:rPr>
        <w:t>/app/Get_Data/BB</w:t>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b/>
          <w:bCs/>
          <w:i w:val="0"/>
          <w:iCs w:val="0"/>
          <w:color w:val="000000" w:themeColor="text1"/>
          <w:sz w:val="28"/>
          <w:szCs w:val="28"/>
          <w14:textFill>
            <w14:solidFill>
              <w14:schemeClr w14:val="tx1"/>
            </w14:solidFill>
          </w14:textFill>
        </w:rPr>
        <w:t>/app/Get_Data/UD</w:t>
      </w:r>
      <w:r>
        <w:rPr>
          <w:rFonts w:hint="default" w:ascii="Times New Roman" w:hAnsi="Times New Roman" w:cs="Times New Roman"/>
          <w:i w:val="0"/>
          <w:iCs w:val="0"/>
          <w:color w:val="000000" w:themeColor="text1"/>
          <w:sz w:val="28"/>
          <w:szCs w:val="28"/>
          <w14:textFill>
            <w14:solidFill>
              <w14:schemeClr w14:val="tx1"/>
            </w14:solidFill>
          </w14:textFill>
        </w:rPr>
        <w:t xml:space="preserve">, and </w:t>
      </w:r>
      <w:r>
        <w:rPr>
          <w:rFonts w:hint="default" w:ascii="Times New Roman" w:hAnsi="Times New Roman" w:cs="Times New Roman"/>
          <w:b/>
          <w:bCs/>
          <w:i w:val="0"/>
          <w:iCs w:val="0"/>
          <w:color w:val="000000" w:themeColor="text1"/>
          <w:sz w:val="28"/>
          <w:szCs w:val="28"/>
          <w14:textFill>
            <w14:solidFill>
              <w14:schemeClr w14:val="tx1"/>
            </w14:solidFill>
          </w14:textFill>
        </w:rPr>
        <w:t>/app/logs</w:t>
      </w:r>
      <w:r>
        <w:rPr>
          <w:rFonts w:hint="default" w:ascii="Times New Roman" w:hAnsi="Times New Roman" w:cs="Times New Roman"/>
          <w:i w:val="0"/>
          <w:iCs w:val="0"/>
          <w:color w:val="000000" w:themeColor="text1"/>
          <w:sz w:val="28"/>
          <w:szCs w:val="28"/>
          <w14:textFill>
            <w14:solidFill>
              <w14:schemeClr w14:val="tx1"/>
            </w14:solidFill>
          </w14:textFill>
        </w:rPr>
        <w:t xml:space="preserve">, are created with appropriate access rights. After that, the dependencies listed in requirements.txt are installed, and the main application is launched with the command CMD </w:t>
      </w:r>
      <w:r>
        <w:rPr>
          <w:rFonts w:hint="default" w:ascii="Times New Roman" w:hAnsi="Times New Roman" w:cs="Times New Roman"/>
          <w:b/>
          <w:bCs/>
          <w:i w:val="0"/>
          <w:iCs w:val="0"/>
          <w:color w:val="000000" w:themeColor="text1"/>
          <w:sz w:val="28"/>
          <w:szCs w:val="28"/>
          <w14:textFill>
            <w14:solidFill>
              <w14:schemeClr w14:val="tx1"/>
            </w14:solidFill>
          </w14:textFill>
        </w:rPr>
        <w:t>["python", "main.py"].</w:t>
      </w:r>
    </w:p>
    <w:p w14:paraId="3E9E303D">
      <w:pPr>
        <w:pStyle w:val="11"/>
        <w:keepNext w:val="0"/>
        <w:keepLines w:val="0"/>
        <w:widowControl/>
        <w:suppressLineNumbers w:val="0"/>
        <w:spacing w:beforeAutospacing="1"/>
        <w:ind w:firstLine="720" w:firstLineChars="0"/>
        <w:jc w:val="both"/>
        <w:rPr>
          <w:rFonts w:hint="default" w:ascii="Times New Roman" w:hAnsi="Times New Roman" w:cs="Times New Roman"/>
          <w:b/>
          <w:bCs/>
          <w:i w:val="0"/>
          <w:iCs w:val="0"/>
          <w:sz w:val="28"/>
          <w:szCs w:val="28"/>
          <w:lang w:val="vi-VN"/>
        </w:rPr>
      </w:pPr>
    </w:p>
    <w:p w14:paraId="273D7004">
      <w:pPr>
        <w:pStyle w:val="5"/>
        <w:bidi w:val="0"/>
        <w:rPr>
          <w:rFonts w:hint="default" w:ascii="Times New Roman" w:hAnsi="Times New Roman" w:cs="Times New Roman"/>
          <w:i w:val="0"/>
          <w:iCs w:val="0"/>
        </w:rPr>
      </w:pPr>
      <w:bookmarkStart w:id="159" w:name="_Toc21450"/>
      <w:r>
        <w:rPr>
          <w:rFonts w:hint="default" w:ascii="Times New Roman" w:hAnsi="Times New Roman" w:cs="Times New Roman"/>
          <w:i w:val="0"/>
          <w:iCs w:val="0"/>
        </w:rPr>
        <w:t>4.2.</w:t>
      </w:r>
      <w:r>
        <w:rPr>
          <w:rFonts w:hint="default" w:ascii="Times New Roman" w:hAnsi="Times New Roman" w:cs="Times New Roman"/>
          <w:i w:val="0"/>
          <w:iCs w:val="0"/>
          <w:lang w:val="vi-VN"/>
        </w:rPr>
        <w:t>2</w:t>
      </w:r>
      <w:r>
        <w:rPr>
          <w:rFonts w:hint="default" w:ascii="Times New Roman" w:hAnsi="Times New Roman" w:cs="Times New Roman"/>
          <w:i w:val="0"/>
          <w:iCs w:val="0"/>
        </w:rPr>
        <w:t>. Get mongo data</w:t>
      </w:r>
      <w:bookmarkEnd w:id="159"/>
    </w:p>
    <w:p w14:paraId="073866EA">
      <w:pPr>
        <w:bidi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After the data has been pushed to MongoDB from the Inferencer step, the system needs to have a periodic mechanism to retrieve the latest data from MongoDB, serving purposes such as API output, synchronization for analysis, or displaying on a dashboard interface.</w:t>
      </w:r>
    </w:p>
    <w:p w14:paraId="52CD4491">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drawing>
          <wp:inline distT="0" distB="0" distL="114300" distR="114300">
            <wp:extent cx="5739130" cy="2632075"/>
            <wp:effectExtent l="0" t="0" r="13970" b="15875"/>
            <wp:docPr id="27" name="Picture 27" descr="ScreenShot_2025051404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_20250514042806"/>
                    <pic:cNvPicPr>
                      <a:picLocks noChangeAspect="1"/>
                    </pic:cNvPicPr>
                  </pic:nvPicPr>
                  <pic:blipFill>
                    <a:blip r:embed="rId407"/>
                    <a:stretch>
                      <a:fillRect/>
                    </a:stretch>
                  </pic:blipFill>
                  <pic:spPr>
                    <a:xfrm>
                      <a:off x="0" y="0"/>
                      <a:ext cx="5739130" cy="2632075"/>
                    </a:xfrm>
                    <a:prstGeom prst="rect">
                      <a:avLst/>
                    </a:prstGeom>
                  </pic:spPr>
                </pic:pic>
              </a:graphicData>
            </a:graphic>
          </wp:inline>
        </w:drawing>
      </w:r>
    </w:p>
    <w:p w14:paraId="2F7D5B49">
      <w:pPr>
        <w:bidi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Figure IV.B.4.2.</w:t>
      </w:r>
      <w:r>
        <w:rPr>
          <w:rFonts w:hint="default" w:ascii="Times New Roman" w:hAnsi="Times New Roman" w:cs="Times New Roman"/>
          <w:i w:val="0"/>
          <w:iCs w:val="0"/>
          <w:sz w:val="28"/>
          <w:szCs w:val="28"/>
          <w:lang w:val="vi-VN"/>
        </w:rPr>
        <w:t>2</w:t>
      </w:r>
      <w:r>
        <w:rPr>
          <w:rFonts w:hint="default" w:ascii="Times New Roman" w:hAnsi="Times New Roman" w:cs="Times New Roman"/>
          <w:i w:val="0"/>
          <w:iCs w:val="0"/>
          <w:sz w:val="28"/>
          <w:szCs w:val="28"/>
        </w:rPr>
        <w:t>: Get mongo data (Source: Own work).</w:t>
      </w:r>
    </w:p>
    <w:p w14:paraId="30DC3712">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This process works based on the reverse ETL principle (Load – Transform – Extract), occurring in cycles (every 2 hours), and includes the following main steps:</w:t>
      </w:r>
    </w:p>
    <w:p w14:paraId="1A9B0686">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Load: Query and load data from MongoDB corresponding to each model and ticker (through the functions </w:t>
      </w:r>
      <w:r>
        <w:rPr>
          <w:rFonts w:hint="default" w:ascii="Times New Roman" w:hAnsi="Times New Roman" w:cs="Times New Roman"/>
          <w:b/>
          <w:bCs/>
          <w:i w:val="0"/>
          <w:iCs w:val="0"/>
          <w:sz w:val="28"/>
          <w:szCs w:val="28"/>
          <w:lang w:val="vi-VN"/>
        </w:rPr>
        <w:t>Get_Data/BB, Get_Data/UD</w:t>
      </w:r>
      <w:r>
        <w:rPr>
          <w:rFonts w:hint="default" w:ascii="Times New Roman" w:hAnsi="Times New Roman" w:cs="Times New Roman"/>
          <w:i w:val="0"/>
          <w:iCs w:val="0"/>
          <w:sz w:val="28"/>
          <w:szCs w:val="28"/>
          <w:lang w:val="vi-VN"/>
        </w:rPr>
        <w:t>)</w:t>
      </w:r>
    </w:p>
    <w:p w14:paraId="5F3B5EEF">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Transform: Perform basic data preprocessing steps such as cleaning, standardizing formats, and removing duplicate records</w:t>
      </w:r>
    </w:p>
    <w:p w14:paraId="04DC690D">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Extract: Write the data to a </w:t>
      </w:r>
      <w:r>
        <w:rPr>
          <w:rFonts w:hint="default" w:ascii="Times New Roman" w:hAnsi="Times New Roman" w:cs="Times New Roman"/>
          <w:b/>
          <w:bCs/>
          <w:i w:val="0"/>
          <w:iCs w:val="0"/>
          <w:sz w:val="28"/>
          <w:szCs w:val="28"/>
          <w:lang w:val="vi-VN"/>
        </w:rPr>
        <w:t>.csv</w:t>
      </w:r>
      <w:r>
        <w:rPr>
          <w:rFonts w:hint="default" w:ascii="Times New Roman" w:hAnsi="Times New Roman" w:cs="Times New Roman"/>
          <w:i w:val="0"/>
          <w:iCs w:val="0"/>
          <w:sz w:val="28"/>
          <w:szCs w:val="28"/>
          <w:lang w:val="vi-VN"/>
        </w:rPr>
        <w:t xml:space="preserve"> file or other compatible formats to prepare for API distribution or further analysis.</w:t>
      </w:r>
    </w:p>
    <w:p w14:paraId="5E114A9B">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Detailed Pipeline:</w:t>
      </w:r>
    </w:p>
    <w:p w14:paraId="61C242C1">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Module: </w:t>
      </w:r>
      <w:r>
        <w:rPr>
          <w:rFonts w:hint="default" w:ascii="Times New Roman" w:hAnsi="Times New Roman" w:cs="Times New Roman"/>
          <w:b/>
          <w:bCs/>
          <w:i w:val="0"/>
          <w:iCs w:val="0"/>
          <w:sz w:val="28"/>
          <w:szCs w:val="28"/>
          <w:lang w:val="vi-VN"/>
        </w:rPr>
        <w:t>get_mongo_data.py</w:t>
      </w:r>
    </w:p>
    <w:p w14:paraId="73D0FA98">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Change Check: </w:t>
      </w:r>
      <w:r>
        <w:rPr>
          <w:rFonts w:hint="default" w:ascii="Times New Roman" w:hAnsi="Times New Roman" w:cs="Times New Roman"/>
          <w:b/>
          <w:bCs/>
          <w:i w:val="0"/>
          <w:iCs w:val="0"/>
          <w:sz w:val="28"/>
          <w:szCs w:val="28"/>
          <w:lang w:val="vi-VN"/>
        </w:rPr>
        <w:t>check_mongo_changes.py</w:t>
      </w:r>
      <w:r>
        <w:rPr>
          <w:rFonts w:hint="default" w:ascii="Times New Roman" w:hAnsi="Times New Roman" w:cs="Times New Roman"/>
          <w:i w:val="0"/>
          <w:iCs w:val="0"/>
          <w:sz w:val="28"/>
          <w:szCs w:val="28"/>
          <w:lang w:val="vi-VN"/>
        </w:rPr>
        <w:t xml:space="preserve"> to only fetch records that have been updated since the last access.</w:t>
      </w:r>
    </w:p>
    <w:p w14:paraId="15763F6A">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Output Format: CSV file or Data-frame for the API in section </w:t>
      </w:r>
      <w:r>
        <w:rPr>
          <w:rFonts w:hint="default" w:ascii="Times New Roman" w:hAnsi="Times New Roman" w:cs="Times New Roman"/>
          <w:b/>
          <w:bCs/>
          <w:i w:val="0"/>
          <w:iCs w:val="0"/>
          <w:sz w:val="28"/>
          <w:szCs w:val="28"/>
          <w:lang w:val="vi-VN"/>
        </w:rPr>
        <w:t>4.2.3. API</w:t>
      </w:r>
      <w:r>
        <w:rPr>
          <w:rFonts w:hint="default" w:ascii="Times New Roman" w:hAnsi="Times New Roman" w:cs="Times New Roman"/>
          <w:i w:val="0"/>
          <w:iCs w:val="0"/>
          <w:sz w:val="28"/>
          <w:szCs w:val="28"/>
          <w:lang w:val="vi-VN"/>
        </w:rPr>
        <w:t>.</w:t>
      </w:r>
    </w:p>
    <w:p w14:paraId="42729A14">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Frequency: Every 2 hours (adjustable).</w:t>
      </w:r>
    </w:p>
    <w:p w14:paraId="4DF23D37">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Purpose:</w:t>
      </w:r>
    </w:p>
    <w:p w14:paraId="6DB8CEB9">
      <w:pPr>
        <w:bidi w:val="0"/>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Ensure the system always has the most up-to-date data available to serve end-users and other integrated systems. This step is crucial for maintaining synchronization between stored data and the data being queried/displayed.</w:t>
      </w:r>
    </w:p>
    <w:p w14:paraId="6D3D4B58">
      <w:pPr>
        <w:bidi w:val="0"/>
        <w:rPr>
          <w:rFonts w:hint="default" w:ascii="Times New Roman" w:hAnsi="Times New Roman" w:cs="Times New Roman"/>
          <w:i w:val="0"/>
          <w:iCs w:val="0"/>
          <w:sz w:val="28"/>
          <w:szCs w:val="28"/>
          <w:lang w:val="vi-VN"/>
        </w:rPr>
      </w:pPr>
    </w:p>
    <w:p w14:paraId="12E6AB99">
      <w:pPr>
        <w:pStyle w:val="5"/>
        <w:bidi w:val="0"/>
        <w:rPr>
          <w:rFonts w:hint="default" w:ascii="Times New Roman" w:hAnsi="Times New Roman" w:cs="Times New Roman"/>
          <w:i w:val="0"/>
          <w:iCs w:val="0"/>
        </w:rPr>
      </w:pPr>
      <w:bookmarkStart w:id="160" w:name="_Toc6555"/>
      <w:r>
        <w:rPr>
          <w:rFonts w:hint="default" w:ascii="Times New Roman" w:hAnsi="Times New Roman" w:cs="Times New Roman"/>
          <w:i w:val="0"/>
          <w:iCs w:val="0"/>
        </w:rPr>
        <w:t>4.2.</w:t>
      </w:r>
      <w:r>
        <w:rPr>
          <w:rFonts w:hint="default" w:ascii="Times New Roman" w:hAnsi="Times New Roman" w:cs="Times New Roman"/>
          <w:i w:val="0"/>
          <w:iCs w:val="0"/>
          <w:lang w:val="vi-VN"/>
        </w:rPr>
        <w:t>3</w:t>
      </w:r>
      <w:r>
        <w:rPr>
          <w:rFonts w:hint="default" w:ascii="Times New Roman" w:hAnsi="Times New Roman" w:cs="Times New Roman"/>
          <w:i w:val="0"/>
          <w:iCs w:val="0"/>
        </w:rPr>
        <w:t>. API</w:t>
      </w:r>
      <w:bookmarkEnd w:id="160"/>
    </w:p>
    <w:p w14:paraId="781BDAAB">
      <w:pPr>
        <w:spacing w:after="60" w:line="360" w:lineRule="auto"/>
        <w:jc w:val="both"/>
        <w:rPr>
          <w:rFonts w:hint="default" w:ascii="Times New Roman" w:hAnsi="Times New Roman" w:cs="Times New Roman"/>
          <w:i w:val="0"/>
          <w:iCs w:val="0"/>
          <w:sz w:val="28"/>
          <w:szCs w:val="28"/>
          <w:lang w:val="vi-VN"/>
        </w:rPr>
      </w:pPr>
      <w:r>
        <w:rPr>
          <w:rFonts w:hint="default" w:ascii="Times New Roman" w:hAnsi="Times New Roman" w:cs="Times New Roman"/>
          <w:i w:val="0"/>
          <w:iCs w:val="0"/>
          <w:sz w:val="28"/>
          <w:szCs w:val="28"/>
          <w:lang w:val="vi-VN"/>
        </w:rPr>
        <w:t xml:space="preserve">This API retrieves data directly from the CSV files in </w:t>
      </w:r>
      <w:r>
        <w:rPr>
          <w:rFonts w:hint="default" w:ascii="Times New Roman" w:hAnsi="Times New Roman" w:cs="Times New Roman"/>
          <w:b/>
          <w:bCs/>
          <w:i w:val="0"/>
          <w:iCs w:val="0"/>
          <w:sz w:val="28"/>
          <w:szCs w:val="28"/>
          <w:lang w:val="vi-VN"/>
        </w:rPr>
        <w:t xml:space="preserve">Get_Data/BB </w:t>
      </w:r>
      <w:r>
        <w:rPr>
          <w:rFonts w:hint="default" w:ascii="Times New Roman" w:hAnsi="Times New Roman" w:cs="Times New Roman"/>
          <w:i w:val="0"/>
          <w:iCs w:val="0"/>
          <w:sz w:val="28"/>
          <w:szCs w:val="28"/>
          <w:lang w:val="vi-VN"/>
        </w:rPr>
        <w:t xml:space="preserve">and </w:t>
      </w:r>
      <w:r>
        <w:rPr>
          <w:rFonts w:hint="default" w:ascii="Times New Roman" w:hAnsi="Times New Roman" w:cs="Times New Roman"/>
          <w:b/>
          <w:bCs/>
          <w:i w:val="0"/>
          <w:iCs w:val="0"/>
          <w:sz w:val="28"/>
          <w:szCs w:val="28"/>
          <w:lang w:val="vi-VN"/>
        </w:rPr>
        <w:t>Get_Data/UD</w:t>
      </w:r>
      <w:r>
        <w:rPr>
          <w:rFonts w:hint="default" w:ascii="Times New Roman" w:hAnsi="Times New Roman" w:cs="Times New Roman"/>
          <w:i w:val="0"/>
          <w:iCs w:val="0"/>
          <w:sz w:val="28"/>
          <w:szCs w:val="28"/>
          <w:lang w:val="vi-VN"/>
        </w:rPr>
        <w:t>, and then serves it through an endpoint.</w:t>
      </w:r>
    </w:p>
    <w:p w14:paraId="5F4701EC">
      <w:pPr>
        <w:spacing w:after="60" w:line="360" w:lineRule="auto"/>
        <w:jc w:val="both"/>
        <w:rPr>
          <w:rFonts w:hint="default" w:ascii="Times New Roman" w:hAnsi="Times New Roman" w:eastAsia="Cambria" w:cs="Times New Roman"/>
          <w:b/>
          <w:bCs/>
          <w:i w:val="0"/>
          <w:iCs w:val="0"/>
          <w:sz w:val="28"/>
          <w:szCs w:val="28"/>
          <w:lang w:val="vi-VN"/>
        </w:rPr>
      </w:pPr>
      <w:r>
        <w:rPr>
          <w:rFonts w:hint="default" w:ascii="Times New Roman" w:hAnsi="Times New Roman" w:eastAsia="Cambria" w:cs="Times New Roman"/>
          <w:b/>
          <w:bCs/>
          <w:i w:val="0"/>
          <w:iCs w:val="0"/>
          <w:sz w:val="28"/>
          <w:szCs w:val="28"/>
          <w:lang w:val="vi-VN"/>
        </w:rPr>
        <w:drawing>
          <wp:inline distT="0" distB="0" distL="114300" distR="114300">
            <wp:extent cx="5733415" cy="3566795"/>
            <wp:effectExtent l="0" t="0" r="635" b="14605"/>
            <wp:docPr id="389" name="Picture 389" descr="ScreenShot_2025051512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389" descr="ScreenShot_20250515124823"/>
                    <pic:cNvPicPr>
                      <a:picLocks noChangeAspect="1"/>
                    </pic:cNvPicPr>
                  </pic:nvPicPr>
                  <pic:blipFill>
                    <a:blip r:embed="rId408"/>
                    <a:stretch>
                      <a:fillRect/>
                    </a:stretch>
                  </pic:blipFill>
                  <pic:spPr>
                    <a:xfrm>
                      <a:off x="0" y="0"/>
                      <a:ext cx="5733415" cy="3566795"/>
                    </a:xfrm>
                    <a:prstGeom prst="rect">
                      <a:avLst/>
                    </a:prstGeom>
                  </pic:spPr>
                </pic:pic>
              </a:graphicData>
            </a:graphic>
          </wp:inline>
        </w:drawing>
      </w:r>
    </w:p>
    <w:p w14:paraId="2092A4B6">
      <w:pPr>
        <w:spacing w:after="60" w:line="360" w:lineRule="auto"/>
        <w:jc w:val="center"/>
        <w:rPr>
          <w:rFonts w:hint="default" w:ascii="Times New Roman" w:hAnsi="Times New Roman" w:eastAsia="Cambria" w:cs="Times New Roman"/>
          <w:b/>
          <w:bCs/>
          <w:i w:val="0"/>
          <w:iCs w:val="0"/>
          <w:sz w:val="28"/>
          <w:szCs w:val="28"/>
        </w:rPr>
      </w:pPr>
      <w:r>
        <w:rPr>
          <w:rFonts w:hint="default" w:ascii="Times New Roman" w:hAnsi="Times New Roman" w:eastAsia="Cambria" w:cs="Times New Roman"/>
          <w:b/>
          <w:bCs/>
          <w:i w:val="0"/>
          <w:iCs w:val="0"/>
          <w:sz w:val="28"/>
          <w:szCs w:val="28"/>
        </w:rPr>
        <w:t>Figure IV.B.4.2.</w:t>
      </w:r>
      <w:r>
        <w:rPr>
          <w:rFonts w:hint="default" w:ascii="Times New Roman" w:hAnsi="Times New Roman" w:eastAsia="Cambria" w:cs="Times New Roman"/>
          <w:b/>
          <w:bCs/>
          <w:i w:val="0"/>
          <w:iCs w:val="0"/>
          <w:sz w:val="28"/>
          <w:szCs w:val="28"/>
          <w:lang w:val="vi-VN"/>
        </w:rPr>
        <w:t>3</w:t>
      </w:r>
      <w:r>
        <w:rPr>
          <w:rFonts w:hint="default" w:ascii="Times New Roman" w:hAnsi="Times New Roman" w:eastAsia="Cambria" w:cs="Times New Roman"/>
          <w:b/>
          <w:bCs/>
          <w:i w:val="0"/>
          <w:iCs w:val="0"/>
          <w:sz w:val="28"/>
          <w:szCs w:val="28"/>
        </w:rPr>
        <w:t xml:space="preserve">: API. for BB, UD </w:t>
      </w:r>
      <w:r>
        <w:rPr>
          <w:rFonts w:hint="default" w:ascii="Times New Roman" w:hAnsi="Times New Roman" w:cs="Times New Roman"/>
          <w:b/>
          <w:bCs/>
          <w:i w:val="0"/>
          <w:iCs w:val="0"/>
          <w:color w:val="081B3A"/>
          <w:spacing w:val="3"/>
          <w:sz w:val="28"/>
          <w:szCs w:val="28"/>
          <w:shd w:val="clear" w:color="auto" w:fill="FFFFFF"/>
        </w:rPr>
        <w:t>(Source: Own work).</w:t>
      </w:r>
    </w:p>
    <w:p w14:paraId="2F348CB9">
      <w:pPr>
        <w:spacing w:after="60" w:line="360" w:lineRule="auto"/>
        <w:ind w:firstLine="72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Description: Design and deploy RESTful </w:t>
      </w:r>
      <w:r>
        <w:rPr>
          <w:rFonts w:hint="default" w:ascii="Times New Roman" w:hAnsi="Times New Roman" w:eastAsia="Cambria" w:cs="Times New Roman"/>
          <w:i w:val="0"/>
          <w:iCs w:val="0"/>
          <w:sz w:val="28"/>
          <w:szCs w:val="28"/>
          <w:lang w:val="vi-VN"/>
        </w:rPr>
        <w:t>API s</w:t>
      </w:r>
      <w:r>
        <w:rPr>
          <w:rFonts w:hint="default" w:ascii="Times New Roman" w:hAnsi="Times New Roman" w:eastAsia="Cambria" w:cs="Times New Roman"/>
          <w:i w:val="0"/>
          <w:iCs w:val="0"/>
          <w:sz w:val="28"/>
          <w:szCs w:val="28"/>
        </w:rPr>
        <w:t xml:space="preserve"> to facilitate communication between the </w:t>
      </w:r>
      <w:r>
        <w:rPr>
          <w:rFonts w:hint="default" w:ascii="Times New Roman" w:hAnsi="Times New Roman" w:eastAsia="Cambria" w:cs="Times New Roman"/>
          <w:i w:val="0"/>
          <w:iCs w:val="0"/>
          <w:sz w:val="28"/>
          <w:szCs w:val="28"/>
          <w:lang w:val="vi-VN"/>
        </w:rPr>
        <w:t>front-end</w:t>
      </w:r>
      <w:r>
        <w:rPr>
          <w:rFonts w:hint="default" w:ascii="Times New Roman" w:hAnsi="Times New Roman" w:eastAsia="Cambria" w:cs="Times New Roman"/>
          <w:i w:val="0"/>
          <w:iCs w:val="0"/>
          <w:sz w:val="28"/>
          <w:szCs w:val="28"/>
        </w:rPr>
        <w:t xml:space="preserve"> and </w:t>
      </w:r>
      <w:r>
        <w:rPr>
          <w:rFonts w:hint="default" w:ascii="Times New Roman" w:hAnsi="Times New Roman" w:eastAsia="Cambria" w:cs="Times New Roman"/>
          <w:i w:val="0"/>
          <w:iCs w:val="0"/>
          <w:sz w:val="28"/>
          <w:szCs w:val="28"/>
          <w:lang w:val="vi-VN"/>
        </w:rPr>
        <w:t>back-end</w:t>
      </w:r>
      <w:r>
        <w:rPr>
          <w:rFonts w:hint="default" w:ascii="Times New Roman" w:hAnsi="Times New Roman" w:eastAsia="Cambria" w:cs="Times New Roman"/>
          <w:i w:val="0"/>
          <w:iCs w:val="0"/>
          <w:sz w:val="28"/>
          <w:szCs w:val="28"/>
        </w:rPr>
        <w:t xml:space="preserve">. These </w:t>
      </w:r>
      <w:r>
        <w:rPr>
          <w:rFonts w:hint="default" w:ascii="Times New Roman" w:hAnsi="Times New Roman" w:eastAsia="Cambria" w:cs="Times New Roman"/>
          <w:i w:val="0"/>
          <w:iCs w:val="0"/>
          <w:sz w:val="28"/>
          <w:szCs w:val="28"/>
          <w:lang w:val="vi-VN"/>
        </w:rPr>
        <w:t>API s</w:t>
      </w:r>
      <w:r>
        <w:rPr>
          <w:rFonts w:hint="default" w:ascii="Times New Roman" w:hAnsi="Times New Roman" w:eastAsia="Cambria" w:cs="Times New Roman"/>
          <w:i w:val="0"/>
          <w:iCs w:val="0"/>
          <w:sz w:val="28"/>
          <w:szCs w:val="28"/>
        </w:rPr>
        <w:t xml:space="preserve"> allow users or other systems to send requests and receive responses via the HTTP protocol. The </w:t>
      </w:r>
      <w:r>
        <w:rPr>
          <w:rFonts w:hint="default" w:ascii="Times New Roman" w:hAnsi="Times New Roman" w:eastAsia="Cambria" w:cs="Times New Roman"/>
          <w:i w:val="0"/>
          <w:iCs w:val="0"/>
          <w:sz w:val="28"/>
          <w:szCs w:val="28"/>
          <w:lang w:val="vi-VN"/>
        </w:rPr>
        <w:t>API s</w:t>
      </w:r>
      <w:r>
        <w:rPr>
          <w:rFonts w:hint="default" w:ascii="Times New Roman" w:hAnsi="Times New Roman" w:eastAsia="Cambria" w:cs="Times New Roman"/>
          <w:i w:val="0"/>
          <w:iCs w:val="0"/>
          <w:sz w:val="28"/>
          <w:szCs w:val="28"/>
        </w:rPr>
        <w:t xml:space="preserve"> can be built using </w:t>
      </w:r>
      <w:r>
        <w:rPr>
          <w:rFonts w:hint="default" w:ascii="Times New Roman" w:hAnsi="Times New Roman" w:eastAsia="Cambria" w:cs="Times New Roman"/>
          <w:i w:val="0"/>
          <w:iCs w:val="0"/>
          <w:sz w:val="28"/>
          <w:szCs w:val="28"/>
          <w:lang w:val="vi-VN"/>
        </w:rPr>
        <w:t>Fast-API</w:t>
      </w:r>
      <w:r>
        <w:rPr>
          <w:rFonts w:hint="default" w:ascii="Times New Roman" w:hAnsi="Times New Roman" w:eastAsia="Cambria" w:cs="Times New Roman"/>
          <w:i w:val="0"/>
          <w:iCs w:val="0"/>
          <w:sz w:val="28"/>
          <w:szCs w:val="28"/>
        </w:rPr>
        <w:t xml:space="preserve"> and containerized for deployment.</w:t>
      </w:r>
    </w:p>
    <w:p w14:paraId="5A826D27">
      <w:pPr>
        <w:spacing w:before="280" w:after="280" w:line="360" w:lineRule="auto"/>
        <w:jc w:val="both"/>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2 main endpoints:</w:t>
      </w:r>
    </w:p>
    <w:p w14:paraId="1EF4FD79">
      <w:pPr>
        <w:spacing w:before="280" w:after="280" w:line="360" w:lineRule="auto"/>
        <w:ind w:left="72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Endpoint  2. GET /stock-all-modelsDescription:</w:t>
      </w:r>
    </w:p>
    <w:p w14:paraId="19052AAD">
      <w:pPr>
        <w:spacing w:before="280" w:after="280" w:line="360" w:lineRule="auto"/>
        <w:ind w:left="144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Description: Retrieves prediction data from all models for a specific stock ticker.</w:t>
      </w:r>
    </w:p>
    <w:p w14:paraId="1EB9B58E">
      <w:pPr>
        <w:spacing w:before="280" w:after="280" w:line="360" w:lineRule="auto"/>
        <w:ind w:left="144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Query Parameters:</w:t>
      </w:r>
    </w:p>
    <w:p w14:paraId="227F03ED">
      <w:pPr>
        <w:pStyle w:val="53"/>
        <w:numPr>
          <w:ilvl w:val="0"/>
          <w:numId w:val="44"/>
        </w:numPr>
        <w:spacing w:before="280"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ticker (required): The stock symbol (e.g., VNM, FPT).</w:t>
      </w:r>
    </w:p>
    <w:p w14:paraId="36519C81">
      <w:pPr>
        <w:pStyle w:val="53"/>
        <w:numPr>
          <w:ilvl w:val="0"/>
          <w:numId w:val="44"/>
        </w:num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market_state (required): The market state ("BB" or "UD").</w:t>
      </w:r>
    </w:p>
    <w:p w14:paraId="4E580CC3">
      <w:pPr>
        <w:pStyle w:val="53"/>
        <w:numPr>
          <w:ilvl w:val="0"/>
          <w:numId w:val="44"/>
        </w:numPr>
        <w:spacing w:after="28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month_year (optional): The </w:t>
      </w:r>
      <w:r>
        <w:rPr>
          <w:rFonts w:hint="default" w:ascii="Times New Roman" w:hAnsi="Times New Roman" w:eastAsia="Cambria" w:cs="Times New Roman"/>
          <w:i w:val="0"/>
          <w:iCs w:val="0"/>
          <w:color w:val="000000" w:themeColor="text1"/>
          <w:sz w:val="28"/>
          <w:szCs w:val="28"/>
          <w:lang w:val="vi-VN"/>
          <w14:textFill>
            <w14:solidFill>
              <w14:schemeClr w14:val="tx1"/>
            </w14:solidFill>
          </w14:textFill>
        </w:rPr>
        <w:t>date</w:t>
      </w:r>
      <w:r>
        <w:rPr>
          <w:rFonts w:hint="default" w:ascii="Times New Roman" w:hAnsi="Times New Roman" w:eastAsia="Cambria" w:cs="Times New Roman"/>
          <w:i w:val="0"/>
          <w:iCs w:val="0"/>
          <w:color w:val="000000" w:themeColor="text1"/>
          <w:sz w:val="28"/>
          <w:szCs w:val="28"/>
          <w14:textFill>
            <w14:solidFill>
              <w14:schemeClr w14:val="tx1"/>
            </w14:solidFill>
          </w14:textFill>
        </w:rPr>
        <w:t xml:space="preserve"> filter (e.g., "2024-03-01").</w:t>
      </w:r>
    </w:p>
    <w:p w14:paraId="67DBC17E">
      <w:pPr>
        <w:spacing w:before="280" w:after="280" w:line="360" w:lineRule="auto"/>
        <w:ind w:left="144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Response: Returns:</w:t>
      </w:r>
    </w:p>
    <w:p w14:paraId="6F9E003A">
      <w:pPr>
        <w:pStyle w:val="53"/>
        <w:numPr>
          <w:ilvl w:val="0"/>
          <w:numId w:val="45"/>
        </w:numPr>
        <w:spacing w:before="280"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Prediction results for all models</w:t>
      </w:r>
    </w:p>
    <w:p w14:paraId="23EFC81A">
      <w:pPr>
        <w:pStyle w:val="53"/>
        <w:numPr>
          <w:ilvl w:val="0"/>
          <w:numId w:val="45"/>
        </w:numPr>
        <w:spacing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Model statistics</w:t>
      </w:r>
    </w:p>
    <w:p w14:paraId="680D11EE">
      <w:pPr>
        <w:spacing w:before="280" w:after="280" w:line="360" w:lineRule="auto"/>
        <w:ind w:left="72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Endpoint  2. GET /latest-date-all-ticker-data</w:t>
      </w:r>
    </w:p>
    <w:p w14:paraId="1155AD9A">
      <w:pPr>
        <w:spacing w:before="280" w:after="280" w:line="360" w:lineRule="auto"/>
        <w:ind w:left="144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Description: Fetches the most recent data for all stock tickers within a given market state.</w:t>
      </w:r>
    </w:p>
    <w:p w14:paraId="2B5F17CC">
      <w:pPr>
        <w:spacing w:before="280" w:after="280" w:line="360" w:lineRule="auto"/>
        <w:ind w:left="144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Query Parameters:</w:t>
      </w:r>
    </w:p>
    <w:p w14:paraId="3C9C9199">
      <w:pPr>
        <w:pStyle w:val="53"/>
        <w:numPr>
          <w:ilvl w:val="0"/>
          <w:numId w:val="46"/>
        </w:numPr>
        <w:spacing w:before="280" w:after="28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market_state (required): Specifies the market condition ("BB" or "UD").</w:t>
      </w:r>
    </w:p>
    <w:p w14:paraId="77F9A2F1">
      <w:pPr>
        <w:spacing w:before="280" w:after="280" w:line="360" w:lineRule="auto"/>
        <w:ind w:left="1440"/>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Response: Returns the latest available prediction data for each stock, including:</w:t>
      </w:r>
    </w:p>
    <w:p w14:paraId="4527F65B">
      <w:pPr>
        <w:numPr>
          <w:ilvl w:val="0"/>
          <w:numId w:val="46"/>
        </w:numPr>
        <w:spacing w:before="280" w:after="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Model information</w:t>
      </w:r>
    </w:p>
    <w:p w14:paraId="515D2D4B">
      <w:pPr>
        <w:numPr>
          <w:ilvl w:val="0"/>
          <w:numId w:val="46"/>
        </w:numPr>
        <w:spacing w:after="280" w:line="360" w:lineRule="auto"/>
        <w:jc w:val="both"/>
        <w:rPr>
          <w:rFonts w:hint="default" w:ascii="Times New Roman" w:hAnsi="Times New Roman" w:eastAsia="Cambria" w:cs="Times New Roman"/>
          <w:i w:val="0"/>
          <w:iCs w:val="0"/>
          <w:color w:val="000000" w:themeColor="text1"/>
          <w:sz w:val="28"/>
          <w:szCs w:val="28"/>
          <w14:textFill>
            <w14:solidFill>
              <w14:schemeClr w14:val="tx1"/>
            </w14:solidFill>
          </w14:textFill>
        </w:rPr>
      </w:pPr>
      <w:r>
        <w:rPr>
          <w:rFonts w:hint="default" w:ascii="Times New Roman" w:hAnsi="Times New Roman" w:eastAsia="Cambria" w:cs="Times New Roman"/>
          <w:i w:val="0"/>
          <w:iCs w:val="0"/>
          <w:color w:val="000000" w:themeColor="text1"/>
          <w:sz w:val="28"/>
          <w:szCs w:val="28"/>
          <w14:textFill>
            <w14:solidFill>
              <w14:schemeClr w14:val="tx1"/>
            </w14:solidFill>
          </w14:textFill>
        </w:rPr>
        <w:t>Forecast details</w:t>
      </w:r>
    </w:p>
    <w:p w14:paraId="7B37326A">
      <w:pPr>
        <w:pStyle w:val="4"/>
        <w:spacing w:line="360" w:lineRule="auto"/>
        <w:jc w:val="both"/>
        <w:rPr>
          <w:rFonts w:hint="default" w:ascii="Times New Roman" w:hAnsi="Times New Roman" w:eastAsia="Cambria" w:cs="Times New Roman"/>
          <w:i w:val="0"/>
          <w:iCs w:val="0"/>
          <w:sz w:val="28"/>
          <w:szCs w:val="28"/>
        </w:rPr>
      </w:pPr>
      <w:bookmarkStart w:id="161" w:name="_bk0a1u1deqiy" w:colFirst="0" w:colLast="0"/>
      <w:bookmarkEnd w:id="161"/>
      <w:bookmarkStart w:id="162" w:name="_Toc24117"/>
      <w:r>
        <w:rPr>
          <w:rFonts w:hint="default" w:ascii="Times New Roman" w:hAnsi="Times New Roman" w:cs="Times New Roman"/>
          <w:i w:val="0"/>
          <w:iCs w:val="0"/>
          <w:sz w:val="28"/>
          <w:szCs w:val="28"/>
        </w:rPr>
        <w:t>5.Ethical Considerations</w:t>
      </w:r>
      <w:bookmarkEnd w:id="162"/>
    </w:p>
    <w:p w14:paraId="64D2F2AB">
      <w:pPr>
        <w:pStyle w:val="5"/>
        <w:spacing w:line="360" w:lineRule="auto"/>
        <w:jc w:val="both"/>
        <w:rPr>
          <w:rFonts w:hint="default" w:ascii="Times New Roman" w:hAnsi="Times New Roman" w:cs="Times New Roman"/>
          <w:i w:val="0"/>
          <w:iCs w:val="0"/>
          <w:sz w:val="28"/>
          <w:szCs w:val="28"/>
        </w:rPr>
      </w:pPr>
      <w:bookmarkStart w:id="163" w:name="_Toc19633"/>
      <w:r>
        <w:rPr>
          <w:rFonts w:hint="default" w:ascii="Times New Roman" w:hAnsi="Times New Roman" w:cs="Times New Roman"/>
          <w:i w:val="0"/>
          <w:iCs w:val="0"/>
          <w:sz w:val="28"/>
          <w:szCs w:val="28"/>
        </w:rPr>
        <w:t>5.1. Data Privacy and Security</w:t>
      </w:r>
      <w:bookmarkEnd w:id="163"/>
    </w:p>
    <w:p w14:paraId="110FD3F2">
      <w:pPr>
        <w:spacing w:line="360" w:lineRule="auto"/>
        <w:ind w:firstLine="360"/>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The collection and processing of stock market data raise several privacy concerns, particularly regarding:</w:t>
      </w:r>
    </w:p>
    <w:p w14:paraId="59C6775F">
      <w:pPr>
        <w:pStyle w:val="53"/>
        <w:numPr>
          <w:ilvl w:val="0"/>
          <w:numId w:val="47"/>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Information Security: Data stored in MongoDB and transmitted via </w:t>
      </w:r>
      <w:r>
        <w:rPr>
          <w:rFonts w:hint="default" w:ascii="Times New Roman" w:hAnsi="Times New Roman" w:eastAsia="Cambria" w:cs="Times New Roman"/>
          <w:i w:val="0"/>
          <w:iCs w:val="0"/>
          <w:sz w:val="28"/>
          <w:szCs w:val="28"/>
          <w:lang w:val="vi-VN"/>
        </w:rPr>
        <w:t>API s</w:t>
      </w:r>
      <w:r>
        <w:rPr>
          <w:rFonts w:hint="default" w:ascii="Times New Roman" w:hAnsi="Times New Roman" w:eastAsia="Cambria" w:cs="Times New Roman"/>
          <w:i w:val="0"/>
          <w:iCs w:val="0"/>
          <w:sz w:val="28"/>
          <w:szCs w:val="28"/>
        </w:rPr>
        <w:t xml:space="preserve"> must be encrypted and protected to prevent leaks of sensitive information.</w:t>
      </w:r>
    </w:p>
    <w:p w14:paraId="2E5D9A5A">
      <w:pPr>
        <w:pStyle w:val="5"/>
        <w:spacing w:line="360" w:lineRule="auto"/>
        <w:jc w:val="both"/>
        <w:rPr>
          <w:rFonts w:hint="default" w:ascii="Times New Roman" w:hAnsi="Times New Roman" w:cs="Times New Roman"/>
          <w:i w:val="0"/>
          <w:iCs w:val="0"/>
          <w:sz w:val="28"/>
          <w:szCs w:val="28"/>
        </w:rPr>
      </w:pPr>
      <w:bookmarkStart w:id="164" w:name="_Toc4369"/>
      <w:r>
        <w:rPr>
          <w:rFonts w:hint="default" w:ascii="Times New Roman" w:hAnsi="Times New Roman" w:cs="Times New Roman"/>
          <w:i w:val="0"/>
          <w:iCs w:val="0"/>
          <w:sz w:val="28"/>
          <w:szCs w:val="28"/>
        </w:rPr>
        <w:t>5.2. Model Accuracy and Transparency</w:t>
      </w:r>
      <w:bookmarkEnd w:id="164"/>
    </w:p>
    <w:p w14:paraId="217B4C88">
      <w:p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Financial market prediction models directly influence investment decisions; therefore:</w:t>
      </w:r>
    </w:p>
    <w:p w14:paraId="1598258C">
      <w:pPr>
        <w:pStyle w:val="53"/>
        <w:numPr>
          <w:ilvl w:val="0"/>
          <w:numId w:val="47"/>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Evaluation Transparency: It is essential to provide users with full evaluation metrics (accuracy, precision, recall, F1-score) to ensure they understand the model's reliability.</w:t>
      </w:r>
    </w:p>
    <w:p w14:paraId="0898D767">
      <w:pPr>
        <w:pStyle w:val="53"/>
        <w:numPr>
          <w:ilvl w:val="0"/>
          <w:numId w:val="47"/>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Model Limitations: Clarify that the model only predicts market states (bubble/crash or up/down), not specific price values.</w:t>
      </w:r>
    </w:p>
    <w:p w14:paraId="3634D315">
      <w:pPr>
        <w:pStyle w:val="53"/>
        <w:numPr>
          <w:ilvl w:val="0"/>
          <w:numId w:val="47"/>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Avoiding Misconceptions: Warn users about the possibility of model errors, especially during unusual market conditions.</w:t>
      </w:r>
    </w:p>
    <w:p w14:paraId="043ED060">
      <w:pPr>
        <w:pStyle w:val="5"/>
        <w:spacing w:line="360" w:lineRule="auto"/>
        <w:jc w:val="both"/>
        <w:rPr>
          <w:rFonts w:hint="default" w:ascii="Times New Roman" w:hAnsi="Times New Roman" w:cs="Times New Roman"/>
          <w:i w:val="0"/>
          <w:iCs w:val="0"/>
          <w:sz w:val="28"/>
          <w:szCs w:val="28"/>
        </w:rPr>
      </w:pPr>
      <w:bookmarkStart w:id="165" w:name="_Toc1639"/>
      <w:r>
        <w:rPr>
          <w:rFonts w:hint="default" w:ascii="Times New Roman" w:hAnsi="Times New Roman" w:cs="Times New Roman"/>
          <w:i w:val="0"/>
          <w:iCs w:val="0"/>
          <w:sz w:val="28"/>
          <w:szCs w:val="28"/>
        </w:rPr>
        <w:t>5.3. Fairness and Non-Discrimination</w:t>
      </w:r>
      <w:bookmarkEnd w:id="165"/>
    </w:p>
    <w:p w14:paraId="25E4AF80">
      <w:p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Although the model focuses on market data, it must ensure:</w:t>
      </w:r>
    </w:p>
    <w:p w14:paraId="31FBDC4B">
      <w:pPr>
        <w:numPr>
          <w:ilvl w:val="0"/>
          <w:numId w:val="48"/>
        </w:numPr>
        <w:spacing w:after="0" w:line="360" w:lineRule="auto"/>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Market Neutrality: Ensure the model does not favor large companies or specific industries.</w:t>
      </w:r>
    </w:p>
    <w:p w14:paraId="4FEC38E8">
      <w:pPr>
        <w:numPr>
          <w:ilvl w:val="0"/>
          <w:numId w:val="48"/>
        </w:numPr>
        <w:spacing w:line="360" w:lineRule="auto"/>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Data Diversity: Use data from a wide range of stocks to ensure the model is broadly representative.</w:t>
      </w:r>
    </w:p>
    <w:p w14:paraId="7445B732">
      <w:pPr>
        <w:pStyle w:val="5"/>
        <w:spacing w:line="360" w:lineRule="auto"/>
        <w:jc w:val="both"/>
        <w:rPr>
          <w:rFonts w:hint="default" w:ascii="Times New Roman" w:hAnsi="Times New Roman" w:cs="Times New Roman"/>
          <w:i w:val="0"/>
          <w:iCs w:val="0"/>
          <w:sz w:val="28"/>
          <w:szCs w:val="28"/>
        </w:rPr>
      </w:pPr>
      <w:bookmarkStart w:id="166" w:name="_Toc18743"/>
      <w:r>
        <w:rPr>
          <w:rFonts w:hint="default" w:ascii="Times New Roman" w:hAnsi="Times New Roman" w:cs="Times New Roman"/>
          <w:i w:val="0"/>
          <w:iCs w:val="0"/>
          <w:sz w:val="28"/>
          <w:szCs w:val="28"/>
        </w:rPr>
        <w:t>5.4. Market Impact and Social Responsibility</w:t>
      </w:r>
      <w:bookmarkEnd w:id="166"/>
    </w:p>
    <w:p w14:paraId="3CC599D6">
      <w:p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Prediction models can cause self-fulfilling prophecies:</w:t>
      </w:r>
    </w:p>
    <w:p w14:paraId="65D21871">
      <w:pPr>
        <w:numPr>
          <w:ilvl w:val="0"/>
          <w:numId w:val="49"/>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Herd Behavior: Predicting a “bubble” might trigger panic selling, potentially leading to actual market crashes.</w:t>
      </w:r>
    </w:p>
    <w:p w14:paraId="7B68443B">
      <w:pPr>
        <w:numPr>
          <w:ilvl w:val="0"/>
          <w:numId w:val="49"/>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Market Stability: Consider the impact of public predictions on the stability of the financial market.</w:t>
      </w:r>
    </w:p>
    <w:p w14:paraId="05165867">
      <w:pPr>
        <w:numPr>
          <w:ilvl w:val="0"/>
          <w:numId w:val="49"/>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Social Responsibility: Provide warnings and guidelines for responsible use of predictions.</w:t>
      </w:r>
    </w:p>
    <w:p w14:paraId="383BC7BA">
      <w:pPr>
        <w:pStyle w:val="5"/>
        <w:spacing w:line="360" w:lineRule="auto"/>
        <w:jc w:val="both"/>
        <w:rPr>
          <w:rFonts w:hint="default" w:ascii="Times New Roman" w:hAnsi="Times New Roman" w:cs="Times New Roman"/>
          <w:i w:val="0"/>
          <w:iCs w:val="0"/>
          <w:sz w:val="28"/>
          <w:szCs w:val="28"/>
        </w:rPr>
      </w:pPr>
      <w:bookmarkStart w:id="167" w:name="_Toc6594"/>
      <w:r>
        <w:rPr>
          <w:rFonts w:hint="default" w:ascii="Times New Roman" w:hAnsi="Times New Roman" w:cs="Times New Roman"/>
          <w:i w:val="0"/>
          <w:iCs w:val="0"/>
          <w:sz w:val="28"/>
          <w:szCs w:val="28"/>
        </w:rPr>
        <w:t>5.5. Continuous Monitoring and Improvement</w:t>
      </w:r>
      <w:bookmarkEnd w:id="167"/>
    </w:p>
    <w:p w14:paraId="610043E4">
      <w:p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To ensure the system’s ethical integrity over time:</w:t>
      </w:r>
    </w:p>
    <w:p w14:paraId="3E045C97">
      <w:pPr>
        <w:numPr>
          <w:ilvl w:val="0"/>
          <w:numId w:val="50"/>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Performance Monitoring: Continuously monitor model performance to detect and fix issues.</w:t>
      </w:r>
    </w:p>
    <w:p w14:paraId="260B1501">
      <w:pPr>
        <w:numPr>
          <w:ilvl w:val="0"/>
          <w:numId w:val="50"/>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 xml:space="preserve"> Model Updates: Regularly update the model with new data to keep it relevant to current market conditions.</w:t>
      </w:r>
    </w:p>
    <w:p w14:paraId="480D68FC">
      <w:pPr>
        <w:pStyle w:val="5"/>
        <w:spacing w:line="360" w:lineRule="auto"/>
        <w:jc w:val="both"/>
        <w:rPr>
          <w:rFonts w:hint="default" w:ascii="Times New Roman" w:hAnsi="Times New Roman" w:cs="Times New Roman"/>
          <w:i w:val="0"/>
          <w:iCs w:val="0"/>
          <w:sz w:val="28"/>
          <w:szCs w:val="28"/>
        </w:rPr>
      </w:pPr>
      <w:bookmarkStart w:id="168" w:name="_Toc6366"/>
      <w:r>
        <w:rPr>
          <w:rFonts w:hint="default" w:ascii="Times New Roman" w:hAnsi="Times New Roman" w:cs="Times New Roman"/>
          <w:i w:val="0"/>
          <w:iCs w:val="0"/>
          <w:sz w:val="28"/>
          <w:szCs w:val="28"/>
        </w:rPr>
        <w:t>5.6. Abuse Prevention and Manipulation Control</w:t>
      </w:r>
      <w:bookmarkEnd w:id="168"/>
    </w:p>
    <w:p w14:paraId="38701C23">
      <w:p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Measures to prevent misuse of the prediction system include:</w:t>
      </w:r>
    </w:p>
    <w:p w14:paraId="26BCB773">
      <w:pPr>
        <w:pStyle w:val="53"/>
        <w:numPr>
          <w:ilvl w:val="0"/>
          <w:numId w:val="51"/>
        </w:numPr>
        <w:spacing w:after="0"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API Access Limiting: Implement reasonable access rate limits to prevent system abuse.</w:t>
      </w:r>
    </w:p>
    <w:p w14:paraId="5325BD9D">
      <w:pPr>
        <w:pStyle w:val="53"/>
        <w:numPr>
          <w:ilvl w:val="0"/>
          <w:numId w:val="51"/>
        </w:numPr>
        <w:spacing w:line="360" w:lineRule="auto"/>
        <w:jc w:val="both"/>
        <w:rPr>
          <w:rFonts w:hint="default" w:ascii="Times New Roman" w:hAnsi="Times New Roman" w:eastAsia="Cambria" w:cs="Times New Roman"/>
          <w:i w:val="0"/>
          <w:iCs w:val="0"/>
          <w:sz w:val="28"/>
          <w:szCs w:val="28"/>
        </w:rPr>
      </w:pPr>
      <w:r>
        <w:rPr>
          <w:rFonts w:hint="default" w:ascii="Times New Roman" w:hAnsi="Times New Roman" w:eastAsia="Cambria" w:cs="Times New Roman"/>
          <w:i w:val="0"/>
          <w:iCs w:val="0"/>
          <w:sz w:val="28"/>
          <w:szCs w:val="28"/>
        </w:rPr>
        <w:t>Data Source Transparency: Clearly disclose the sources of data used for model development.</w:t>
      </w:r>
    </w:p>
    <w:p w14:paraId="12A5A071">
      <w:pPr>
        <w:pStyle w:val="3"/>
        <w:spacing w:line="360" w:lineRule="auto"/>
        <w:jc w:val="both"/>
        <w:rPr>
          <w:rFonts w:hint="default" w:ascii="Times New Roman" w:hAnsi="Times New Roman" w:eastAsia="Times New Roman" w:cs="Times New Roman"/>
          <w:i w:val="0"/>
          <w:iCs w:val="0"/>
          <w:sz w:val="28"/>
          <w:szCs w:val="28"/>
          <w:rtl w:val="0"/>
        </w:rPr>
      </w:pPr>
    </w:p>
    <w:p w14:paraId="00000854">
      <w:pPr>
        <w:pStyle w:val="3"/>
        <w:spacing w:line="360" w:lineRule="auto"/>
        <w:jc w:val="both"/>
        <w:rPr>
          <w:rFonts w:hint="default" w:ascii="Times New Roman" w:hAnsi="Times New Roman" w:eastAsia="Times New Roman" w:cs="Times New Roman"/>
          <w:i w:val="0"/>
          <w:iCs w:val="0"/>
          <w:sz w:val="28"/>
          <w:szCs w:val="28"/>
        </w:rPr>
      </w:pPr>
      <w:bookmarkStart w:id="169" w:name="_Toc22081"/>
      <w:r>
        <w:rPr>
          <w:rFonts w:hint="default" w:ascii="Times New Roman" w:hAnsi="Times New Roman" w:eastAsia="Times New Roman" w:cs="Times New Roman"/>
          <w:i w:val="0"/>
          <w:iCs w:val="0"/>
          <w:sz w:val="28"/>
          <w:szCs w:val="28"/>
          <w:rtl w:val="0"/>
        </w:rPr>
        <w:t>C. Multi-Factor Model for Portfolio Return Explanation and Prediction</w:t>
      </w:r>
      <w:bookmarkEnd w:id="169"/>
    </w:p>
    <w:p w14:paraId="00000855">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section elucidates the methodology, implementation, and ethical considerations underpinning the multi-factor model developed for explaining and predicting portfolio returns. We detail the selection of relevant financial factors, the specific modeling techniques employed, the process of model training and evaluation, and the metrics utilized to assess performance. Furthermore, crucial ethical and safety considerations pertinent to the model's development and application are addressed.</w:t>
      </w:r>
    </w:p>
    <w:p w14:paraId="00000856">
      <w:pPr>
        <w:pStyle w:val="4"/>
        <w:spacing w:line="360" w:lineRule="auto"/>
        <w:jc w:val="both"/>
        <w:rPr>
          <w:rFonts w:hint="default" w:ascii="Times New Roman" w:hAnsi="Times New Roman" w:eastAsia="Times New Roman" w:cs="Times New Roman"/>
          <w:i w:val="0"/>
          <w:iCs w:val="0"/>
          <w:sz w:val="28"/>
          <w:szCs w:val="28"/>
        </w:rPr>
      </w:pPr>
      <w:bookmarkStart w:id="170" w:name="_Toc1834"/>
      <w:r>
        <w:rPr>
          <w:rFonts w:hint="default" w:ascii="Times New Roman" w:hAnsi="Times New Roman" w:eastAsia="Times New Roman" w:cs="Times New Roman"/>
          <w:i w:val="0"/>
          <w:iCs w:val="0"/>
          <w:sz w:val="28"/>
          <w:szCs w:val="28"/>
          <w:rtl w:val="0"/>
        </w:rPr>
        <w:t>1. Feature and Technique Selection</w:t>
      </w:r>
      <w:bookmarkEnd w:id="170"/>
    </w:p>
    <w:p w14:paraId="00000857">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model integrates a set of well-established financial factors, providing granular insights into portfolio return dynamics. These factors are chosen based on robust financial theory and substantial empirical evidence demonstrating their explanatory power across the cross-section of stock returns. The included factors are:</w:t>
      </w:r>
    </w:p>
    <w:p w14:paraId="00000858">
      <w:pPr>
        <w:numPr>
          <w:ilvl w:val="0"/>
          <w:numId w:val="52"/>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Market Risk (Mkt)</w:t>
      </w:r>
      <w:r>
        <w:rPr>
          <w:rFonts w:hint="default" w:ascii="Times New Roman" w:hAnsi="Times New Roman" w:eastAsia="Times New Roman" w:cs="Times New Roman"/>
          <w:i w:val="0"/>
          <w:iCs w:val="0"/>
          <w:sz w:val="28"/>
          <w:szCs w:val="28"/>
          <w:rtl w:val="0"/>
        </w:rPr>
        <w:t>: Representing the market's excess return over the risk-free rate, this factor captures overall systematic risk.</w:t>
      </w:r>
    </w:p>
    <w:p w14:paraId="00000859">
      <w:pPr>
        <w:numPr>
          <w:ilvl w:val="0"/>
          <w:numId w:val="52"/>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Size</w:t>
      </w:r>
      <w:r>
        <w:rPr>
          <w:rFonts w:hint="default" w:ascii="Times New Roman" w:hAnsi="Times New Roman" w:eastAsia="Times New Roman" w:cs="Times New Roman"/>
          <w:i w:val="0"/>
          <w:iCs w:val="0"/>
          <w:sz w:val="28"/>
          <w:szCs w:val="28"/>
          <w:rtl w:val="0"/>
        </w:rPr>
        <w:t>: Quantifying the relative performance of small-capitalization versus large-capitalization stocks.</w:t>
      </w:r>
    </w:p>
    <w:p w14:paraId="0000085A">
      <w:pPr>
        <w:numPr>
          <w:ilvl w:val="0"/>
          <w:numId w:val="52"/>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Value</w:t>
      </w:r>
      <w:r>
        <w:rPr>
          <w:rFonts w:hint="default" w:ascii="Times New Roman" w:hAnsi="Times New Roman" w:eastAsia="Times New Roman" w:cs="Times New Roman"/>
          <w:i w:val="0"/>
          <w:iCs w:val="0"/>
          <w:sz w:val="28"/>
          <w:szCs w:val="28"/>
          <w:rtl w:val="0"/>
        </w:rPr>
        <w:t>: Measuring the outperformance of value stocks (characterized by a high book-to-market ratio) compared to growth stocks (low book-to-market ratio).</w:t>
      </w:r>
    </w:p>
    <w:p w14:paraId="0000085B">
      <w:pPr>
        <w:numPr>
          <w:ilvl w:val="0"/>
          <w:numId w:val="52"/>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Momentum (Mom)</w:t>
      </w:r>
      <w:r>
        <w:rPr>
          <w:rFonts w:hint="default" w:ascii="Times New Roman" w:hAnsi="Times New Roman" w:eastAsia="Times New Roman" w:cs="Times New Roman"/>
          <w:i w:val="0"/>
          <w:iCs w:val="0"/>
          <w:sz w:val="28"/>
          <w:szCs w:val="28"/>
          <w:rtl w:val="0"/>
        </w:rPr>
        <w:t>: Capturing the empirical tendency of past high-performing stocks to continue their outperformance.</w:t>
      </w:r>
    </w:p>
    <w:p w14:paraId="0000085C">
      <w:pPr>
        <w:numPr>
          <w:ilvl w:val="0"/>
          <w:numId w:val="52"/>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Investment (Inv)</w:t>
      </w:r>
      <w:r>
        <w:rPr>
          <w:rFonts w:hint="default" w:ascii="Times New Roman" w:hAnsi="Times New Roman" w:eastAsia="Times New Roman" w:cs="Times New Roman"/>
          <w:i w:val="0"/>
          <w:iCs w:val="0"/>
          <w:sz w:val="28"/>
          <w:szCs w:val="28"/>
          <w:rtl w:val="0"/>
        </w:rPr>
        <w:t>: Reflecting the superior returns of companies adopting conservative investment strategies.</w:t>
      </w:r>
    </w:p>
    <w:p w14:paraId="0000085D">
      <w:pPr>
        <w:numPr>
          <w:ilvl w:val="0"/>
          <w:numId w:val="52"/>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Profit</w:t>
      </w:r>
      <w:r>
        <w:rPr>
          <w:rFonts w:hint="default" w:ascii="Times New Roman" w:hAnsi="Times New Roman" w:eastAsia="Times New Roman" w:cs="Times New Roman"/>
          <w:i w:val="0"/>
          <w:iCs w:val="0"/>
          <w:sz w:val="28"/>
          <w:szCs w:val="28"/>
          <w:rtl w:val="0"/>
        </w:rPr>
        <w:t>: Measuring the outperformance observed in more profitable firms.</w:t>
      </w:r>
    </w:p>
    <w:p w14:paraId="0000085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Historical values for these factors are sourced from the </w:t>
      </w:r>
      <w:r>
        <w:rPr>
          <w:rFonts w:hint="default" w:ascii="Times New Roman" w:hAnsi="Times New Roman" w:eastAsia="Times New Roman" w:cs="Times New Roman"/>
          <w:b/>
          <w:i w:val="0"/>
          <w:iCs w:val="0"/>
          <w:sz w:val="28"/>
          <w:szCs w:val="28"/>
          <w:rtl w:val="0"/>
        </w:rPr>
        <w:t>final_five_factors.csv</w:t>
      </w:r>
      <w:r>
        <w:rPr>
          <w:rFonts w:hint="default" w:ascii="Times New Roman" w:hAnsi="Times New Roman" w:eastAsia="Times New Roman" w:cs="Times New Roman"/>
          <w:i w:val="0"/>
          <w:iCs w:val="0"/>
          <w:sz w:val="28"/>
          <w:szCs w:val="28"/>
          <w:rtl w:val="0"/>
        </w:rPr>
        <w:t xml:space="preserve"> file.</w:t>
      </w:r>
    </w:p>
    <w:p w14:paraId="0000085F">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primary modeling technique employed for factor analysis is Ordinary Least Squares (OLS) regression. This method is implemented using </w:t>
      </w:r>
      <w:r>
        <w:rPr>
          <w:rFonts w:hint="default" w:ascii="Times New Roman" w:hAnsi="Times New Roman" w:eastAsia="Times New Roman" w:cs="Times New Roman"/>
          <w:b/>
          <w:i w:val="0"/>
          <w:iCs w:val="0"/>
          <w:sz w:val="28"/>
          <w:szCs w:val="28"/>
          <w:rtl w:val="0"/>
        </w:rPr>
        <w:t>sklearn.linear_model.LinearRegression</w:t>
      </w:r>
      <w:r>
        <w:rPr>
          <w:rFonts w:hint="default" w:ascii="Times New Roman" w:hAnsi="Times New Roman" w:eastAsia="Times New Roman" w:cs="Times New Roman"/>
          <w:i w:val="0"/>
          <w:iCs w:val="0"/>
          <w:sz w:val="28"/>
          <w:szCs w:val="28"/>
          <w:rtl w:val="0"/>
        </w:rPr>
        <w:t xml:space="preserve"> and </w:t>
      </w:r>
      <w:r>
        <w:rPr>
          <w:rFonts w:hint="default" w:ascii="Times New Roman" w:hAnsi="Times New Roman" w:eastAsia="Times New Roman" w:cs="Times New Roman"/>
          <w:b/>
          <w:i w:val="0"/>
          <w:iCs w:val="0"/>
          <w:sz w:val="28"/>
          <w:szCs w:val="28"/>
          <w:rtl w:val="0"/>
        </w:rPr>
        <w:t>statsmodels.api.sm.OLS</w:t>
      </w:r>
      <w:r>
        <w:rPr>
          <w:rFonts w:hint="default" w:ascii="Times New Roman" w:hAnsi="Times New Roman" w:eastAsia="Times New Roman" w:cs="Times New Roman"/>
          <w:i w:val="0"/>
          <w:iCs w:val="0"/>
          <w:sz w:val="28"/>
          <w:szCs w:val="28"/>
          <w:rtl w:val="0"/>
        </w:rPr>
        <w:t xml:space="preserve"> libraries in Python. OLS regression estimates the linear relationship between a portfolio's excess returns and the selected factors, with the resulting coefficients (betas) indicating the portfolio's sensitivity to each specific factor. Linear regression is favored for its clear interpretability of factor exposures, which facilitates a deeper understanding of the underlying drivers of a portfolio's risk and return profile.</w:t>
      </w:r>
    </w:p>
    <w:p w14:paraId="00000860">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various factor models can be formally expressed as follows:</w:t>
      </w:r>
    </w:p>
    <w:p w14:paraId="43B0DA80">
      <w:pPr>
        <w:numPr>
          <w:ilvl w:val="0"/>
          <w:numId w:val="53"/>
        </w:numPr>
        <w:spacing w:before="240" w:after="240" w:line="360" w:lineRule="auto"/>
        <w:ind w:left="720" w:hanging="36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CAPM (Capital Asset Pricing Model)</w:t>
      </w:r>
      <w:r>
        <w:rPr>
          <w:rFonts w:hint="default" w:ascii="Times New Roman" w:hAnsi="Times New Roman" w:eastAsia="Times New Roman" w:cs="Times New Roman"/>
          <w:i w:val="0"/>
          <w:iCs w:val="0"/>
          <w:sz w:val="28"/>
          <w:szCs w:val="28"/>
          <w:rtl w:val="0"/>
        </w:rPr>
        <w:t xml:space="preserve">: This single-factor model explains the expected return of a portfolio based on its sensitivity to overall market risk. </w:t>
      </w:r>
    </w:p>
    <w:p w14:paraId="7EA57BDF">
      <w:pPr>
        <w:spacing w:after="0" w:line="360" w:lineRule="auto"/>
        <w:ind w:firstLine="720" w:firstLineChars="0"/>
        <w:jc w:val="both"/>
        <w:rPr>
          <w:rFonts w:hint="default" w:ascii="Times New Roman" w:hAnsi="Times New Roman" w:eastAsia="Times New Roman" w:cs="Times New Roman"/>
          <w:i w:val="0"/>
          <w:iCs w:val="0"/>
          <w:sz w:val="28"/>
          <w:szCs w:val="28"/>
        </w:rPr>
      </w:pPr>
      <w:r>
        <w:rPr>
          <w:rFonts w:hint="default" w:ascii="Times New Roman" w:hAnsi="Times New Roman" w:eastAsia="Cambria" w:cs="Times New Roman"/>
          <w:i w:val="0"/>
          <w:iCs w:val="0"/>
          <w:sz w:val="28"/>
          <w:szCs w:val="28"/>
        </w:rPr>
        <w:t>Formula:</w:t>
      </w:r>
    </w:p>
    <w:p w14:paraId="00000861">
      <w:pPr>
        <w:numPr>
          <w:numId w:val="0"/>
        </w:numPr>
        <w:spacing w:before="240" w:after="240" w:line="360" w:lineRule="auto"/>
        <w:ind w:left="360" w:leftChars="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Pr>
        <w:drawing>
          <wp:inline distT="0" distB="0" distL="114300" distR="114300">
            <wp:extent cx="1690370" cy="157480"/>
            <wp:effectExtent l="0" t="0" r="5080" b="13970"/>
            <wp:docPr id="392" name="2384804F-3998-4D57-9195-F3826E402611-220" descr="C:/Users/A-Q-HNB/AppData/Local/Temp/wps.gfPVN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2384804F-3998-4D57-9195-F3826E402611-220" descr="C:/Users/A-Q-HNB/AppData/Local/Temp/wps.gfPVNGwps"/>
                    <pic:cNvPicPr>
                      <a:picLocks noChangeAspect="1"/>
                    </pic:cNvPicPr>
                  </pic:nvPicPr>
                  <pic:blipFill>
                    <a:blip r:embed="rId409">
                      <a:extLst>
                        <a:ext uri="{96DAC541-7B7A-43D3-8B79-37D633B846F1}">
                          <asvg:svgBlip xmlns:asvg="http://schemas.microsoft.com/office/drawing/2016/SVG/main" r:embed="rId410"/>
                        </a:ext>
                      </a:extLst>
                    </a:blip>
                    <a:stretch>
                      <a:fillRect/>
                    </a:stretch>
                  </pic:blipFill>
                  <pic:spPr>
                    <a:xfrm>
                      <a:off x="0" y="0"/>
                      <a:ext cx="1690370" cy="157480"/>
                    </a:xfrm>
                    <a:prstGeom prst="rect">
                      <a:avLst/>
                    </a:prstGeom>
                  </pic:spPr>
                </pic:pic>
              </a:graphicData>
            </a:graphic>
          </wp:inline>
        </w:drawing>
      </w:r>
    </w:p>
    <w:p w14:paraId="7B4ABD60">
      <w:pPr>
        <w:spacing w:before="240" w:after="240" w:line="360" w:lineRule="auto"/>
        <w:ind w:left="720" w:firstLine="0"/>
        <w:rPr>
          <w:rFonts w:hint="default" w:ascii="Times New Roman" w:hAnsi="Times New Roman" w:eastAsia="Times New Roman" w:cs="Times New Roman"/>
          <w:i w:val="0"/>
          <w:iCs w:val="0"/>
          <w:sz w:val="28"/>
          <w:szCs w:val="28"/>
          <w:rtl w:val="0"/>
          <w:lang w:val="vi-VN"/>
        </w:rPr>
      </w:pPr>
      <w:r>
        <w:rPr>
          <w:rFonts w:hint="default" w:ascii="Times New Roman" w:hAnsi="Times New Roman" w:eastAsia="Times New Roman" w:cs="Times New Roman"/>
          <w:i w:val="0"/>
          <w:iCs w:val="0"/>
          <w:sz w:val="28"/>
          <w:szCs w:val="28"/>
          <w:rtl w:val="0"/>
        </w:rPr>
        <w:t>Where</w:t>
      </w:r>
      <w:r>
        <w:rPr>
          <w:rFonts w:hint="default" w:ascii="Times New Roman" w:hAnsi="Times New Roman" w:eastAsia="Times New Roman" w:cs="Times New Roman"/>
          <w:i w:val="0"/>
          <w:iCs w:val="0"/>
          <w:sz w:val="28"/>
          <w:szCs w:val="28"/>
          <w:rtl w:val="0"/>
          <w:lang w:val="vi-VN"/>
        </w:rPr>
        <w:t>:</w:t>
      </w:r>
    </w:p>
    <w:p w14:paraId="273F2655">
      <w:pPr>
        <w:numPr>
          <w:ilvl w:val="0"/>
          <w:numId w:val="54"/>
        </w:numPr>
        <w:spacing w:before="240" w:after="240" w:line="360" w:lineRule="auto"/>
        <w:ind w:left="1260" w:leftChars="0" w:hanging="420" w:firstLineChars="0"/>
        <w:rPr>
          <w:rFonts w:hint="default" w:ascii="Times New Roman" w:hAnsi="Times New Roman" w:eastAsia="Times New Roman" w:cs="Times New Roman"/>
          <w:i w:val="0"/>
          <w:iCs w:val="0"/>
          <w:sz w:val="28"/>
          <w:szCs w:val="28"/>
          <w:rtl w:val="0"/>
        </w:rPr>
      </w:pPr>
      <w:r>
        <w:rPr>
          <w:rFonts w:hint="default" w:ascii="Times New Roman" w:hAnsi="Times New Roman" w:eastAsia="Times New Roman" w:cs="Times New Roman"/>
          <w:i w:val="0"/>
          <w:iCs w:val="0"/>
          <w:sz w:val="28"/>
          <w:szCs w:val="28"/>
          <w:rtl w:val="0"/>
        </w:rPr>
        <w:t xml:space="preserve"> Pe is the portfolio's excess return, </w:t>
      </w:r>
    </w:p>
    <w:p w14:paraId="5887DD1E">
      <w:pPr>
        <w:numPr>
          <w:ilvl w:val="0"/>
          <w:numId w:val="54"/>
        </w:numPr>
        <w:spacing w:before="240" w:after="240" w:line="360" w:lineRule="auto"/>
        <w:ind w:left="1260" w:leftChars="0" w:hanging="420" w:firstLineChars="0"/>
        <w:rPr>
          <w:rFonts w:hint="default" w:ascii="Times New Roman" w:hAnsi="Times New Roman" w:eastAsia="Times New Roman" w:cs="Times New Roman"/>
          <w:i w:val="0"/>
          <w:iCs w:val="0"/>
          <w:sz w:val="28"/>
          <w:szCs w:val="28"/>
          <w:rtl w:val="0"/>
        </w:rPr>
      </w:pPr>
      <w:r>
        <w:rPr>
          <w:rFonts w:hint="default" w:ascii="Times New Roman" w:hAnsi="Times New Roman" w:eastAsia="Times New Roman" w:cs="Times New Roman"/>
          <w:i w:val="0"/>
          <w:iCs w:val="0"/>
          <w:sz w:val="28"/>
          <w:szCs w:val="28"/>
          <w:rtl w:val="0"/>
        </w:rPr>
        <w:t xml:space="preserve">α </w:t>
      </w:r>
      <w:r>
        <w:rPr>
          <w:rFonts w:hint="default" w:ascii="Times New Roman" w:hAnsi="Times New Roman" w:eastAsia="Times New Roman" w:cs="Times New Roman"/>
          <w:i w:val="0"/>
          <w:iCs w:val="0"/>
          <w:sz w:val="28"/>
          <w:szCs w:val="28"/>
          <w:rtl w:val="0"/>
          <w:lang w:val="vi-VN"/>
        </w:rPr>
        <w:t xml:space="preserve"> </w:t>
      </w:r>
      <w:r>
        <w:rPr>
          <w:rFonts w:hint="default" w:ascii="Times New Roman" w:hAnsi="Times New Roman" w:eastAsia="Times New Roman" w:cs="Times New Roman"/>
          <w:i w:val="0"/>
          <w:iCs w:val="0"/>
          <w:sz w:val="28"/>
          <w:szCs w:val="28"/>
          <w:rtl w:val="0"/>
        </w:rPr>
        <w:t xml:space="preserve">is the intercept (alpha), </w:t>
      </w:r>
    </w:p>
    <w:p w14:paraId="71DB81C9">
      <w:pPr>
        <w:numPr>
          <w:ilvl w:val="0"/>
          <w:numId w:val="54"/>
        </w:numPr>
        <w:spacing w:before="240" w:after="240" w:line="360" w:lineRule="auto"/>
        <w:ind w:left="1260" w:leftChars="0" w:hanging="420" w:firstLineChars="0"/>
        <w:rPr>
          <w:rFonts w:hint="default" w:ascii="Times New Roman" w:hAnsi="Times New Roman" w:eastAsia="Times New Roman" w:cs="Times New Roman"/>
          <w:i w:val="0"/>
          <w:iCs w:val="0"/>
          <w:sz w:val="28"/>
          <w:szCs w:val="28"/>
          <w:rtl w:val="0"/>
        </w:rPr>
      </w:pPr>
      <w:r>
        <w:rPr>
          <w:rFonts w:hint="default" w:ascii="Times New Roman" w:hAnsi="Times New Roman" w:eastAsia="Times New Roman" w:cs="Times New Roman"/>
          <w:i w:val="0"/>
          <w:iCs w:val="0"/>
          <w:sz w:val="28"/>
          <w:szCs w:val="28"/>
          <w:rtl w:val="0"/>
        </w:rPr>
        <w:t>β1 is the portfolio's sensitivity to market risk,</w:t>
      </w:r>
    </w:p>
    <w:p w14:paraId="00000862">
      <w:pPr>
        <w:numPr>
          <w:ilvl w:val="0"/>
          <w:numId w:val="54"/>
        </w:numPr>
        <w:spacing w:before="240" w:after="240" w:line="360" w:lineRule="auto"/>
        <w:ind w:left="1260" w:leftChars="0" w:hanging="420" w:firstLineChars="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 Mkt is the excess return of the market, and ϵ is the error term.</w:t>
      </w:r>
      <w:r>
        <w:rPr>
          <w:rFonts w:hint="default" w:ascii="Times New Roman" w:hAnsi="Times New Roman" w:eastAsia="Times New Roman" w:cs="Times New Roman"/>
          <w:i w:val="0"/>
          <w:iCs w:val="0"/>
          <w:sz w:val="28"/>
          <w:szCs w:val="28"/>
          <w:rtl w:val="0"/>
        </w:rPr>
        <w:br w:type="textWrapping"/>
      </w:r>
    </w:p>
    <w:p w14:paraId="00000863">
      <w:pPr>
        <w:numPr>
          <w:ilvl w:val="0"/>
          <w:numId w:val="53"/>
        </w:numPr>
        <w:spacing w:before="24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Fama-French 3-Factor Model</w:t>
      </w:r>
      <w:r>
        <w:rPr>
          <w:rFonts w:hint="default" w:ascii="Times New Roman" w:hAnsi="Times New Roman" w:eastAsia="Times New Roman" w:cs="Times New Roman"/>
          <w:i w:val="0"/>
          <w:iCs w:val="0"/>
          <w:sz w:val="28"/>
          <w:szCs w:val="28"/>
          <w:rtl w:val="0"/>
        </w:rPr>
        <w:t xml:space="preserve">: This model extends the CAPM by adding size and value factors to explain portfolio returns more comprehensively. </w:t>
      </w:r>
    </w:p>
    <w:p w14:paraId="36D9B944">
      <w:pPr>
        <w:spacing w:after="0" w:line="360" w:lineRule="auto"/>
        <w:ind w:firstLine="720" w:firstLineChars="0"/>
        <w:jc w:val="both"/>
        <w:rPr>
          <w:rFonts w:hint="default" w:ascii="Times New Roman" w:hAnsi="Times New Roman" w:eastAsia="Times New Roman" w:cs="Times New Roman"/>
          <w:i w:val="0"/>
          <w:iCs w:val="0"/>
          <w:sz w:val="28"/>
          <w:szCs w:val="28"/>
        </w:rPr>
      </w:pPr>
      <w:r>
        <w:rPr>
          <w:rFonts w:hint="default" w:ascii="Times New Roman" w:hAnsi="Times New Roman" w:eastAsia="Cambria" w:cs="Times New Roman"/>
          <w:i w:val="0"/>
          <w:iCs w:val="0"/>
          <w:sz w:val="28"/>
          <w:szCs w:val="28"/>
        </w:rPr>
        <w:t>Formula:</w:t>
      </w:r>
    </w:p>
    <w:p w14:paraId="00000864">
      <w:pPr>
        <w:numPr>
          <w:ilvl w:val="0"/>
          <w:numId w:val="0"/>
        </w:numPr>
        <w:spacing w:before="240" w:after="240" w:line="360" w:lineRule="auto"/>
        <w:ind w:left="360" w:leftChars="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Pr>
        <w:drawing>
          <wp:inline distT="0" distB="0" distL="114300" distR="114300">
            <wp:extent cx="3465195" cy="160020"/>
            <wp:effectExtent l="0" t="0" r="1905" b="11430"/>
            <wp:docPr id="393" name="2384804F-3998-4D57-9195-F3826E402611-221" descr="C:/Users/A-Q-HNB/AppData/Local/Temp/wps.nloZk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2384804F-3998-4D57-9195-F3826E402611-221" descr="C:/Users/A-Q-HNB/AppData/Local/Temp/wps.nloZkFwps"/>
                    <pic:cNvPicPr>
                      <a:picLocks noChangeAspect="1"/>
                    </pic:cNvPicPr>
                  </pic:nvPicPr>
                  <pic:blipFill>
                    <a:blip r:embed="rId411">
                      <a:extLst>
                        <a:ext uri="{96DAC541-7B7A-43D3-8B79-37D633B846F1}">
                          <asvg:svgBlip xmlns:asvg="http://schemas.microsoft.com/office/drawing/2016/SVG/main" r:embed="rId412"/>
                        </a:ext>
                      </a:extLst>
                    </a:blip>
                    <a:stretch>
                      <a:fillRect/>
                    </a:stretch>
                  </pic:blipFill>
                  <pic:spPr>
                    <a:xfrm>
                      <a:off x="0" y="0"/>
                      <a:ext cx="3465195" cy="160020"/>
                    </a:xfrm>
                    <a:prstGeom prst="rect">
                      <a:avLst/>
                    </a:prstGeom>
                  </pic:spPr>
                </pic:pic>
              </a:graphicData>
            </a:graphic>
          </wp:inline>
        </w:drawing>
      </w:r>
    </w:p>
    <w:p w14:paraId="1A501B10">
      <w:pPr>
        <w:spacing w:before="240" w:after="240" w:line="360" w:lineRule="auto"/>
        <w:ind w:left="720" w:firstLine="0"/>
        <w:rPr>
          <w:rFonts w:hint="default" w:ascii="Times New Roman" w:hAnsi="Times New Roman" w:eastAsia="Times New Roman" w:cs="Times New Roman"/>
          <w:i w:val="0"/>
          <w:iCs w:val="0"/>
          <w:sz w:val="28"/>
          <w:szCs w:val="28"/>
          <w:rtl w:val="0"/>
          <w:lang w:val="vi-VN"/>
        </w:rPr>
      </w:pPr>
      <w:r>
        <w:rPr>
          <w:rFonts w:hint="default" w:ascii="Times New Roman" w:hAnsi="Times New Roman" w:eastAsia="Times New Roman" w:cs="Times New Roman"/>
          <w:i w:val="0"/>
          <w:iCs w:val="0"/>
          <w:sz w:val="28"/>
          <w:szCs w:val="28"/>
          <w:rtl w:val="0"/>
        </w:rPr>
        <w:t>Where</w:t>
      </w:r>
      <w:r>
        <w:rPr>
          <w:rFonts w:hint="default" w:ascii="Times New Roman" w:hAnsi="Times New Roman" w:eastAsia="Times New Roman" w:cs="Times New Roman"/>
          <w:i w:val="0"/>
          <w:iCs w:val="0"/>
          <w:sz w:val="28"/>
          <w:szCs w:val="28"/>
          <w:rtl w:val="0"/>
          <w:lang w:val="vi-VN"/>
        </w:rPr>
        <w:t xml:space="preserve">: </w:t>
      </w:r>
    </w:p>
    <w:p w14:paraId="07911CB5">
      <w:pPr>
        <w:numPr>
          <w:ilvl w:val="0"/>
          <w:numId w:val="55"/>
        </w:numPr>
        <w:spacing w:before="240" w:after="240" w:line="360" w:lineRule="auto"/>
        <w:ind w:left="1260" w:leftChars="0" w:hanging="420" w:firstLineChars="0"/>
        <w:rPr>
          <w:rFonts w:hint="default" w:ascii="Times New Roman" w:hAnsi="Times New Roman" w:eastAsia="Times New Roman" w:cs="Times New Roman"/>
          <w:i w:val="0"/>
          <w:iCs w:val="0"/>
          <w:sz w:val="28"/>
          <w:szCs w:val="28"/>
          <w:rtl w:val="0"/>
        </w:rPr>
      </w:pPr>
      <w:r>
        <w:rPr>
          <w:rFonts w:hint="default" w:ascii="Times New Roman" w:hAnsi="Times New Roman" w:eastAsia="Times New Roman" w:cs="Times New Roman"/>
          <w:i w:val="0"/>
          <w:iCs w:val="0"/>
          <w:sz w:val="28"/>
          <w:szCs w:val="28"/>
          <w:rtl w:val="0"/>
          <w:lang w:val="vi-VN"/>
        </w:rPr>
        <w:t xml:space="preserve">The </w:t>
      </w:r>
      <w:r>
        <w:rPr>
          <w:rFonts w:hint="default" w:ascii="Times New Roman" w:hAnsi="Times New Roman" w:eastAsia="Times New Roman" w:cs="Times New Roman"/>
          <w:i w:val="0"/>
          <w:iCs w:val="0"/>
          <w:sz w:val="28"/>
          <w:szCs w:val="28"/>
          <w:rtl w:val="0"/>
        </w:rPr>
        <w:t>size quantifies</w:t>
      </w:r>
      <w:r>
        <w:rPr>
          <w:rFonts w:hint="default" w:ascii="Times New Roman" w:hAnsi="Times New Roman" w:eastAsia="Times New Roman" w:cs="Times New Roman"/>
          <w:i w:val="0"/>
          <w:iCs w:val="0"/>
          <w:sz w:val="28"/>
          <w:szCs w:val="28"/>
          <w:rtl w:val="0"/>
          <w:lang w:val="vi-VN"/>
        </w:rPr>
        <w:t xml:space="preserve"> (size) is</w:t>
      </w:r>
      <w:r>
        <w:rPr>
          <w:rFonts w:hint="default" w:ascii="Times New Roman" w:hAnsi="Times New Roman" w:eastAsia="Times New Roman" w:cs="Times New Roman"/>
          <w:i w:val="0"/>
          <w:iCs w:val="0"/>
          <w:sz w:val="28"/>
          <w:szCs w:val="28"/>
          <w:rtl w:val="0"/>
        </w:rPr>
        <w:t xml:space="preserve"> the relative performance of small-cap versus large-cap stocks,  </w:t>
      </w:r>
    </w:p>
    <w:p w14:paraId="00000865">
      <w:pPr>
        <w:numPr>
          <w:ilvl w:val="0"/>
          <w:numId w:val="56"/>
        </w:numPr>
        <w:spacing w:before="240" w:after="240" w:line="360" w:lineRule="auto"/>
        <w:ind w:left="1260" w:leftChars="0" w:hanging="420" w:firstLineChars="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value </w:t>
      </w:r>
      <w:r>
        <w:rPr>
          <w:rFonts w:hint="default" w:ascii="Times New Roman" w:hAnsi="Times New Roman" w:eastAsia="Times New Roman" w:cs="Times New Roman"/>
          <w:i w:val="0"/>
          <w:iCs w:val="0"/>
          <w:sz w:val="28"/>
          <w:szCs w:val="28"/>
          <w:rtl w:val="0"/>
          <w:lang w:val="vi-VN"/>
        </w:rPr>
        <w:t xml:space="preserve">is </w:t>
      </w:r>
      <w:r>
        <w:rPr>
          <w:rFonts w:hint="default" w:ascii="Times New Roman" w:hAnsi="Times New Roman" w:eastAsia="Times New Roman" w:cs="Times New Roman"/>
          <w:i w:val="0"/>
          <w:iCs w:val="0"/>
          <w:sz w:val="28"/>
          <w:szCs w:val="28"/>
          <w:rtl w:val="0"/>
        </w:rPr>
        <w:t xml:space="preserve">measures the </w:t>
      </w:r>
      <w:r>
        <w:rPr>
          <w:rFonts w:hint="default" w:ascii="Times New Roman" w:hAnsi="Times New Roman" w:eastAsia="Times New Roman" w:cs="Times New Roman"/>
          <w:i w:val="0"/>
          <w:iCs w:val="0"/>
          <w:sz w:val="28"/>
          <w:szCs w:val="28"/>
          <w:rtl w:val="0"/>
          <w:lang w:val="vi-VN"/>
        </w:rPr>
        <w:t>out performance</w:t>
      </w:r>
      <w:r>
        <w:rPr>
          <w:rFonts w:hint="default" w:ascii="Times New Roman" w:hAnsi="Times New Roman" w:eastAsia="Times New Roman" w:cs="Times New Roman"/>
          <w:i w:val="0"/>
          <w:iCs w:val="0"/>
          <w:sz w:val="28"/>
          <w:szCs w:val="28"/>
          <w:rtl w:val="0"/>
        </w:rPr>
        <w:t xml:space="preserve"> of value stocks compared to growth stocks.</w:t>
      </w:r>
      <w:r>
        <w:rPr>
          <w:rFonts w:hint="default" w:ascii="Times New Roman" w:hAnsi="Times New Roman" w:eastAsia="Times New Roman" w:cs="Times New Roman"/>
          <w:i w:val="0"/>
          <w:iCs w:val="0"/>
          <w:sz w:val="28"/>
          <w:szCs w:val="28"/>
          <w:rtl w:val="0"/>
        </w:rPr>
        <w:br w:type="textWrapping"/>
      </w:r>
    </w:p>
    <w:p w14:paraId="00000866">
      <w:pPr>
        <w:numPr>
          <w:ilvl w:val="0"/>
          <w:numId w:val="53"/>
        </w:numPr>
        <w:spacing w:before="24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Carhart 4-Factor Model</w:t>
      </w:r>
      <w:r>
        <w:rPr>
          <w:rFonts w:hint="default" w:ascii="Times New Roman" w:hAnsi="Times New Roman" w:eastAsia="Times New Roman" w:cs="Times New Roman"/>
          <w:i w:val="0"/>
          <w:iCs w:val="0"/>
          <w:sz w:val="28"/>
          <w:szCs w:val="28"/>
          <w:rtl w:val="0"/>
        </w:rPr>
        <w:t xml:space="preserve">: Building upon the Fama-French 3-Factor Model, the Carhart model introduces a momentum factor to account for the tendency of past winners to continue outperforming. </w:t>
      </w:r>
    </w:p>
    <w:p w14:paraId="16CC0ED0">
      <w:pPr>
        <w:spacing w:after="0" w:line="360" w:lineRule="auto"/>
        <w:ind w:firstLine="720" w:firstLineChars="0"/>
        <w:jc w:val="both"/>
        <w:rPr>
          <w:rFonts w:hint="default" w:ascii="Times New Roman" w:hAnsi="Times New Roman" w:eastAsia="Times New Roman" w:cs="Times New Roman"/>
          <w:i w:val="0"/>
          <w:iCs w:val="0"/>
          <w:sz w:val="28"/>
          <w:szCs w:val="28"/>
        </w:rPr>
      </w:pPr>
      <w:r>
        <w:rPr>
          <w:rFonts w:hint="default" w:ascii="Times New Roman" w:hAnsi="Times New Roman" w:eastAsia="Cambria" w:cs="Times New Roman"/>
          <w:i w:val="0"/>
          <w:iCs w:val="0"/>
          <w:sz w:val="28"/>
          <w:szCs w:val="28"/>
        </w:rPr>
        <w:t>Formula:</w:t>
      </w:r>
    </w:p>
    <w:p w14:paraId="00000867">
      <w:pPr>
        <w:spacing w:before="240" w:after="240" w:line="360" w:lineRule="auto"/>
        <w:ind w:left="720" w:firstLine="0"/>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lang w:val="vi-VN"/>
        </w:rPr>
        <w:drawing>
          <wp:inline distT="0" distB="0" distL="114300" distR="114300">
            <wp:extent cx="4391025" cy="160655"/>
            <wp:effectExtent l="0" t="0" r="9525" b="10795"/>
            <wp:docPr id="395" name="2384804F-3998-4D57-9195-F3826E402611-223" descr="C:/Users/A-Q-HNB/AppData/Local/Temp/wps.VlGem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2384804F-3998-4D57-9195-F3826E402611-223" descr="C:/Users/A-Q-HNB/AppData/Local/Temp/wps.VlGemUwps"/>
                    <pic:cNvPicPr>
                      <a:picLocks noChangeAspect="1"/>
                    </pic:cNvPicPr>
                  </pic:nvPicPr>
                  <pic:blipFill>
                    <a:blip r:embed="rId413">
                      <a:extLst>
                        <a:ext uri="{96DAC541-7B7A-43D3-8B79-37D633B846F1}">
                          <asvg:svgBlip xmlns:asvg="http://schemas.microsoft.com/office/drawing/2016/SVG/main" r:embed="rId414"/>
                        </a:ext>
                      </a:extLst>
                    </a:blip>
                    <a:stretch>
                      <a:fillRect/>
                    </a:stretch>
                  </pic:blipFill>
                  <pic:spPr>
                    <a:xfrm>
                      <a:off x="0" y="0"/>
                      <a:ext cx="4391025" cy="160655"/>
                    </a:xfrm>
                    <a:prstGeom prst="rect">
                      <a:avLst/>
                    </a:prstGeom>
                  </pic:spPr>
                </pic:pic>
              </a:graphicData>
            </a:graphic>
          </wp:inline>
        </w:drawing>
      </w:r>
    </w:p>
    <w:p w14:paraId="58414476">
      <w:pPr>
        <w:spacing w:before="240" w:after="240" w:line="360" w:lineRule="auto"/>
        <w:ind w:left="720" w:firstLine="0"/>
        <w:rPr>
          <w:rFonts w:hint="default" w:ascii="Times New Roman" w:hAnsi="Times New Roman" w:eastAsia="Times New Roman" w:cs="Times New Roman"/>
          <w:i w:val="0"/>
          <w:iCs w:val="0"/>
          <w:sz w:val="28"/>
          <w:szCs w:val="28"/>
          <w:rtl w:val="0"/>
          <w:lang w:val="vi-VN"/>
        </w:rPr>
      </w:pPr>
      <w:r>
        <w:rPr>
          <w:rFonts w:hint="default" w:ascii="Times New Roman" w:hAnsi="Times New Roman" w:eastAsia="Times New Roman" w:cs="Times New Roman"/>
          <w:i w:val="0"/>
          <w:iCs w:val="0"/>
          <w:sz w:val="28"/>
          <w:szCs w:val="28"/>
          <w:rtl w:val="0"/>
        </w:rPr>
        <w:t>Where</w:t>
      </w:r>
      <w:r>
        <w:rPr>
          <w:rFonts w:hint="default" w:ascii="Times New Roman" w:hAnsi="Times New Roman" w:eastAsia="Times New Roman" w:cs="Times New Roman"/>
          <w:i w:val="0"/>
          <w:iCs w:val="0"/>
          <w:sz w:val="28"/>
          <w:szCs w:val="28"/>
          <w:rtl w:val="0"/>
          <w:lang w:val="vi-VN"/>
        </w:rPr>
        <w:t>:</w:t>
      </w:r>
    </w:p>
    <w:p w14:paraId="00000868">
      <w:pPr>
        <w:numPr>
          <w:ilvl w:val="0"/>
          <w:numId w:val="57"/>
        </w:numPr>
        <w:spacing w:before="240" w:after="240" w:line="360" w:lineRule="auto"/>
        <w:ind w:left="1260" w:leftChars="0" w:hanging="420" w:firstLineChars="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lang w:val="vi-VN"/>
        </w:rPr>
        <w:t>T</w:t>
      </w:r>
      <w:r>
        <w:rPr>
          <w:rFonts w:hint="default" w:ascii="Times New Roman" w:hAnsi="Times New Roman" w:eastAsia="Times New Roman" w:cs="Times New Roman"/>
          <w:i w:val="0"/>
          <w:iCs w:val="0"/>
          <w:sz w:val="28"/>
          <w:szCs w:val="28"/>
          <w:rtl w:val="0"/>
        </w:rPr>
        <w:t>he variable mom captures the momentum effect in stock returns.</w:t>
      </w:r>
      <w:r>
        <w:rPr>
          <w:rFonts w:hint="default" w:ascii="Times New Roman" w:hAnsi="Times New Roman" w:eastAsia="Times New Roman" w:cs="Times New Roman"/>
          <w:i w:val="0"/>
          <w:iCs w:val="0"/>
          <w:sz w:val="28"/>
          <w:szCs w:val="28"/>
          <w:rtl w:val="0"/>
        </w:rPr>
        <w:br w:type="textWrapping"/>
      </w:r>
    </w:p>
    <w:p w14:paraId="00000869">
      <w:pPr>
        <w:numPr>
          <w:ilvl w:val="0"/>
          <w:numId w:val="53"/>
        </w:numPr>
        <w:spacing w:before="24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Fama-French 5-Factor Model</w:t>
      </w:r>
      <w:r>
        <w:rPr>
          <w:rFonts w:hint="default" w:ascii="Times New Roman" w:hAnsi="Times New Roman" w:eastAsia="Times New Roman" w:cs="Times New Roman"/>
          <w:i w:val="0"/>
          <w:iCs w:val="0"/>
          <w:sz w:val="28"/>
          <w:szCs w:val="28"/>
          <w:rtl w:val="0"/>
        </w:rPr>
        <w:t xml:space="preserve">: This model further expands the explanatory power by adding investment and profitability factors to the Fama-French 3-Factor model. </w:t>
      </w:r>
    </w:p>
    <w:p w14:paraId="5513E0CD">
      <w:pPr>
        <w:spacing w:after="0" w:line="360" w:lineRule="auto"/>
        <w:ind w:firstLine="720" w:firstLineChars="0"/>
        <w:jc w:val="both"/>
        <w:rPr>
          <w:rFonts w:hint="default" w:ascii="Times New Roman" w:hAnsi="Times New Roman" w:eastAsia="Times New Roman" w:cs="Times New Roman"/>
          <w:i w:val="0"/>
          <w:iCs w:val="0"/>
          <w:sz w:val="28"/>
          <w:szCs w:val="28"/>
        </w:rPr>
      </w:pPr>
      <w:r>
        <w:rPr>
          <w:rFonts w:hint="default" w:ascii="Times New Roman" w:hAnsi="Times New Roman" w:eastAsia="Cambria" w:cs="Times New Roman"/>
          <w:i w:val="0"/>
          <w:iCs w:val="0"/>
          <w:sz w:val="28"/>
          <w:szCs w:val="28"/>
        </w:rPr>
        <w:t>Formula:</w:t>
      </w:r>
    </w:p>
    <w:p w14:paraId="0B40A7B3">
      <w:pPr>
        <w:spacing w:before="240" w:after="240" w:line="360" w:lineRule="auto"/>
        <w:ind w:left="720" w:firstLine="0"/>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lang w:val="vi-VN"/>
        </w:rPr>
        <w:drawing>
          <wp:inline distT="0" distB="0" distL="114300" distR="114300">
            <wp:extent cx="4585970" cy="160655"/>
            <wp:effectExtent l="0" t="0" r="5080" b="10795"/>
            <wp:docPr id="396" name="2384804F-3998-4D57-9195-F3826E402611-224" descr="C:/Users/A-Q-HNB/AppData/Local/Temp/wps.cEsdL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2384804F-3998-4D57-9195-F3826E402611-224" descr="C:/Users/A-Q-HNB/AppData/Local/Temp/wps.cEsdLMwps"/>
                    <pic:cNvPicPr>
                      <a:picLocks noChangeAspect="1"/>
                    </pic:cNvPicPr>
                  </pic:nvPicPr>
                  <pic:blipFill>
                    <a:blip r:embed="rId415">
                      <a:extLst>
                        <a:ext uri="{96DAC541-7B7A-43D3-8B79-37D633B846F1}">
                          <asvg:svgBlip xmlns:asvg="http://schemas.microsoft.com/office/drawing/2016/SVG/main" r:embed="rId416"/>
                        </a:ext>
                      </a:extLst>
                    </a:blip>
                    <a:stretch>
                      <a:fillRect/>
                    </a:stretch>
                  </pic:blipFill>
                  <pic:spPr>
                    <a:xfrm>
                      <a:off x="0" y="0"/>
                      <a:ext cx="4585970" cy="160655"/>
                    </a:xfrm>
                    <a:prstGeom prst="rect">
                      <a:avLst/>
                    </a:prstGeom>
                  </pic:spPr>
                </pic:pic>
              </a:graphicData>
            </a:graphic>
          </wp:inline>
        </w:drawing>
      </w:r>
    </w:p>
    <w:p w14:paraId="6A09F216">
      <w:pPr>
        <w:spacing w:before="240" w:after="240" w:line="360" w:lineRule="auto"/>
        <w:ind w:left="720" w:firstLine="0"/>
        <w:rPr>
          <w:rFonts w:hint="default" w:ascii="Times New Roman" w:hAnsi="Times New Roman" w:eastAsia="Times New Roman" w:cs="Times New Roman"/>
          <w:i w:val="0"/>
          <w:iCs w:val="0"/>
          <w:sz w:val="28"/>
          <w:szCs w:val="28"/>
          <w:rtl w:val="0"/>
          <w:lang w:val="vi-VN"/>
        </w:rPr>
      </w:pPr>
      <w:r>
        <w:rPr>
          <w:rFonts w:hint="default" w:ascii="Times New Roman" w:hAnsi="Times New Roman" w:eastAsia="Times New Roman" w:cs="Times New Roman"/>
          <w:i w:val="0"/>
          <w:iCs w:val="0"/>
          <w:sz w:val="28"/>
          <w:szCs w:val="28"/>
          <w:rtl w:val="0"/>
        </w:rPr>
        <w:t>Where</w:t>
      </w:r>
      <w:r>
        <w:rPr>
          <w:rFonts w:hint="default" w:ascii="Times New Roman" w:hAnsi="Times New Roman" w:eastAsia="Times New Roman" w:cs="Times New Roman"/>
          <w:i w:val="0"/>
          <w:iCs w:val="0"/>
          <w:sz w:val="28"/>
          <w:szCs w:val="28"/>
          <w:rtl w:val="0"/>
          <w:lang w:val="vi-VN"/>
        </w:rPr>
        <w:t>:</w:t>
      </w:r>
    </w:p>
    <w:p w14:paraId="73DB21E0">
      <w:pPr>
        <w:numPr>
          <w:ilvl w:val="0"/>
          <w:numId w:val="58"/>
        </w:numPr>
        <w:spacing w:before="240" w:after="240" w:line="360" w:lineRule="auto"/>
        <w:ind w:left="1260" w:leftChars="0" w:hanging="420" w:firstLineChars="0"/>
        <w:rPr>
          <w:rFonts w:hint="default" w:ascii="Times New Roman" w:hAnsi="Times New Roman" w:eastAsia="Times New Roman" w:cs="Times New Roman"/>
          <w:i w:val="0"/>
          <w:iCs w:val="0"/>
          <w:sz w:val="28"/>
          <w:szCs w:val="28"/>
          <w:rtl w:val="0"/>
        </w:rPr>
      </w:pPr>
      <w:r>
        <w:rPr>
          <w:rFonts w:hint="default" w:ascii="Times New Roman" w:hAnsi="Times New Roman" w:eastAsia="Times New Roman" w:cs="Times New Roman"/>
          <w:i w:val="0"/>
          <w:iCs w:val="0"/>
          <w:sz w:val="28"/>
          <w:szCs w:val="28"/>
          <w:rtl w:val="0"/>
        </w:rPr>
        <w:t xml:space="preserve"> </w:t>
      </w:r>
      <w:r>
        <w:rPr>
          <w:rFonts w:hint="default" w:ascii="Times New Roman" w:hAnsi="Times New Roman" w:eastAsia="Times New Roman" w:cs="Times New Roman"/>
          <w:i w:val="0"/>
          <w:iCs w:val="0"/>
          <w:sz w:val="28"/>
          <w:szCs w:val="28"/>
          <w:rtl w:val="0"/>
          <w:lang w:val="vi-VN"/>
        </w:rPr>
        <w:t xml:space="preserve">The </w:t>
      </w:r>
      <w:r>
        <w:rPr>
          <w:rFonts w:hint="default" w:ascii="Times New Roman" w:hAnsi="Times New Roman" w:eastAsia="Times New Roman" w:cs="Times New Roman"/>
          <w:i w:val="0"/>
          <w:iCs w:val="0"/>
          <w:sz w:val="28"/>
          <w:szCs w:val="28"/>
          <w:rtl w:val="0"/>
        </w:rPr>
        <w:t>invest reflects conservative investment strategies,</w:t>
      </w:r>
    </w:p>
    <w:p w14:paraId="0000086B">
      <w:pPr>
        <w:numPr>
          <w:ilvl w:val="0"/>
          <w:numId w:val="58"/>
        </w:numPr>
        <w:spacing w:before="240" w:after="240" w:line="360" w:lineRule="auto"/>
        <w:ind w:left="1260" w:leftChars="0" w:hanging="420" w:firstLineChars="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lang w:val="vi-VN"/>
        </w:rPr>
        <w:t xml:space="preserve">The </w:t>
      </w:r>
      <w:r>
        <w:rPr>
          <w:rFonts w:hint="default" w:ascii="Times New Roman" w:hAnsi="Times New Roman" w:eastAsia="Times New Roman" w:cs="Times New Roman"/>
          <w:i w:val="0"/>
          <w:iCs w:val="0"/>
          <w:sz w:val="28"/>
          <w:szCs w:val="28"/>
          <w:rtl w:val="0"/>
        </w:rPr>
        <w:t xml:space="preserve">profit measures the </w:t>
      </w:r>
      <w:r>
        <w:rPr>
          <w:rFonts w:hint="default" w:ascii="Times New Roman" w:hAnsi="Times New Roman" w:eastAsia="Times New Roman" w:cs="Times New Roman"/>
          <w:i w:val="0"/>
          <w:iCs w:val="0"/>
          <w:sz w:val="28"/>
          <w:szCs w:val="28"/>
          <w:rtl w:val="0"/>
          <w:lang w:val="vi-VN"/>
        </w:rPr>
        <w:t>out performance</w:t>
      </w:r>
      <w:r>
        <w:rPr>
          <w:rFonts w:hint="default" w:ascii="Times New Roman" w:hAnsi="Times New Roman" w:eastAsia="Times New Roman" w:cs="Times New Roman"/>
          <w:i w:val="0"/>
          <w:iCs w:val="0"/>
          <w:sz w:val="28"/>
          <w:szCs w:val="28"/>
          <w:rtl w:val="0"/>
        </w:rPr>
        <w:t xml:space="preserve"> of more profitable firms.</w:t>
      </w:r>
    </w:p>
    <w:p w14:paraId="0000086C">
      <w:pPr>
        <w:spacing w:before="240" w:after="240" w:line="360" w:lineRule="auto"/>
        <w:jc w:val="both"/>
        <w:rPr>
          <w:rFonts w:hint="default" w:ascii="Times New Roman" w:hAnsi="Times New Roman" w:eastAsia="Times New Roman" w:cs="Times New Roman"/>
          <w:i w:val="0"/>
          <w:iCs w:val="0"/>
          <w:sz w:val="28"/>
          <w:szCs w:val="28"/>
        </w:rPr>
      </w:pPr>
    </w:p>
    <w:p w14:paraId="0000086D">
      <w:pPr>
        <w:pStyle w:val="4"/>
        <w:spacing w:line="360" w:lineRule="auto"/>
        <w:jc w:val="both"/>
        <w:rPr>
          <w:rFonts w:hint="default" w:ascii="Times New Roman" w:hAnsi="Times New Roman" w:eastAsia="Times New Roman" w:cs="Times New Roman"/>
          <w:i w:val="0"/>
          <w:iCs w:val="0"/>
          <w:sz w:val="28"/>
          <w:szCs w:val="28"/>
        </w:rPr>
      </w:pPr>
      <w:bookmarkStart w:id="171" w:name="_Toc11687"/>
      <w:r>
        <w:rPr>
          <w:rFonts w:hint="default" w:ascii="Times New Roman" w:hAnsi="Times New Roman" w:eastAsia="Times New Roman" w:cs="Times New Roman"/>
          <w:i w:val="0"/>
          <w:iCs w:val="0"/>
          <w:sz w:val="28"/>
          <w:szCs w:val="28"/>
          <w:rtl w:val="0"/>
        </w:rPr>
        <w:t>2. Model Training and Validation</w:t>
      </w:r>
      <w:bookmarkEnd w:id="171"/>
    </w:p>
    <w:p w14:paraId="0000086E">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Portfolio returns are derived from monthly price data obtained from the </w:t>
      </w:r>
      <w:r>
        <w:rPr>
          <w:rFonts w:hint="default" w:ascii="Times New Roman" w:hAnsi="Times New Roman" w:eastAsia="Times New Roman" w:cs="Times New Roman"/>
          <w:b/>
          <w:i w:val="0"/>
          <w:iCs w:val="0"/>
          <w:sz w:val="28"/>
          <w:szCs w:val="28"/>
          <w:rtl w:val="0"/>
        </w:rPr>
        <w:t>monthly_prices_complete_2020_to_2025.csv</w:t>
      </w:r>
      <w:r>
        <w:rPr>
          <w:rFonts w:hint="default" w:ascii="Times New Roman" w:hAnsi="Times New Roman" w:eastAsia="Times New Roman" w:cs="Times New Roman"/>
          <w:i w:val="0"/>
          <w:iCs w:val="0"/>
          <w:sz w:val="28"/>
          <w:szCs w:val="28"/>
          <w:rtl w:val="0"/>
        </w:rPr>
        <w:t xml:space="preserve"> file, calculated as percentage changes. To ensure data integrity and consistency, both portfolio and factor return data are chronologically aligned, and any instances of missing values (e.g., </w:t>
      </w:r>
      <w:r>
        <w:rPr>
          <w:rFonts w:hint="default" w:ascii="Times New Roman" w:hAnsi="Times New Roman" w:eastAsia="Times New Roman" w:cs="Times New Roman"/>
          <w:b/>
          <w:i w:val="0"/>
          <w:iCs w:val="0"/>
          <w:sz w:val="28"/>
          <w:szCs w:val="28"/>
          <w:rtl w:val="0"/>
        </w:rPr>
        <w:t>np.inf, -np.inf, np.nan</w:t>
      </w:r>
      <w:r>
        <w:rPr>
          <w:rFonts w:hint="default" w:ascii="Times New Roman" w:hAnsi="Times New Roman" w:eastAsia="Times New Roman" w:cs="Times New Roman"/>
          <w:i w:val="0"/>
          <w:iCs w:val="0"/>
          <w:sz w:val="28"/>
          <w:szCs w:val="28"/>
          <w:rtl w:val="0"/>
        </w:rPr>
        <w:t xml:space="preserve">) are addressed by removing the corresponding rows via the </w:t>
      </w:r>
      <w:r>
        <w:rPr>
          <w:rFonts w:hint="default" w:ascii="Times New Roman" w:hAnsi="Times New Roman" w:eastAsia="Times New Roman" w:cs="Times New Roman"/>
          <w:b/>
          <w:i w:val="0"/>
          <w:iCs w:val="0"/>
          <w:sz w:val="28"/>
          <w:szCs w:val="28"/>
          <w:rtl w:val="0"/>
        </w:rPr>
        <w:t>.dropna()</w:t>
      </w:r>
      <w:r>
        <w:rPr>
          <w:rFonts w:hint="default" w:ascii="Times New Roman" w:hAnsi="Times New Roman" w:eastAsia="Times New Roman" w:cs="Times New Roman"/>
          <w:i w:val="0"/>
          <w:iCs w:val="0"/>
          <w:sz w:val="28"/>
          <w:szCs w:val="28"/>
          <w:rtl w:val="0"/>
        </w:rPr>
        <w:t xml:space="preserve"> method.</w:t>
      </w:r>
    </w:p>
    <w:p w14:paraId="0000086F">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For each defined factor model configuration—encompassing 1-factor, 3-factor, 4-factor, and 5-factor analyses—as well as the general linear regression option within the </w:t>
      </w:r>
      <w:r>
        <w:rPr>
          <w:rFonts w:hint="default" w:ascii="Times New Roman" w:hAnsi="Times New Roman" w:eastAsia="Times New Roman" w:cs="Times New Roman"/>
          <w:b/>
          <w:i w:val="0"/>
          <w:iCs w:val="0"/>
          <w:sz w:val="28"/>
          <w:szCs w:val="28"/>
          <w:rtl w:val="0"/>
        </w:rPr>
        <w:t>/api/ai_predict</w:t>
      </w:r>
      <w:r>
        <w:rPr>
          <w:rFonts w:hint="default" w:ascii="Times New Roman" w:hAnsi="Times New Roman" w:eastAsia="Times New Roman" w:cs="Times New Roman"/>
          <w:i w:val="0"/>
          <w:iCs w:val="0"/>
          <w:sz w:val="28"/>
          <w:szCs w:val="28"/>
          <w:rtl w:val="0"/>
        </w:rPr>
        <w:t xml:space="preserve"> endpoint, the </w:t>
      </w:r>
      <w:r>
        <w:rPr>
          <w:rFonts w:hint="default" w:ascii="Times New Roman" w:hAnsi="Times New Roman" w:eastAsia="Times New Roman" w:cs="Times New Roman"/>
          <w:b/>
          <w:i w:val="0"/>
          <w:iCs w:val="0"/>
          <w:sz w:val="28"/>
          <w:szCs w:val="28"/>
          <w:rtl w:val="0"/>
        </w:rPr>
        <w:t>LinearRegression().fit(X, y)</w:t>
      </w:r>
      <w:r>
        <w:rPr>
          <w:rFonts w:hint="default" w:ascii="Times New Roman" w:hAnsi="Times New Roman" w:eastAsia="Times New Roman" w:cs="Times New Roman"/>
          <w:i w:val="0"/>
          <w:iCs w:val="0"/>
          <w:sz w:val="28"/>
          <w:szCs w:val="28"/>
          <w:rtl w:val="0"/>
        </w:rPr>
        <w:t xml:space="preserve"> method from the scikit-learn library is utilized for model training. Here, X represents the factor data, and y represents the portfolio returns. Additionally, the </w:t>
      </w:r>
      <w:r>
        <w:rPr>
          <w:rFonts w:hint="default" w:ascii="Times New Roman" w:hAnsi="Times New Roman" w:eastAsia="Times New Roman" w:cs="Times New Roman"/>
          <w:b/>
          <w:i w:val="0"/>
          <w:iCs w:val="0"/>
          <w:sz w:val="28"/>
          <w:szCs w:val="28"/>
          <w:rtl w:val="0"/>
        </w:rPr>
        <w:t>statsmodels.api.sm.OLS</w:t>
      </w:r>
      <w:r>
        <w:rPr>
          <w:rFonts w:hint="default" w:ascii="Times New Roman" w:hAnsi="Times New Roman" w:eastAsia="Times New Roman" w:cs="Times New Roman"/>
          <w:i w:val="0"/>
          <w:iCs w:val="0"/>
          <w:sz w:val="28"/>
          <w:szCs w:val="28"/>
          <w:rtl w:val="0"/>
        </w:rPr>
        <w:t xml:space="preserve"> model is fitted to the same data. This dual approach is critical as </w:t>
      </w:r>
      <w:r>
        <w:rPr>
          <w:rFonts w:hint="default" w:ascii="Times New Roman" w:hAnsi="Times New Roman" w:eastAsia="Times New Roman" w:cs="Times New Roman"/>
          <w:b/>
          <w:i w:val="0"/>
          <w:iCs w:val="0"/>
          <w:sz w:val="28"/>
          <w:szCs w:val="28"/>
          <w:rtl w:val="0"/>
        </w:rPr>
        <w:t>statsmodels</w:t>
      </w:r>
      <w:r>
        <w:rPr>
          <w:rFonts w:hint="default" w:ascii="Times New Roman" w:hAnsi="Times New Roman" w:eastAsia="Times New Roman" w:cs="Times New Roman"/>
          <w:i w:val="0"/>
          <w:iCs w:val="0"/>
          <w:sz w:val="28"/>
          <w:szCs w:val="28"/>
          <w:rtl w:val="0"/>
        </w:rPr>
        <w:t xml:space="preserve"> provide comprehensive statistical outputs, particularly the p-values associated with the alpha and factor betas, which are essential for assessing statistical significance. The current implementation of the factor analysis primarily focuses on estimating factor exposures over the available historical period, without explicitly incorporating traditional train-test splits or cross-validation techniques for out-of-sample performance evaluation.</w:t>
      </w:r>
    </w:p>
    <w:p w14:paraId="00000870">
      <w:pPr>
        <w:spacing w:before="240" w:after="240" w:line="360" w:lineRule="auto"/>
        <w:ind w:firstLine="720"/>
        <w:jc w:val="both"/>
        <w:rPr>
          <w:rFonts w:hint="default" w:ascii="Times New Roman" w:hAnsi="Times New Roman" w:eastAsia="Times New Roman" w:cs="Times New Roman"/>
          <w:i w:val="0"/>
          <w:iCs w:val="0"/>
          <w:sz w:val="28"/>
          <w:szCs w:val="28"/>
        </w:rPr>
      </w:pPr>
    </w:p>
    <w:p w14:paraId="00000871">
      <w:pPr>
        <w:pStyle w:val="4"/>
        <w:spacing w:line="360" w:lineRule="auto"/>
        <w:jc w:val="both"/>
        <w:rPr>
          <w:rFonts w:hint="default" w:ascii="Times New Roman" w:hAnsi="Times New Roman" w:eastAsia="Times New Roman" w:cs="Times New Roman"/>
          <w:i w:val="0"/>
          <w:iCs w:val="0"/>
          <w:sz w:val="28"/>
          <w:szCs w:val="28"/>
        </w:rPr>
      </w:pPr>
      <w:bookmarkStart w:id="172" w:name="_Toc28981"/>
      <w:r>
        <w:rPr>
          <w:rFonts w:hint="default" w:ascii="Times New Roman" w:hAnsi="Times New Roman" w:eastAsia="Times New Roman" w:cs="Times New Roman"/>
          <w:i w:val="0"/>
          <w:iCs w:val="0"/>
          <w:sz w:val="28"/>
          <w:szCs w:val="28"/>
          <w:rtl w:val="0"/>
        </w:rPr>
        <w:t>3. Evaluation Metrics</w:t>
      </w:r>
      <w:bookmarkEnd w:id="172"/>
    </w:p>
    <w:p w14:paraId="00000872">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performance and characteristics of the multi-factor model are assessed using a suite of standard financial and statistical metrics:</w:t>
      </w:r>
    </w:p>
    <w:p w14:paraId="00000873">
      <w:pPr>
        <w:numPr>
          <w:ilvl w:val="0"/>
          <w:numId w:val="59"/>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Alpha (α)</w:t>
      </w:r>
      <w:r>
        <w:rPr>
          <w:rFonts w:hint="default" w:ascii="Times New Roman" w:hAnsi="Times New Roman" w:eastAsia="Times New Roman" w:cs="Times New Roman"/>
          <w:i w:val="0"/>
          <w:iCs w:val="0"/>
          <w:sz w:val="28"/>
          <w:szCs w:val="28"/>
          <w:rtl w:val="0"/>
        </w:rPr>
        <w:t>: Represents the intercept of the regression, signifying the portfolio's excess return not explained by its exposure to the systematic factors. A statistically significant alpha, indicated by its associated p-value, suggests that the portfolio has performed demonstrably better or worse than expected given its factor exposures.</w:t>
      </w:r>
    </w:p>
    <w:p w14:paraId="00000874">
      <w:pPr>
        <w:numPr>
          <w:ilvl w:val="0"/>
          <w:numId w:val="5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Beta (β)</w:t>
      </w:r>
      <w:r>
        <w:rPr>
          <w:rFonts w:hint="default" w:ascii="Times New Roman" w:hAnsi="Times New Roman" w:eastAsia="Times New Roman" w:cs="Times New Roman"/>
          <w:i w:val="0"/>
          <w:iCs w:val="0"/>
          <w:sz w:val="28"/>
          <w:szCs w:val="28"/>
          <w:rtl w:val="0"/>
        </w:rPr>
        <w:t>: These are the coefficients of the factors in the regression, quantifying the portfolio's sensitivity to each specific factor. For instance, a market beta of 1 implies that the portfolio's returns tend to move one-to-one with the overall market. Beta p-values indicate the statistical significance of each factor's influence on portfolio returns.</w:t>
      </w:r>
    </w:p>
    <w:p w14:paraId="00000875">
      <w:pPr>
        <w:numPr>
          <w:ilvl w:val="0"/>
          <w:numId w:val="5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R-squared (</w:t>
      </w:r>
      <w:r>
        <w:rPr>
          <w:rFonts w:hint="default" w:ascii="Times New Roman" w:hAnsi="Times New Roman" w:eastAsia="Times New Roman" w:cs="Times New Roman"/>
          <w:b/>
          <w:i w:val="0"/>
          <w:iCs w:val="0"/>
          <w:sz w:val="28"/>
          <w:szCs w:val="28"/>
        </w:rPr>
        <w:drawing>
          <wp:inline distT="114300" distB="114300" distL="114300" distR="114300">
            <wp:extent cx="190500" cy="196850"/>
            <wp:effectExtent l="0" t="0" r="0" b="0"/>
            <wp:docPr id="50" name="image35.png"/>
            <wp:cNvGraphicFramePr/>
            <a:graphic xmlns:a="http://schemas.openxmlformats.org/drawingml/2006/main">
              <a:graphicData uri="http://schemas.openxmlformats.org/drawingml/2006/picture">
                <pic:pic xmlns:pic="http://schemas.openxmlformats.org/drawingml/2006/picture">
                  <pic:nvPicPr>
                    <pic:cNvPr id="50" name="image35.png"/>
                    <pic:cNvPicPr preferRelativeResize="0"/>
                  </pic:nvPicPr>
                  <pic:blipFill>
                    <a:blip r:embed="rId417"/>
                    <a:srcRect/>
                    <a:stretch>
                      <a:fillRect/>
                    </a:stretch>
                  </pic:blipFill>
                  <pic:spPr>
                    <a:xfrm>
                      <a:off x="0" y="0"/>
                      <a:ext cx="190500" cy="197069"/>
                    </a:xfrm>
                    <a:prstGeom prst="rect">
                      <a:avLst/>
                    </a:prstGeom>
                  </pic:spPr>
                </pic:pic>
              </a:graphicData>
            </a:graphic>
          </wp:inline>
        </w:drawing>
      </w:r>
      <w:r>
        <w:rPr>
          <w:rFonts w:hint="default" w:ascii="Times New Roman" w:hAnsi="Times New Roman" w:eastAsia="Times New Roman" w:cs="Times New Roman"/>
          <w:b/>
          <w:i w:val="0"/>
          <w:iCs w:val="0"/>
          <w:sz w:val="28"/>
          <w:szCs w:val="28"/>
          <w:rtl w:val="0"/>
        </w:rPr>
        <w:t>)</w:t>
      </w:r>
      <w:r>
        <w:rPr>
          <w:rFonts w:hint="default" w:ascii="Times New Roman" w:hAnsi="Times New Roman" w:eastAsia="Times New Roman" w:cs="Times New Roman"/>
          <w:i w:val="0"/>
          <w:iCs w:val="0"/>
          <w:sz w:val="28"/>
          <w:szCs w:val="28"/>
          <w:rtl w:val="0"/>
        </w:rPr>
        <w:t>: This metric measures the proportion of the portfolio's return variation that can be explained by the selected factors. A higher R2 indicates a better fit of the model to the observed portfolio returns.</w:t>
      </w:r>
    </w:p>
    <w:p w14:paraId="00000876">
      <w:pPr>
        <w:numPr>
          <w:ilvl w:val="0"/>
          <w:numId w:val="5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Residual Standard Deviation</w:t>
      </w:r>
      <w:r>
        <w:rPr>
          <w:rFonts w:hint="default" w:ascii="Times New Roman" w:hAnsi="Times New Roman" w:eastAsia="Times New Roman" w:cs="Times New Roman"/>
          <w:i w:val="0"/>
          <w:iCs w:val="0"/>
          <w:sz w:val="28"/>
          <w:szCs w:val="28"/>
          <w:rtl w:val="0"/>
        </w:rPr>
        <w:t>: This measures the standard deviation of the unexplained portion of the portfolio's returns (the residuals). It serves as an indicator of the portfolio's idiosyncratic risk, which is not captured by the systematic factors.</w:t>
      </w:r>
    </w:p>
    <w:p w14:paraId="00000877">
      <w:pPr>
        <w:numPr>
          <w:ilvl w:val="0"/>
          <w:numId w:val="59"/>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P-value</w:t>
      </w:r>
      <w:r>
        <w:rPr>
          <w:rFonts w:hint="default" w:ascii="Times New Roman" w:hAnsi="Times New Roman" w:eastAsia="Times New Roman" w:cs="Times New Roman"/>
          <w:i w:val="0"/>
          <w:iCs w:val="0"/>
          <w:sz w:val="28"/>
          <w:szCs w:val="28"/>
          <w:rtl w:val="0"/>
        </w:rPr>
        <w:t>: These values assess the statistical significance of both the alpha (constant term) and the individual factor betas. P-values help determine whether the observed relationships between portfolio returns and factors are likely due to genuine effects or merely random chance.</w:t>
      </w:r>
    </w:p>
    <w:p w14:paraId="00000878">
      <w:pPr>
        <w:numPr>
          <w:ilvl w:val="0"/>
          <w:numId w:val="59"/>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Next Month/Year Prediction</w:t>
      </w:r>
      <w:r>
        <w:rPr>
          <w:rFonts w:hint="default" w:ascii="Times New Roman" w:hAnsi="Times New Roman" w:eastAsia="Times New Roman" w:cs="Times New Roman"/>
          <w:i w:val="0"/>
          <w:iCs w:val="0"/>
          <w:sz w:val="28"/>
          <w:szCs w:val="28"/>
          <w:rtl w:val="0"/>
        </w:rPr>
        <w:t xml:space="preserve">: The </w:t>
      </w:r>
      <w:r>
        <w:rPr>
          <w:rFonts w:hint="default" w:ascii="Times New Roman" w:hAnsi="Times New Roman" w:eastAsia="Times New Roman" w:cs="Times New Roman"/>
          <w:b/>
          <w:i w:val="0"/>
          <w:iCs w:val="0"/>
          <w:sz w:val="28"/>
          <w:szCs w:val="28"/>
          <w:rtl w:val="0"/>
        </w:rPr>
        <w:t>/api/ai_predict</w:t>
      </w:r>
      <w:r>
        <w:rPr>
          <w:rFonts w:hint="default" w:ascii="Times New Roman" w:hAnsi="Times New Roman" w:eastAsia="Times New Roman" w:cs="Times New Roman"/>
          <w:i w:val="0"/>
          <w:iCs w:val="0"/>
          <w:sz w:val="28"/>
          <w:szCs w:val="28"/>
          <w:rtl w:val="0"/>
        </w:rPr>
        <w:t xml:space="preserve"> endpoint specifically provides a quantitative prediction of the portfolio's return for the upcoming month and an extrapolated yearly estimate, along with expected monetary gains based on a specified investment amount. The Mean Squared Error (MSE) is also provided for the predictions made by the </w:t>
      </w:r>
      <w:r>
        <w:rPr>
          <w:rFonts w:hint="default" w:ascii="Times New Roman" w:hAnsi="Times New Roman" w:eastAsia="Times New Roman" w:cs="Times New Roman"/>
          <w:b/>
          <w:i w:val="0"/>
          <w:iCs w:val="0"/>
          <w:sz w:val="28"/>
          <w:szCs w:val="28"/>
          <w:rtl w:val="0"/>
        </w:rPr>
        <w:t>ai_predict</w:t>
      </w:r>
      <w:r>
        <w:rPr>
          <w:rFonts w:hint="default" w:ascii="Times New Roman" w:hAnsi="Times New Roman" w:eastAsia="Times New Roman" w:cs="Times New Roman"/>
          <w:i w:val="0"/>
          <w:iCs w:val="0"/>
          <w:sz w:val="28"/>
          <w:szCs w:val="28"/>
          <w:rtl w:val="0"/>
        </w:rPr>
        <w:t xml:space="preserve"> endpoint.</w:t>
      </w:r>
    </w:p>
    <w:p w14:paraId="00000879">
      <w:pPr>
        <w:pStyle w:val="4"/>
        <w:spacing w:line="360" w:lineRule="auto"/>
        <w:jc w:val="both"/>
        <w:rPr>
          <w:rFonts w:hint="default" w:ascii="Times New Roman" w:hAnsi="Times New Roman" w:eastAsia="Times New Roman" w:cs="Times New Roman"/>
          <w:i w:val="0"/>
          <w:iCs w:val="0"/>
          <w:sz w:val="28"/>
          <w:szCs w:val="28"/>
        </w:rPr>
      </w:pPr>
      <w:bookmarkStart w:id="173" w:name="_Toc6508"/>
      <w:r>
        <w:rPr>
          <w:rFonts w:hint="default" w:ascii="Times New Roman" w:hAnsi="Times New Roman" w:eastAsia="Times New Roman" w:cs="Times New Roman"/>
          <w:i w:val="0"/>
          <w:iCs w:val="0"/>
          <w:sz w:val="28"/>
          <w:szCs w:val="28"/>
          <w:rtl w:val="0"/>
        </w:rPr>
        <w:t>4. Implementation Details</w:t>
      </w:r>
      <w:bookmarkEnd w:id="173"/>
    </w:p>
    <w:p w14:paraId="0000087A">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software development environment for this multi-factor model primarily utilizes Python 3.x. The core API endpoints are constructed using the FastAPI framework, chosen for its high performance and ease of use in building robust web services. Several key Python libraries are integral to the model's functionality: </w:t>
      </w:r>
      <w:r>
        <w:rPr>
          <w:rFonts w:hint="default" w:ascii="Times New Roman" w:hAnsi="Times New Roman" w:eastAsia="Times New Roman" w:cs="Times New Roman"/>
          <w:b/>
          <w:i w:val="0"/>
          <w:iCs w:val="0"/>
          <w:sz w:val="28"/>
          <w:szCs w:val="28"/>
          <w:rtl w:val="0"/>
        </w:rPr>
        <w:t xml:space="preserve">pandas </w:t>
      </w:r>
      <w:r>
        <w:rPr>
          <w:rFonts w:hint="default" w:ascii="Times New Roman" w:hAnsi="Times New Roman" w:eastAsia="Times New Roman" w:cs="Times New Roman"/>
          <w:i w:val="0"/>
          <w:iCs w:val="0"/>
          <w:sz w:val="28"/>
          <w:szCs w:val="28"/>
          <w:rtl w:val="0"/>
        </w:rPr>
        <w:t xml:space="preserve">for efficient data manipulation and analysis of financial time series data; </w:t>
      </w:r>
      <w:r>
        <w:rPr>
          <w:rFonts w:hint="default" w:ascii="Times New Roman" w:hAnsi="Times New Roman" w:eastAsia="Times New Roman" w:cs="Times New Roman"/>
          <w:b/>
          <w:i w:val="0"/>
          <w:iCs w:val="0"/>
          <w:sz w:val="28"/>
          <w:szCs w:val="28"/>
          <w:rtl w:val="0"/>
        </w:rPr>
        <w:t>scikit-learn (sklearn)</w:t>
      </w:r>
      <w:r>
        <w:rPr>
          <w:rFonts w:hint="default" w:ascii="Times New Roman" w:hAnsi="Times New Roman" w:eastAsia="Times New Roman" w:cs="Times New Roman"/>
          <w:i w:val="0"/>
          <w:iCs w:val="0"/>
          <w:sz w:val="28"/>
          <w:szCs w:val="28"/>
          <w:rtl w:val="0"/>
        </w:rPr>
        <w:t xml:space="preserve"> for the </w:t>
      </w:r>
      <w:r>
        <w:rPr>
          <w:rFonts w:hint="default" w:ascii="Times New Roman" w:hAnsi="Times New Roman" w:eastAsia="Times New Roman" w:cs="Times New Roman"/>
          <w:b/>
          <w:i w:val="0"/>
          <w:iCs w:val="0"/>
          <w:sz w:val="28"/>
          <w:szCs w:val="28"/>
          <w:rtl w:val="0"/>
        </w:rPr>
        <w:t xml:space="preserve">LinearRegression </w:t>
      </w:r>
      <w:r>
        <w:rPr>
          <w:rFonts w:hint="default" w:ascii="Times New Roman" w:hAnsi="Times New Roman" w:eastAsia="Times New Roman" w:cs="Times New Roman"/>
          <w:i w:val="0"/>
          <w:iCs w:val="0"/>
          <w:sz w:val="28"/>
          <w:szCs w:val="28"/>
          <w:rtl w:val="0"/>
        </w:rPr>
        <w:t xml:space="preserve">model and for calculating metrics like Mean Squared Error (MSE); </w:t>
      </w:r>
      <w:r>
        <w:rPr>
          <w:rFonts w:hint="default" w:ascii="Times New Roman" w:hAnsi="Times New Roman" w:eastAsia="Times New Roman" w:cs="Times New Roman"/>
          <w:b/>
          <w:i w:val="0"/>
          <w:iCs w:val="0"/>
          <w:sz w:val="28"/>
          <w:szCs w:val="28"/>
          <w:rtl w:val="0"/>
        </w:rPr>
        <w:t>numpy</w:t>
      </w:r>
      <w:r>
        <w:rPr>
          <w:rFonts w:hint="default" w:ascii="Times New Roman" w:hAnsi="Times New Roman" w:eastAsia="Times New Roman" w:cs="Times New Roman"/>
          <w:i w:val="0"/>
          <w:iCs w:val="0"/>
          <w:sz w:val="28"/>
          <w:szCs w:val="28"/>
          <w:rtl w:val="0"/>
        </w:rPr>
        <w:t xml:space="preserve"> for comprehensive numerical computations;</w:t>
      </w:r>
      <w:r>
        <w:rPr>
          <w:rFonts w:hint="default" w:ascii="Times New Roman" w:hAnsi="Times New Roman" w:eastAsia="Times New Roman" w:cs="Times New Roman"/>
          <w:b/>
          <w:i w:val="0"/>
          <w:iCs w:val="0"/>
          <w:sz w:val="28"/>
          <w:szCs w:val="28"/>
          <w:rtl w:val="0"/>
        </w:rPr>
        <w:t xml:space="preserve"> statsmodels</w:t>
      </w:r>
      <w:r>
        <w:rPr>
          <w:rFonts w:hint="default" w:ascii="Times New Roman" w:hAnsi="Times New Roman" w:eastAsia="Times New Roman" w:cs="Times New Roman"/>
          <w:i w:val="0"/>
          <w:iCs w:val="0"/>
          <w:sz w:val="28"/>
          <w:szCs w:val="28"/>
          <w:rtl w:val="0"/>
        </w:rPr>
        <w:t xml:space="preserve"> for advanced statistical analysis, notably for the precise calculation of p-values for alpha and factor betas, providing critical insights into statistical significance; and </w:t>
      </w:r>
      <w:r>
        <w:rPr>
          <w:rFonts w:hint="default" w:ascii="Times New Roman" w:hAnsi="Times New Roman" w:eastAsia="Times New Roman" w:cs="Times New Roman"/>
          <w:b/>
          <w:i w:val="0"/>
          <w:iCs w:val="0"/>
          <w:sz w:val="28"/>
          <w:szCs w:val="28"/>
          <w:rtl w:val="0"/>
        </w:rPr>
        <w:t>uvicorn</w:t>
      </w:r>
      <w:r>
        <w:rPr>
          <w:rFonts w:hint="default" w:ascii="Times New Roman" w:hAnsi="Times New Roman" w:eastAsia="Times New Roman" w:cs="Times New Roman"/>
          <w:i w:val="0"/>
          <w:iCs w:val="0"/>
          <w:sz w:val="28"/>
          <w:szCs w:val="28"/>
          <w:rtl w:val="0"/>
        </w:rPr>
        <w:t xml:space="preserve"> for running the FastAPI application efficiently.</w:t>
      </w:r>
    </w:p>
    <w:p w14:paraId="0000087B">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API exposes several distinct endpoints to cater to various analytical needs:</w:t>
      </w:r>
    </w:p>
    <w:p w14:paraId="0000087C">
      <w:pPr>
        <w:numPr>
          <w:ilvl w:val="0"/>
          <w:numId w:val="60"/>
        </w:numPr>
        <w:spacing w:before="24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/api/1factor</w:t>
      </w:r>
      <w:r>
        <w:rPr>
          <w:rFonts w:hint="default" w:ascii="Times New Roman" w:hAnsi="Times New Roman" w:eastAsia="Times New Roman" w:cs="Times New Roman"/>
          <w:i w:val="0"/>
          <w:iCs w:val="0"/>
          <w:sz w:val="28"/>
          <w:szCs w:val="28"/>
          <w:rtl w:val="0"/>
        </w:rPr>
        <w:t>: Computes factor exposures using a single-factor (Market Risk) linear regression model.</w:t>
      </w:r>
    </w:p>
    <w:p w14:paraId="0000087D">
      <w:pPr>
        <w:numPr>
          <w:ilvl w:val="0"/>
          <w:numId w:val="60"/>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/api/3factors</w:t>
      </w:r>
      <w:r>
        <w:rPr>
          <w:rFonts w:hint="default" w:ascii="Times New Roman" w:hAnsi="Times New Roman" w:eastAsia="Times New Roman" w:cs="Times New Roman"/>
          <w:i w:val="0"/>
          <w:iCs w:val="0"/>
          <w:sz w:val="28"/>
          <w:szCs w:val="28"/>
          <w:rtl w:val="0"/>
        </w:rPr>
        <w:t>: Computes factor exposures using a three-factor model (Market Risk, Size, Value) linear regression model.</w:t>
      </w:r>
    </w:p>
    <w:p w14:paraId="0000087E">
      <w:pPr>
        <w:numPr>
          <w:ilvl w:val="0"/>
          <w:numId w:val="60"/>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/api/4factors</w:t>
      </w:r>
      <w:r>
        <w:rPr>
          <w:rFonts w:hint="default" w:ascii="Times New Roman" w:hAnsi="Times New Roman" w:eastAsia="Times New Roman" w:cs="Times New Roman"/>
          <w:i w:val="0"/>
          <w:iCs w:val="0"/>
          <w:sz w:val="28"/>
          <w:szCs w:val="28"/>
          <w:rtl w:val="0"/>
        </w:rPr>
        <w:t>: Computes factor exposures using a four-factor model (Market Risk, Size, Value, Momentum) linear regression model.</w:t>
      </w:r>
    </w:p>
    <w:p w14:paraId="0000087F">
      <w:pPr>
        <w:numPr>
          <w:ilvl w:val="0"/>
          <w:numId w:val="60"/>
        </w:numPr>
        <w:spacing w:before="0" w:beforeAutospacing="0" w:after="0" w:afterAutospacing="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/api/5factors:</w:t>
      </w:r>
      <w:r>
        <w:rPr>
          <w:rFonts w:hint="default" w:ascii="Times New Roman" w:hAnsi="Times New Roman" w:eastAsia="Times New Roman" w:cs="Times New Roman"/>
          <w:i w:val="0"/>
          <w:iCs w:val="0"/>
          <w:sz w:val="28"/>
          <w:szCs w:val="28"/>
          <w:rtl w:val="0"/>
        </w:rPr>
        <w:t xml:space="preserve"> Computes factor exposures using a five-factor model (Market Risk, Size, Value, Investment, Profit) linear regression model.</w:t>
      </w:r>
    </w:p>
    <w:p w14:paraId="00000880">
      <w:pPr>
        <w:numPr>
          <w:ilvl w:val="0"/>
          <w:numId w:val="60"/>
        </w:numPr>
        <w:spacing w:before="0" w:beforeAutospacing="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/api/ai_predict:</w:t>
      </w:r>
      <w:r>
        <w:rPr>
          <w:rFonts w:hint="default" w:ascii="Times New Roman" w:hAnsi="Times New Roman" w:eastAsia="Times New Roman" w:cs="Times New Roman"/>
          <w:i w:val="0"/>
          <w:iCs w:val="0"/>
          <w:sz w:val="28"/>
          <w:szCs w:val="28"/>
          <w:rtl w:val="0"/>
        </w:rPr>
        <w:t xml:space="preserve"> This comprehensive endpoint offers both return predictions and factor analysis capabilities, utilizing linear regression for all analyses. It also provides the expected gain in monetary terms based on the investment.</w:t>
      </w:r>
    </w:p>
    <w:p w14:paraId="00000881">
      <w:pPr>
        <w:pStyle w:val="4"/>
        <w:spacing w:line="360" w:lineRule="auto"/>
        <w:jc w:val="both"/>
        <w:rPr>
          <w:rFonts w:hint="default" w:ascii="Times New Roman" w:hAnsi="Times New Roman" w:eastAsia="Times New Roman" w:cs="Times New Roman"/>
          <w:i w:val="0"/>
          <w:iCs w:val="0"/>
          <w:sz w:val="28"/>
          <w:szCs w:val="28"/>
        </w:rPr>
      </w:pPr>
      <w:bookmarkStart w:id="174" w:name="_Toc16470"/>
      <w:r>
        <w:rPr>
          <w:rFonts w:hint="default" w:ascii="Times New Roman" w:hAnsi="Times New Roman" w:eastAsia="Times New Roman" w:cs="Times New Roman"/>
          <w:i w:val="0"/>
          <w:iCs w:val="0"/>
          <w:sz w:val="28"/>
          <w:szCs w:val="28"/>
          <w:rtl w:val="0"/>
        </w:rPr>
        <w:t>5. Ethical and Safety Considerations</w:t>
      </w:r>
      <w:bookmarkEnd w:id="174"/>
    </w:p>
    <w:p w14:paraId="00000882">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integrity and reliability of the data underpinning this multi-factor model are paramount. The </w:t>
      </w:r>
      <w:r>
        <w:rPr>
          <w:rFonts w:hint="default" w:ascii="Times New Roman" w:hAnsi="Times New Roman" w:eastAsia="Times New Roman" w:cs="Times New Roman"/>
          <w:b/>
          <w:i w:val="0"/>
          <w:iCs w:val="0"/>
          <w:sz w:val="28"/>
          <w:szCs w:val="28"/>
          <w:rtl w:val="0"/>
        </w:rPr>
        <w:t>monthly_prices_complete_2020_to_2025.csv</w:t>
      </w:r>
      <w:r>
        <w:rPr>
          <w:rFonts w:hint="default" w:ascii="Times New Roman" w:hAnsi="Times New Roman" w:eastAsia="Times New Roman" w:cs="Times New Roman"/>
          <w:i w:val="0"/>
          <w:iCs w:val="0"/>
          <w:sz w:val="28"/>
          <w:szCs w:val="28"/>
          <w:rtl w:val="0"/>
        </w:rPr>
        <w:t xml:space="preserve"> and </w:t>
      </w:r>
      <w:r>
        <w:rPr>
          <w:rFonts w:hint="default" w:ascii="Times New Roman" w:hAnsi="Times New Roman" w:eastAsia="Times New Roman" w:cs="Times New Roman"/>
          <w:b/>
          <w:i w:val="0"/>
          <w:iCs w:val="0"/>
          <w:sz w:val="28"/>
          <w:szCs w:val="28"/>
          <w:rtl w:val="0"/>
        </w:rPr>
        <w:t>final_five_factors.csv</w:t>
      </w:r>
      <w:r>
        <w:rPr>
          <w:rFonts w:hint="default" w:ascii="Times New Roman" w:hAnsi="Times New Roman" w:eastAsia="Times New Roman" w:cs="Times New Roman"/>
          <w:i w:val="0"/>
          <w:iCs w:val="0"/>
          <w:sz w:val="28"/>
          <w:szCs w:val="28"/>
          <w:rtl w:val="0"/>
        </w:rPr>
        <w:t xml:space="preserve"> datasets are sourced from reputable origins and have undergone rigorous validation processes to ensure their trustworthiness, thereby supporting the construction of robust analytical frameworks. Consequently, the foundational data quality is considered suitable for in-depth modeling endeavors. However, it is crucial to acknowledge the inherent potential for bias in factor selection, even among well-established factors. The current factor set, while comprehensive, may not fully capture all influences on asset returns across diverse and evolving market conditions. Therefore, ongoing monitoring, evaluation, and potential expansion of the factor universe are essential for enhancing predictive accuracy and mitigating any model-induced biases over time.</w:t>
      </w:r>
    </w:p>
    <w:p w14:paraId="00000883">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linear regression techniques employed operate under the fundamental assumption of linear relationships between portfolio returns and financial factors. It is important to recognize that financial markets are often characterized by complex, nonlinear dynamics, which may not always be accurately reflected by linear models. It is imperative to recognize that the model's outputs are statistical estimations and projections, not definitive guarantees of future outcomes. The inherent unpredictability of financial markets dictates that past performance is not a reliable indicator of future results. Despite these limitations, the Multi-Factor Model utilized is grounded in a robust theoretical framework with widespread academic and investment recognition, drawing from influential research such as the Fama-French models, which have earned significant scholarly acclaim. This foundational basis ensures the model's reliance on both strong theoretical constructs and substantial empirical validation.</w:t>
      </w:r>
    </w:p>
    <w:p w14:paraId="00000884">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Responsible application of this model is paramount. It is intended as a supportive tool to augment investment decisions and should under no circumstances replace well-reasoned human judgment, which incorporates qualitative insights and broader market context. Users must be fully aware of its inherent limitations, including the assumptions of the underlying models and the dynamic nature of financial markets, and should therefore avoid sole reliance on its outputs. Furthermore, it is paramount to prevent the model's application in a manner that generates or amplifies unfair prejudices within investment strategies. Regular oversight and iterative adjustments are necessary to uphold principles of fairness and transparency in its utilization. In summary, the development and deployment of this multi-factor model necessitate careful consideration and a keen awareness of ethical and safety implications, emphasizing the critical importance of data quality, a thorough understanding of model limitations, avoiding overfitting, and promoting the responsible application of the model to augment, rather than substitute for, informed human judgment in complex investment activities.</w:t>
      </w:r>
    </w:p>
    <w:p w14:paraId="00000885">
      <w:pPr>
        <w:pStyle w:val="2"/>
        <w:spacing w:line="360" w:lineRule="auto"/>
        <w:jc w:val="both"/>
        <w:rPr>
          <w:rFonts w:hint="default" w:ascii="Times New Roman" w:hAnsi="Times New Roman" w:eastAsia="Times New Roman" w:cs="Times New Roman"/>
          <w:i w:val="0"/>
          <w:iCs w:val="0"/>
          <w:sz w:val="28"/>
          <w:szCs w:val="28"/>
        </w:rPr>
      </w:pPr>
      <w:bookmarkStart w:id="175" w:name="_Toc17498"/>
      <w:r>
        <w:rPr>
          <w:rFonts w:hint="default" w:ascii="Times New Roman" w:hAnsi="Times New Roman" w:eastAsia="Times New Roman" w:cs="Times New Roman"/>
          <w:i w:val="0"/>
          <w:iCs w:val="0"/>
          <w:sz w:val="28"/>
          <w:szCs w:val="28"/>
          <w:rtl w:val="0"/>
        </w:rPr>
        <w:t>V. System Design and Implementation (Web)</w:t>
      </w:r>
      <w:bookmarkEnd w:id="175"/>
    </w:p>
    <w:p w14:paraId="00000886">
      <w:pPr>
        <w:pStyle w:val="3"/>
        <w:spacing w:line="360" w:lineRule="auto"/>
        <w:jc w:val="both"/>
        <w:rPr>
          <w:rFonts w:hint="default" w:ascii="Times New Roman" w:hAnsi="Times New Roman" w:eastAsia="Times New Roman" w:cs="Times New Roman"/>
          <w:i w:val="0"/>
          <w:iCs w:val="0"/>
          <w:sz w:val="28"/>
          <w:szCs w:val="28"/>
        </w:rPr>
      </w:pPr>
      <w:bookmarkStart w:id="176" w:name="_Toc1973"/>
      <w:r>
        <w:rPr>
          <w:rFonts w:hint="default" w:ascii="Times New Roman" w:hAnsi="Times New Roman" w:eastAsia="Times New Roman" w:cs="Times New Roman"/>
          <w:i w:val="0"/>
          <w:iCs w:val="0"/>
          <w:sz w:val="28"/>
          <w:szCs w:val="28"/>
          <w:rtl w:val="0"/>
        </w:rPr>
        <w:t>A. System Architecture and Operational Flow</w:t>
      </w:r>
      <w:bookmarkEnd w:id="176"/>
    </w:p>
    <w:p w14:paraId="00000887">
      <w:pPr>
        <w:pStyle w:val="4"/>
        <w:spacing w:line="360" w:lineRule="auto"/>
        <w:jc w:val="both"/>
        <w:rPr>
          <w:rFonts w:hint="default" w:ascii="Times New Roman" w:hAnsi="Times New Roman" w:eastAsia="Times New Roman" w:cs="Times New Roman"/>
          <w:i w:val="0"/>
          <w:iCs w:val="0"/>
          <w:sz w:val="28"/>
          <w:szCs w:val="28"/>
        </w:rPr>
      </w:pPr>
      <w:bookmarkStart w:id="177" w:name="_dvgk9byq0spc" w:colFirst="0" w:colLast="0"/>
      <w:bookmarkEnd w:id="177"/>
      <w:bookmarkStart w:id="178" w:name="_Toc25181"/>
      <w:r>
        <w:rPr>
          <w:rFonts w:hint="default" w:ascii="Times New Roman" w:hAnsi="Times New Roman" w:eastAsia="Times New Roman" w:cs="Times New Roman"/>
          <w:i w:val="0"/>
          <w:iCs w:val="0"/>
          <w:sz w:val="28"/>
          <w:szCs w:val="28"/>
          <w:rtl w:val="0"/>
        </w:rPr>
        <w:t>1. System Architecture Overview</w:t>
      </w:r>
      <w:bookmarkEnd w:id="178"/>
    </w:p>
    <w:p w14:paraId="00000888">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web system supporting the intelligent stock trading project is designed around a modular and scalable architecture that integrates machine learning models, real-time data acquisition, and user-friendly web interfaces.</w:t>
      </w:r>
    </w:p>
    <w:p w14:paraId="00000889">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overall system architecture is depicted in the diagrams below Figure IV.A.4: Using AI for Intelligent stock trading.</w:t>
      </w:r>
    </w:p>
    <w:p w14:paraId="0000088B">
      <w:pPr>
        <w:spacing w:before="240" w:after="240" w:line="360" w:lineRule="auto"/>
        <w:jc w:val="center"/>
        <w:rPr>
          <w:rFonts w:hint="default" w:ascii="Times New Roman" w:hAnsi="Times New Roman" w:eastAsia="Times New Roman" w:cs="Times New Roman"/>
          <w:b/>
          <w:i w:val="0"/>
          <w:iCs w:val="0"/>
          <w:sz w:val="28"/>
          <w:szCs w:val="28"/>
          <w:lang w:val="vi-VN"/>
        </w:rPr>
      </w:pPr>
      <w:r>
        <w:rPr>
          <w:rFonts w:hint="default" w:ascii="Times New Roman" w:hAnsi="Times New Roman" w:eastAsia="Times New Roman" w:cs="Times New Roman"/>
          <w:b/>
          <w:i w:val="0"/>
          <w:iCs w:val="0"/>
          <w:sz w:val="28"/>
          <w:szCs w:val="28"/>
          <w:lang w:val="vi-VN"/>
        </w:rPr>
        <w:drawing>
          <wp:inline distT="0" distB="0" distL="114300" distR="114300">
            <wp:extent cx="5738495" cy="5888355"/>
            <wp:effectExtent l="0" t="0" r="14605" b="17145"/>
            <wp:docPr id="291" name="Picture 291" descr="ScreenShot_2025052713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ScreenShot_20250527130143"/>
                    <pic:cNvPicPr>
                      <a:picLocks noChangeAspect="1"/>
                    </pic:cNvPicPr>
                  </pic:nvPicPr>
                  <pic:blipFill>
                    <a:blip r:embed="rId418"/>
                    <a:stretch>
                      <a:fillRect/>
                    </a:stretch>
                  </pic:blipFill>
                  <pic:spPr>
                    <a:xfrm>
                      <a:off x="0" y="0"/>
                      <a:ext cx="5738495" cy="5888355"/>
                    </a:xfrm>
                    <a:prstGeom prst="rect">
                      <a:avLst/>
                    </a:prstGeom>
                  </pic:spPr>
                </pic:pic>
              </a:graphicData>
            </a:graphic>
          </wp:inline>
        </w:drawing>
      </w:r>
    </w:p>
    <w:p w14:paraId="0000088C">
      <w:pPr>
        <w:spacing w:before="240" w:after="24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 xml:space="preserve">Figure V.1 – </w:t>
      </w:r>
      <w:r>
        <w:rPr>
          <w:rFonts w:hint="default" w:ascii="Times New Roman" w:hAnsi="Times New Roman" w:eastAsia="Times New Roman" w:cs="Times New Roman"/>
          <w:b/>
          <w:i w:val="0"/>
          <w:iCs w:val="0"/>
          <w:sz w:val="28"/>
          <w:szCs w:val="28"/>
          <w:rtl w:val="0"/>
        </w:rPr>
        <w:t>Detailed flow of the Web Application integrating Frontend and Backend operations</w:t>
      </w:r>
      <w:r>
        <w:rPr>
          <w:rFonts w:hint="default" w:ascii="Times New Roman" w:hAnsi="Times New Roman" w:eastAsia="Times New Roman" w:cs="Times New Roman"/>
          <w:b/>
          <w:i w:val="0"/>
          <w:iCs w:val="0"/>
          <w:sz w:val="28"/>
          <w:szCs w:val="28"/>
          <w:rtl w:val="0"/>
        </w:rPr>
        <w:t xml:space="preserve"> (Source: Own work).</w:t>
      </w:r>
    </w:p>
    <w:p w14:paraId="0000088D">
      <w:pPr>
        <w:pStyle w:val="4"/>
        <w:keepNext w:val="0"/>
        <w:keepLines w:val="0"/>
        <w:spacing w:before="360" w:after="80" w:line="360" w:lineRule="auto"/>
        <w:jc w:val="both"/>
        <w:rPr>
          <w:rFonts w:hint="default" w:ascii="Times New Roman" w:hAnsi="Times New Roman" w:eastAsia="Times New Roman" w:cs="Times New Roman"/>
          <w:i w:val="0"/>
          <w:iCs w:val="0"/>
          <w:sz w:val="28"/>
          <w:szCs w:val="28"/>
        </w:rPr>
      </w:pPr>
      <w:bookmarkStart w:id="179" w:name="_owtbcd61hsuv" w:colFirst="0" w:colLast="0"/>
      <w:bookmarkEnd w:id="179"/>
      <w:bookmarkStart w:id="180" w:name="_Toc27502"/>
      <w:r>
        <w:rPr>
          <w:rFonts w:hint="default" w:ascii="Times New Roman" w:hAnsi="Times New Roman" w:eastAsia="Times New Roman" w:cs="Times New Roman"/>
          <w:i w:val="0"/>
          <w:iCs w:val="0"/>
          <w:sz w:val="28"/>
          <w:szCs w:val="28"/>
          <w:rtl w:val="0"/>
        </w:rPr>
        <w:t>2. Detailed Description</w:t>
      </w:r>
      <w:bookmarkEnd w:id="180"/>
    </w:p>
    <w:p w14:paraId="0000088E">
      <w:pPr>
        <w:pStyle w:val="5"/>
        <w:keepNext w:val="0"/>
        <w:keepLines w:val="0"/>
        <w:spacing w:before="280" w:after="80" w:line="360" w:lineRule="auto"/>
        <w:jc w:val="both"/>
        <w:rPr>
          <w:rFonts w:hint="default" w:ascii="Times New Roman" w:hAnsi="Times New Roman" w:eastAsia="Times New Roman" w:cs="Times New Roman"/>
          <w:i w:val="0"/>
          <w:iCs w:val="0"/>
          <w:sz w:val="28"/>
          <w:szCs w:val="28"/>
        </w:rPr>
      </w:pPr>
      <w:bookmarkStart w:id="181" w:name="_p4jixqjqmykk" w:colFirst="0" w:colLast="0"/>
      <w:bookmarkEnd w:id="181"/>
      <w:bookmarkStart w:id="182" w:name="_Toc12179"/>
      <w:r>
        <w:rPr>
          <w:rFonts w:hint="default" w:ascii="Times New Roman" w:hAnsi="Times New Roman" w:eastAsia="Times New Roman" w:cs="Times New Roman"/>
          <w:i w:val="0"/>
          <w:iCs w:val="0"/>
          <w:sz w:val="28"/>
          <w:szCs w:val="28"/>
          <w:rtl w:val="0"/>
        </w:rPr>
        <w:t>2.1 Data Flow and Model Inference</w:t>
      </w:r>
      <w:bookmarkEnd w:id="182"/>
    </w:p>
    <w:p w14:paraId="0000088F">
      <w:pPr>
        <w:spacing w:before="240" w:after="24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overarching system architecture, meticulously detailed in </w:t>
      </w:r>
      <w:r>
        <w:rPr>
          <w:rFonts w:hint="default" w:ascii="Times New Roman" w:hAnsi="Times New Roman" w:eastAsia="Times New Roman" w:cs="Times New Roman"/>
          <w:b/>
          <w:i w:val="0"/>
          <w:iCs w:val="0"/>
          <w:sz w:val="28"/>
          <w:szCs w:val="28"/>
          <w:rtl w:val="0"/>
        </w:rPr>
        <w:t>Figure IV.A.4</w:t>
      </w:r>
      <w:r>
        <w:rPr>
          <w:rFonts w:hint="default" w:ascii="Times New Roman" w:hAnsi="Times New Roman" w:eastAsia="Times New Roman" w:cs="Times New Roman"/>
          <w:i w:val="0"/>
          <w:iCs w:val="0"/>
          <w:sz w:val="28"/>
          <w:szCs w:val="28"/>
          <w:rtl w:val="0"/>
        </w:rPr>
        <w:t xml:space="preserve">, delineates a robust, end-to-end pipeline designed for comprehensive financial analysis and decision support. The journey commences with </w:t>
      </w:r>
      <w:r>
        <w:rPr>
          <w:rFonts w:hint="default" w:ascii="Times New Roman" w:hAnsi="Times New Roman" w:eastAsia="Times New Roman" w:cs="Times New Roman"/>
          <w:b/>
          <w:i w:val="0"/>
          <w:iCs w:val="0"/>
          <w:sz w:val="28"/>
          <w:szCs w:val="28"/>
          <w:rtl w:val="0"/>
        </w:rPr>
        <w:t>Raw Data Input</w:t>
      </w:r>
      <w:r>
        <w:rPr>
          <w:rFonts w:hint="default" w:ascii="Times New Roman" w:hAnsi="Times New Roman" w:eastAsia="Times New Roman" w:cs="Times New Roman"/>
          <w:i w:val="0"/>
          <w:iCs w:val="0"/>
          <w:sz w:val="28"/>
          <w:szCs w:val="28"/>
          <w:rtl w:val="0"/>
        </w:rPr>
        <w:t>, a critical phase where a vast array of stock market data is systematically collected. This includes not only fundamental metrics like price and trading volume but also a rich set of technical indicators, all primarily sourced through the highly reliable SSI API. This initial data acquisition forms the bedrock for subsequent analytical stages.</w:t>
      </w:r>
    </w:p>
    <w:p w14:paraId="00000890">
      <w:pPr>
        <w:spacing w:before="240" w:after="24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Following data ingestion, the system proceeds to the </w:t>
      </w:r>
      <w:r>
        <w:rPr>
          <w:rFonts w:hint="default" w:ascii="Times New Roman" w:hAnsi="Times New Roman" w:eastAsia="Times New Roman" w:cs="Times New Roman"/>
          <w:b/>
          <w:i w:val="0"/>
          <w:iCs w:val="0"/>
          <w:sz w:val="28"/>
          <w:szCs w:val="28"/>
          <w:rtl w:val="0"/>
        </w:rPr>
        <w:t>Feature Engineering</w:t>
      </w:r>
      <w:r>
        <w:rPr>
          <w:rFonts w:hint="default" w:ascii="Times New Roman" w:hAnsi="Times New Roman" w:eastAsia="Times New Roman" w:cs="Times New Roman"/>
          <w:i w:val="0"/>
          <w:iCs w:val="0"/>
          <w:sz w:val="28"/>
          <w:szCs w:val="28"/>
          <w:rtl w:val="0"/>
        </w:rPr>
        <w:t xml:space="preserve"> phase. Here, the raw, unprocessed data undergoes sophisticated transformations to yield meaningful and predictive input features. This involves the derivation of key financial metrics such as returns, volatility, Average True Range (ATR), various moving averages, and refined price momentum indicators. The meticulous engineering of these features is paramount, as their quality directly influences the accuracy and efficacy of downstream predictive models.</w:t>
      </w:r>
    </w:p>
    <w:p w14:paraId="00000891">
      <w:pPr>
        <w:spacing w:before="240" w:after="24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The heart of the system resides within the </w:t>
      </w:r>
      <w:r>
        <w:rPr>
          <w:rFonts w:hint="default" w:ascii="Times New Roman" w:hAnsi="Times New Roman" w:eastAsia="Times New Roman" w:cs="Times New Roman"/>
          <w:b/>
          <w:i w:val="0"/>
          <w:iCs w:val="0"/>
          <w:sz w:val="28"/>
          <w:szCs w:val="28"/>
          <w:rtl w:val="0"/>
        </w:rPr>
        <w:t>AI Model Layer</w:t>
      </w:r>
      <w:r>
        <w:rPr>
          <w:rFonts w:hint="default" w:ascii="Times New Roman" w:hAnsi="Times New Roman" w:eastAsia="Times New Roman" w:cs="Times New Roman"/>
          <w:i w:val="0"/>
          <w:iCs w:val="0"/>
          <w:sz w:val="28"/>
          <w:szCs w:val="28"/>
          <w:rtl w:val="0"/>
        </w:rPr>
        <w:t xml:space="preserve">, which is architecturally designed as a dual-module core prediction engine operating independently yet synergistically. The first module, </w:t>
      </w:r>
      <w:r>
        <w:rPr>
          <w:rFonts w:hint="default" w:ascii="Times New Roman" w:hAnsi="Times New Roman" w:eastAsia="Times New Roman" w:cs="Times New Roman"/>
          <w:b/>
          <w:i w:val="0"/>
          <w:iCs w:val="0"/>
          <w:sz w:val="28"/>
          <w:szCs w:val="28"/>
          <w:rtl w:val="0"/>
        </w:rPr>
        <w:t>Up/Down Prediction</w:t>
      </w:r>
      <w:r>
        <w:rPr>
          <w:rFonts w:hint="default" w:ascii="Times New Roman" w:hAnsi="Times New Roman" w:eastAsia="Times New Roman" w:cs="Times New Roman"/>
          <w:i w:val="0"/>
          <w:iCs w:val="0"/>
          <w:sz w:val="28"/>
          <w:szCs w:val="28"/>
          <w:rtl w:val="0"/>
        </w:rPr>
        <w:t xml:space="preserve">, is specifically engineered to forecast the weekly trends of stock prices, predicting whether a given stock is poised to rise or fall. Concurrently, the second module, </w:t>
      </w:r>
      <w:r>
        <w:rPr>
          <w:rFonts w:hint="default" w:ascii="Times New Roman" w:hAnsi="Times New Roman" w:eastAsia="Times New Roman" w:cs="Times New Roman"/>
          <w:b/>
          <w:i w:val="0"/>
          <w:iCs w:val="0"/>
          <w:sz w:val="28"/>
          <w:szCs w:val="28"/>
          <w:rtl w:val="0"/>
        </w:rPr>
        <w:t>Bubble Detection</w:t>
      </w:r>
      <w:r>
        <w:rPr>
          <w:rFonts w:hint="default" w:ascii="Times New Roman" w:hAnsi="Times New Roman" w:eastAsia="Times New Roman" w:cs="Times New Roman"/>
          <w:i w:val="0"/>
          <w:iCs w:val="0"/>
          <w:sz w:val="28"/>
          <w:szCs w:val="28"/>
          <w:rtl w:val="0"/>
        </w:rPr>
        <w:t>, employs advanced statistical methodologies to identify monthly stock price bubbles, flagging instances where current valuations significantly deviate from fundamental intrinsic values. This dual-pronged predictive approach provides a comprehensive view of both short-term market dynamics and potential medium-term market inefficiencies.</w:t>
      </w:r>
    </w:p>
    <w:p w14:paraId="00000892">
      <w:pPr>
        <w:spacing w:before="240" w:after="24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Subsequent to the core predictive analysis, the system transitions to the </w:t>
      </w:r>
      <w:r>
        <w:rPr>
          <w:rFonts w:hint="default" w:ascii="Times New Roman" w:hAnsi="Times New Roman" w:eastAsia="Times New Roman" w:cs="Times New Roman"/>
          <w:b/>
          <w:i w:val="0"/>
          <w:iCs w:val="0"/>
          <w:sz w:val="28"/>
          <w:szCs w:val="28"/>
          <w:rtl w:val="0"/>
        </w:rPr>
        <w:t>Portfolio Risk Evaluation</w:t>
      </w:r>
      <w:r>
        <w:rPr>
          <w:rFonts w:hint="default" w:ascii="Times New Roman" w:hAnsi="Times New Roman" w:eastAsia="Times New Roman" w:cs="Times New Roman"/>
          <w:i w:val="0"/>
          <w:iCs w:val="0"/>
          <w:sz w:val="28"/>
          <w:szCs w:val="28"/>
          <w:rtl w:val="0"/>
        </w:rPr>
        <w:t xml:space="preserve"> module. This crucial component takes the outputs from the AI models and processes them through a sophisticated financial framework to compute comprehensive portfolio-level risk metrics. Leveraging established multi-factor models such as the Capital Asset Pricing Model (CAPM), Fama-French, and Carhart models, this module meticulously assesses key risk indicators including alpha, beta, and R-squared. This rigorous risk evaluation provides users with a quantitative understanding of their portfolio's exposure and potential returns.</w:t>
      </w:r>
    </w:p>
    <w:p w14:paraId="00000893">
      <w:pPr>
        <w:spacing w:before="240" w:after="24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Finally, the meticulously analyzed data and evaluations are served to the user interface via the </w:t>
      </w:r>
      <w:r>
        <w:rPr>
          <w:rFonts w:hint="default" w:ascii="Times New Roman" w:hAnsi="Times New Roman" w:eastAsia="Times New Roman" w:cs="Times New Roman"/>
          <w:b/>
          <w:i w:val="0"/>
          <w:iCs w:val="0"/>
          <w:sz w:val="28"/>
          <w:szCs w:val="28"/>
          <w:rtl w:val="0"/>
        </w:rPr>
        <w:t>Web Demo API</w:t>
      </w:r>
      <w:r>
        <w:rPr>
          <w:rFonts w:hint="default" w:ascii="Times New Roman" w:hAnsi="Times New Roman" w:eastAsia="Times New Roman" w:cs="Times New Roman"/>
          <w:i w:val="0"/>
          <w:iCs w:val="0"/>
          <w:sz w:val="28"/>
          <w:szCs w:val="28"/>
          <w:rtl w:val="0"/>
        </w:rPr>
        <w:t>. This layer, implemented with the high-performance FastAPI framework, ensures seamless and efficient delivery of prediction results and portfolio evaluations to the frontend through a well-defined set of RESTful APIs, enabling real-time access and interaction for end-users.</w:t>
      </w:r>
    </w:p>
    <w:p w14:paraId="00000894">
      <w:pPr>
        <w:pStyle w:val="5"/>
        <w:keepNext w:val="0"/>
        <w:keepLines w:val="0"/>
        <w:spacing w:before="280" w:after="80" w:line="360" w:lineRule="auto"/>
        <w:jc w:val="both"/>
        <w:rPr>
          <w:rFonts w:hint="default" w:ascii="Times New Roman" w:hAnsi="Times New Roman" w:eastAsia="Times New Roman" w:cs="Times New Roman"/>
          <w:i w:val="0"/>
          <w:iCs w:val="0"/>
          <w:sz w:val="28"/>
          <w:szCs w:val="28"/>
        </w:rPr>
      </w:pPr>
      <w:bookmarkStart w:id="183" w:name="_j7v5dynmwzjz" w:colFirst="0" w:colLast="0"/>
      <w:bookmarkEnd w:id="183"/>
      <w:bookmarkStart w:id="184" w:name="_Toc1483"/>
      <w:r>
        <w:rPr>
          <w:rFonts w:hint="default" w:ascii="Times New Roman" w:hAnsi="Times New Roman" w:eastAsia="Times New Roman" w:cs="Times New Roman"/>
          <w:i w:val="0"/>
          <w:iCs w:val="0"/>
          <w:sz w:val="28"/>
          <w:szCs w:val="28"/>
          <w:rtl w:val="0"/>
        </w:rPr>
        <w:t>2.2 Frontend and Backend Integration Flow</w:t>
      </w:r>
      <w:bookmarkEnd w:id="184"/>
    </w:p>
    <w:p w14:paraId="00000895">
      <w:pPr>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drawing>
          <wp:inline distT="114300" distB="114300" distL="114300" distR="114300">
            <wp:extent cx="3366135" cy="6748780"/>
            <wp:effectExtent l="0" t="0" r="0" b="0"/>
            <wp:docPr id="187" name="image171.png"/>
            <wp:cNvGraphicFramePr/>
            <a:graphic xmlns:a="http://schemas.openxmlformats.org/drawingml/2006/main">
              <a:graphicData uri="http://schemas.openxmlformats.org/drawingml/2006/picture">
                <pic:pic xmlns:pic="http://schemas.openxmlformats.org/drawingml/2006/picture">
                  <pic:nvPicPr>
                    <pic:cNvPr id="187" name="image171.png"/>
                    <pic:cNvPicPr preferRelativeResize="0"/>
                  </pic:nvPicPr>
                  <pic:blipFill>
                    <a:blip r:embed="rId419"/>
                    <a:srcRect/>
                    <a:stretch>
                      <a:fillRect/>
                    </a:stretch>
                  </pic:blipFill>
                  <pic:spPr>
                    <a:xfrm>
                      <a:off x="0" y="0"/>
                      <a:ext cx="3366165" cy="6749120"/>
                    </a:xfrm>
                    <a:prstGeom prst="rect">
                      <a:avLst/>
                    </a:prstGeom>
                  </pic:spPr>
                </pic:pic>
              </a:graphicData>
            </a:graphic>
          </wp:inline>
        </w:drawing>
      </w:r>
    </w:p>
    <w:p w14:paraId="00000896">
      <w:pPr>
        <w:spacing w:before="240" w:after="240" w:line="360" w:lineRule="auto"/>
        <w:jc w:val="center"/>
        <w:rPr>
          <w:rFonts w:hint="default" w:ascii="Times New Roman" w:hAnsi="Times New Roman" w:cs="Times New Roman"/>
          <w:i w:val="0"/>
          <w:iCs w:val="0"/>
          <w:sz w:val="28"/>
          <w:szCs w:val="28"/>
        </w:rPr>
      </w:pPr>
      <w:r>
        <w:rPr>
          <w:rFonts w:hint="default" w:ascii="Times New Roman" w:hAnsi="Times New Roman" w:eastAsia="Times New Roman" w:cs="Times New Roman"/>
          <w:b/>
          <w:i w:val="0"/>
          <w:iCs w:val="0"/>
          <w:sz w:val="28"/>
          <w:szCs w:val="28"/>
          <w:rtl w:val="0"/>
        </w:rPr>
        <w:t xml:space="preserve">Figure V.2.2.a – </w:t>
      </w:r>
      <w:r>
        <w:rPr>
          <w:rFonts w:hint="default" w:ascii="Times New Roman" w:hAnsi="Times New Roman" w:eastAsia="Times New Roman" w:cs="Times New Roman"/>
          <w:b/>
          <w:i w:val="0"/>
          <w:iCs w:val="0"/>
          <w:sz w:val="28"/>
          <w:szCs w:val="28"/>
          <w:rtl w:val="0"/>
        </w:rPr>
        <w:t>Market Data Page on Website</w:t>
      </w:r>
      <w:r>
        <w:rPr>
          <w:rFonts w:hint="default" w:ascii="Times New Roman" w:hAnsi="Times New Roman" w:eastAsia="Times New Roman" w:cs="Times New Roman"/>
          <w:b/>
          <w:i w:val="0"/>
          <w:iCs w:val="0"/>
          <w:sz w:val="28"/>
          <w:szCs w:val="28"/>
          <w:rtl w:val="0"/>
        </w:rPr>
        <w:t xml:space="preserve"> (Source: Own work).</w:t>
      </w:r>
    </w:p>
    <w:p w14:paraId="00000897">
      <w:pPr>
        <w:jc w:val="center"/>
        <w:rPr>
          <w:rFonts w:hint="default" w:ascii="Times New Roman" w:hAnsi="Times New Roman" w:cs="Times New Roman"/>
          <w:i w:val="0"/>
          <w:iCs w:val="0"/>
          <w:sz w:val="28"/>
          <w:szCs w:val="28"/>
        </w:rPr>
      </w:pPr>
    </w:p>
    <w:p w14:paraId="00000898">
      <w:pPr>
        <w:spacing w:before="240" w:after="24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Figure V.1</w:t>
      </w:r>
      <w:r>
        <w:rPr>
          <w:rFonts w:hint="default" w:ascii="Times New Roman" w:hAnsi="Times New Roman" w:eastAsia="Times New Roman" w:cs="Times New Roman"/>
          <w:i w:val="0"/>
          <w:iCs w:val="0"/>
          <w:sz w:val="28"/>
          <w:szCs w:val="28"/>
          <w:rtl w:val="0"/>
        </w:rPr>
        <w:t xml:space="preserve"> offers a comprehensive insight into the system's operational intricacies, meticulously detailing the integration and flow between its frontend and backend components. The Frontend Components are meticulously designed for intuitive user interaction and clear information display. The primary interface, as depicted in </w:t>
      </w:r>
      <w:r>
        <w:rPr>
          <w:rFonts w:hint="default" w:ascii="Times New Roman" w:hAnsi="Times New Roman" w:eastAsia="Times New Roman" w:cs="Times New Roman"/>
          <w:b/>
          <w:i w:val="0"/>
          <w:iCs w:val="0"/>
          <w:sz w:val="28"/>
          <w:szCs w:val="28"/>
          <w:rtl w:val="0"/>
        </w:rPr>
        <w:t>Figure V.2.2.a</w:t>
      </w:r>
      <w:r>
        <w:rPr>
          <w:rFonts w:hint="default" w:ascii="Times New Roman" w:hAnsi="Times New Roman" w:eastAsia="Times New Roman" w:cs="Times New Roman"/>
          <w:i w:val="0"/>
          <w:iCs w:val="0"/>
          <w:sz w:val="28"/>
          <w:szCs w:val="28"/>
          <w:rtl w:val="0"/>
        </w:rPr>
        <w:t>, presents a dynamic Stock Data Table offering a clear and concise presentation of essential stock information. Users can customize their view by selecting the market exchange (e.g., HOSE), the specific date for data retrieval, and the number of symbols displayed per page, ensuring a tailored data consumption experience. This table dynamically retrieves current prices, trading volumes, and other vital metrics directly from the SSI API.</w:t>
      </w:r>
    </w:p>
    <w:p w14:paraId="00000899">
      <w:pPr>
        <w:spacing w:before="240" w:after="240" w:line="360" w:lineRule="auto"/>
        <w:ind w:firstLine="141"/>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Pr>
        <w:drawing>
          <wp:inline distT="114300" distB="114300" distL="114300" distR="114300">
            <wp:extent cx="5746115" cy="4508500"/>
            <wp:effectExtent l="0" t="0" r="0" b="0"/>
            <wp:docPr id="277" name="image223.png"/>
            <wp:cNvGraphicFramePr/>
            <a:graphic xmlns:a="http://schemas.openxmlformats.org/drawingml/2006/main">
              <a:graphicData uri="http://schemas.openxmlformats.org/drawingml/2006/picture">
                <pic:pic xmlns:pic="http://schemas.openxmlformats.org/drawingml/2006/picture">
                  <pic:nvPicPr>
                    <pic:cNvPr id="277" name="image223.png"/>
                    <pic:cNvPicPr preferRelativeResize="0"/>
                  </pic:nvPicPr>
                  <pic:blipFill>
                    <a:blip r:embed="rId420"/>
                    <a:srcRect/>
                    <a:stretch>
                      <a:fillRect/>
                    </a:stretch>
                  </pic:blipFill>
                  <pic:spPr>
                    <a:xfrm>
                      <a:off x="0" y="0"/>
                      <a:ext cx="5746440" cy="4508500"/>
                    </a:xfrm>
                    <a:prstGeom prst="rect">
                      <a:avLst/>
                    </a:prstGeom>
                  </pic:spPr>
                </pic:pic>
              </a:graphicData>
            </a:graphic>
          </wp:inline>
        </w:drawing>
      </w:r>
    </w:p>
    <w:p w14:paraId="0000089A">
      <w:pPr>
        <w:spacing w:before="240" w:after="24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 xml:space="preserve">Figure V.2.2.b – </w:t>
      </w:r>
      <w:r>
        <w:rPr>
          <w:rFonts w:hint="default" w:ascii="Times New Roman" w:hAnsi="Times New Roman" w:eastAsia="Times New Roman" w:cs="Times New Roman"/>
          <w:b/>
          <w:i w:val="0"/>
          <w:iCs w:val="0"/>
          <w:sz w:val="28"/>
          <w:szCs w:val="28"/>
          <w:rtl w:val="0"/>
        </w:rPr>
        <w:t>Stock Detail popup window</w:t>
      </w:r>
      <w:r>
        <w:rPr>
          <w:rFonts w:hint="default" w:ascii="Times New Roman" w:hAnsi="Times New Roman" w:eastAsia="Times New Roman" w:cs="Times New Roman"/>
          <w:b/>
          <w:i w:val="0"/>
          <w:iCs w:val="0"/>
          <w:sz w:val="28"/>
          <w:szCs w:val="28"/>
          <w:rtl w:val="0"/>
        </w:rPr>
        <w:t xml:space="preserve"> (Source: Own work).</w:t>
      </w:r>
    </w:p>
    <w:p w14:paraId="0000089B">
      <w:pPr>
        <w:spacing w:before="240" w:after="24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Upon clicking a specific stock ticker within the main data table, a detailed modal window appears, as illustrated in </w:t>
      </w:r>
      <w:r>
        <w:rPr>
          <w:rFonts w:hint="default" w:ascii="Times New Roman" w:hAnsi="Times New Roman" w:eastAsia="Times New Roman" w:cs="Times New Roman"/>
          <w:b/>
          <w:i w:val="0"/>
          <w:iCs w:val="0"/>
          <w:sz w:val="28"/>
          <w:szCs w:val="28"/>
          <w:rtl w:val="0"/>
        </w:rPr>
        <w:t>Figure V.2.2.b</w:t>
      </w:r>
      <w:r>
        <w:rPr>
          <w:rFonts w:hint="default" w:ascii="Times New Roman" w:hAnsi="Times New Roman" w:eastAsia="Times New Roman" w:cs="Times New Roman"/>
          <w:i w:val="0"/>
          <w:iCs w:val="0"/>
          <w:sz w:val="28"/>
          <w:szCs w:val="28"/>
          <w:rtl w:val="0"/>
        </w:rPr>
        <w:t xml:space="preserve">. This modal is segmented into three crucial tabs: "Company Info", "Price Chart", and "AI Prediction". The "Company Info" tab provides fundamental details about the selected company. The "Price Chart" tab visualizes historical price movements through an interactive candlestick chart, allowing users to analyze past performance. Crucially, the "AI Prediction" tab, highlighted in </w:t>
      </w:r>
      <w:r>
        <w:rPr>
          <w:rFonts w:hint="default" w:ascii="Times New Roman" w:hAnsi="Times New Roman" w:eastAsia="Times New Roman" w:cs="Times New Roman"/>
          <w:b/>
          <w:i w:val="0"/>
          <w:iCs w:val="0"/>
          <w:sz w:val="28"/>
          <w:szCs w:val="28"/>
          <w:rtl w:val="0"/>
        </w:rPr>
        <w:t>Figure V.2.2.b</w:t>
      </w:r>
      <w:r>
        <w:rPr>
          <w:rFonts w:hint="default" w:ascii="Times New Roman" w:hAnsi="Times New Roman" w:eastAsia="Times New Roman" w:cs="Times New Roman"/>
          <w:i w:val="0"/>
          <w:iCs w:val="0"/>
          <w:sz w:val="28"/>
          <w:szCs w:val="28"/>
          <w:rtl w:val="0"/>
        </w:rPr>
        <w:t>, empowers users with predictive insights. Here, the system presents both a "Bubble Prediction" for the upcoming month and a "Trend Prediction" (Up/Down) for the next week, offering actionable intelligence for short-term price movements and informed risk management.</w:t>
      </w:r>
    </w:p>
    <w:p w14:paraId="0000089C">
      <w:pPr>
        <w:spacing w:before="240" w:after="240" w:line="360" w:lineRule="auto"/>
        <w:ind w:firstLine="720"/>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Pr>
        <w:drawing>
          <wp:inline distT="114300" distB="114300" distL="114300" distR="114300">
            <wp:extent cx="3214370" cy="5949315"/>
            <wp:effectExtent l="0" t="0" r="0" b="0"/>
            <wp:docPr id="261" name="image210.png"/>
            <wp:cNvGraphicFramePr/>
            <a:graphic xmlns:a="http://schemas.openxmlformats.org/drawingml/2006/main">
              <a:graphicData uri="http://schemas.openxmlformats.org/drawingml/2006/picture">
                <pic:pic xmlns:pic="http://schemas.openxmlformats.org/drawingml/2006/picture">
                  <pic:nvPicPr>
                    <pic:cNvPr id="261" name="image210.png"/>
                    <pic:cNvPicPr preferRelativeResize="0"/>
                  </pic:nvPicPr>
                  <pic:blipFill>
                    <a:blip r:embed="rId421"/>
                    <a:srcRect/>
                    <a:stretch>
                      <a:fillRect/>
                    </a:stretch>
                  </pic:blipFill>
                  <pic:spPr>
                    <a:xfrm>
                      <a:off x="0" y="0"/>
                      <a:ext cx="3214688" cy="5949571"/>
                    </a:xfrm>
                    <a:prstGeom prst="rect">
                      <a:avLst/>
                    </a:prstGeom>
                  </pic:spPr>
                </pic:pic>
              </a:graphicData>
            </a:graphic>
          </wp:inline>
        </w:drawing>
      </w:r>
    </w:p>
    <w:p w14:paraId="0000089D">
      <w:pPr>
        <w:spacing w:before="240" w:after="24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 xml:space="preserve">Figure V.2.2.c – </w:t>
      </w:r>
      <w:r>
        <w:rPr>
          <w:rFonts w:hint="default" w:ascii="Times New Roman" w:hAnsi="Times New Roman" w:eastAsia="Times New Roman" w:cs="Times New Roman"/>
          <w:b/>
          <w:i w:val="0"/>
          <w:iCs w:val="0"/>
          <w:sz w:val="28"/>
          <w:szCs w:val="28"/>
          <w:rtl w:val="0"/>
        </w:rPr>
        <w:t>Portfolio Builder Page on Website</w:t>
      </w:r>
      <w:r>
        <w:rPr>
          <w:rFonts w:hint="default" w:ascii="Times New Roman" w:hAnsi="Times New Roman" w:eastAsia="Times New Roman" w:cs="Times New Roman"/>
          <w:b/>
          <w:i w:val="0"/>
          <w:iCs w:val="0"/>
          <w:sz w:val="28"/>
          <w:szCs w:val="28"/>
          <w:rtl w:val="0"/>
        </w:rPr>
        <w:t xml:space="preserve"> (Source: Own work).</w:t>
      </w:r>
    </w:p>
    <w:p w14:paraId="0000089E">
      <w:pPr>
        <w:spacing w:before="240" w:after="24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Beyond individual stock analysis, the "Portfolio Builder" component, shown in </w:t>
      </w:r>
      <w:r>
        <w:rPr>
          <w:rFonts w:hint="default" w:ascii="Times New Roman" w:hAnsi="Times New Roman" w:eastAsia="Times New Roman" w:cs="Times New Roman"/>
          <w:b/>
          <w:i w:val="0"/>
          <w:iCs w:val="0"/>
          <w:sz w:val="28"/>
          <w:szCs w:val="28"/>
          <w:rtl w:val="0"/>
        </w:rPr>
        <w:t>Figure V.2.2.c</w:t>
      </w:r>
      <w:r>
        <w:rPr>
          <w:rFonts w:hint="default" w:ascii="Times New Roman" w:hAnsi="Times New Roman" w:eastAsia="Times New Roman" w:cs="Times New Roman"/>
          <w:i w:val="0"/>
          <w:iCs w:val="0"/>
          <w:sz w:val="28"/>
          <w:szCs w:val="28"/>
          <w:rtl w:val="0"/>
        </w:rPr>
        <w:t>, offers a powerful simulation environment. This dedicated page provides users with a curated list of the "Top 20 Stocks," meticulously identified as the most promising based on a multi-factor evaluation including Momentum, Volume Strength, Volatility, Foreign Interest, and Recent Change. Users can select multiple stocks from this list and input their desired investment amounts for each. The system then calculates and displays simulated portfolio returns, meticulously derived from the AI model predictions and a comprehensive multi-factor risk evaluation. The "Portfolio Analysis" section on this page provides a "Recommendation" (e.g., "BUY - Positive expected returns in both short and long term"), along with detailed "Factor Analysis" including Alpha, R-Squared, Market Beta, Value, and Specific Risk. Furthermore, it projects "Expected Returns" and "Expected Gain/Loss" for both the next month and the next year, providing a holistic view of the portfolio's potential performance. Model information, such as Model Type, Mean Squared Error, Sample Size, and the significance of Alpha and other factors, is also presented to ensure transparency and aid user understanding.</w:t>
      </w:r>
    </w:p>
    <w:p w14:paraId="0000089F">
      <w:pPr>
        <w:spacing w:before="240" w:after="24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The Backend Components</w:t>
      </w:r>
      <w:r>
        <w:rPr>
          <w:rFonts w:hint="default" w:ascii="Times New Roman" w:hAnsi="Times New Roman" w:eastAsia="Times New Roman" w:cs="Times New Roman"/>
          <w:i w:val="0"/>
          <w:iCs w:val="0"/>
          <w:sz w:val="28"/>
          <w:szCs w:val="28"/>
          <w:rtl w:val="0"/>
        </w:rPr>
        <w:t xml:space="preserve"> serve as the robust engine driving these sophisticated frontend functionalities. The SSI API acts as the primary conduit for fetching real-time market data directly from the stock exchange database, ensuring that all analyses are based on the freshest available information. The Model API is a highly optimized FastAPI service dedicated to serving the AI model predictions for both bubble detection and up/down trends, guaranteeing rapid and reliable inference. Crucially, the Filtering and Decision Logic module acts as an intelligent intermediary. It initially filters and ranks stock tickers based on their predicted trend (UpTrend or DownTrend). Subsequently, it refines these recommendations by evaluating the presence of bubble signals. The logic is clearly defined: if a stock is predicted to rise and shows no signs of a bubble, it is considered for recommendation; if a stock is rising but exhibits a bubble signal, it is flagged for removal to mitigate potential risk; and if a stock is predicted to fall, it is automatically discarded from immediate consideration unless specifically required for broader strategic purposes. Following this meticulous prediction and filtering process, the system identifies and prioritizes the Top 5 and Top 20 Ticker Selection—representing the most viable and usable stocks for investors—which are then prominently displayed on the frontend for immediate consideration within the "Market Data" and "Portfolio Builder" sections, respectively.</w:t>
      </w:r>
    </w:p>
    <w:p w14:paraId="000008A0">
      <w:pPr>
        <w:pStyle w:val="4"/>
        <w:keepNext w:val="0"/>
        <w:keepLines w:val="0"/>
        <w:spacing w:before="360" w:after="80" w:line="360" w:lineRule="auto"/>
        <w:rPr>
          <w:rFonts w:hint="default" w:ascii="Times New Roman" w:hAnsi="Times New Roman" w:eastAsia="Times New Roman" w:cs="Times New Roman"/>
          <w:i w:val="0"/>
          <w:iCs w:val="0"/>
          <w:sz w:val="28"/>
          <w:szCs w:val="28"/>
        </w:rPr>
      </w:pPr>
      <w:bookmarkStart w:id="185" w:name="_e1fexlxsb98m" w:colFirst="0" w:colLast="0"/>
      <w:bookmarkEnd w:id="185"/>
      <w:bookmarkStart w:id="186" w:name="_Toc6429"/>
      <w:r>
        <w:rPr>
          <w:rFonts w:hint="default" w:ascii="Times New Roman" w:hAnsi="Times New Roman" w:eastAsia="Times New Roman" w:cs="Times New Roman"/>
          <w:i w:val="0"/>
          <w:iCs w:val="0"/>
          <w:sz w:val="28"/>
          <w:szCs w:val="28"/>
          <w:rtl w:val="0"/>
        </w:rPr>
        <w:t>3. Technologies Used</w:t>
      </w:r>
      <w:bookmarkEnd w:id="186"/>
    </w:p>
    <w:p w14:paraId="000008A1">
      <w:pPr>
        <w:spacing w:before="240" w:after="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From a technological standpoint, the system leverages a robust stack. Backend Technologies prominently feature FastAPI for its high performance in serving model inference and data query endpoints, ensuring swift and efficient data access. On the Frontend, ReactJS is employed for building a responsive and dynamic user interface, providing a seamless and intuitive user experience. Axios facilitates efficient API communication between the frontend and backend, ensuring smooth data exchange. The Model Training Environment is built upon Python 3.9, augmented by a suite of powerful libraries including Scikit-learn, PyTorch, Statsmodels, Optuna, and Pandas, facilitating advanced machine learning model development and optimization.</w:t>
      </w:r>
    </w:p>
    <w:p w14:paraId="000008A2">
      <w:pPr>
        <w:pStyle w:val="4"/>
        <w:keepNext w:val="0"/>
        <w:keepLines w:val="0"/>
        <w:spacing w:before="360" w:after="80" w:line="360" w:lineRule="auto"/>
        <w:jc w:val="both"/>
        <w:rPr>
          <w:rFonts w:hint="default" w:ascii="Times New Roman" w:hAnsi="Times New Roman" w:eastAsia="Times New Roman" w:cs="Times New Roman"/>
          <w:i w:val="0"/>
          <w:iCs w:val="0"/>
          <w:sz w:val="28"/>
          <w:szCs w:val="28"/>
        </w:rPr>
      </w:pPr>
      <w:bookmarkStart w:id="187" w:name="_oe45g8f9dxg1" w:colFirst="0" w:colLast="0"/>
      <w:bookmarkEnd w:id="187"/>
      <w:bookmarkStart w:id="188" w:name="_Toc25445"/>
      <w:r>
        <w:rPr>
          <w:rFonts w:hint="default" w:ascii="Times New Roman" w:hAnsi="Times New Roman" w:eastAsia="Times New Roman" w:cs="Times New Roman"/>
          <w:i w:val="0"/>
          <w:iCs w:val="0"/>
          <w:sz w:val="28"/>
          <w:szCs w:val="28"/>
          <w:rtl w:val="0"/>
        </w:rPr>
        <w:t>4. Key Features</w:t>
      </w:r>
      <w:bookmarkEnd w:id="188"/>
    </w:p>
    <w:p w14:paraId="000008A3">
      <w:pPr>
        <w:spacing w:after="240" w:line="360" w:lineRule="auto"/>
        <w:ind w:left="0"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system's Key Features underscore its comprehensive and user-centric design. Dynamic Data Update ensures that all analyses are based on the freshest available information, with data retrieved from the SSI API and MongoDB refreshed periodically every 2 hours. Real-time Interaction empowers users to actively query predictions for specific stock codes or entire portfolios, fostering a dynamic and responsive analytical environment. The system offers Comprehensive Analysis, uniquely combining short-term (trend) and medium-term (bubble) forecasts with long-term (portfolio risk) evaluations, providing a holistic perspective on investment opportunities and risks. Finally, Clear Decision Support is a cornerstone feature, where buy/sell recommendations are not merely provided but are transparently generated based on a synthesis of AI predictions and rigorous multi-factor financial assessments, enabling users to make informed and confident investment decisions.</w:t>
      </w:r>
    </w:p>
    <w:p w14:paraId="000008A4">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cs="Times New Roman"/>
          <w:i w:val="0"/>
          <w:iCs w:val="0"/>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8A5">
      <w:pPr>
        <w:pStyle w:val="3"/>
        <w:spacing w:line="360" w:lineRule="auto"/>
        <w:jc w:val="both"/>
        <w:rPr>
          <w:rFonts w:hint="default" w:ascii="Times New Roman" w:hAnsi="Times New Roman" w:eastAsia="Times New Roman" w:cs="Times New Roman"/>
          <w:i w:val="0"/>
          <w:iCs w:val="0"/>
          <w:sz w:val="28"/>
          <w:szCs w:val="28"/>
        </w:rPr>
      </w:pPr>
      <w:bookmarkStart w:id="189" w:name="_Toc25925"/>
      <w:r>
        <w:rPr>
          <w:rFonts w:hint="default" w:ascii="Times New Roman" w:hAnsi="Times New Roman" w:eastAsia="Times New Roman" w:cs="Times New Roman"/>
          <w:i w:val="0"/>
          <w:iCs w:val="0"/>
          <w:sz w:val="28"/>
          <w:szCs w:val="28"/>
          <w:rtl w:val="0"/>
        </w:rPr>
        <w:t>B. Intelligent Web Platform for Financial Investment Support</w:t>
      </w:r>
      <w:bookmarkEnd w:id="189"/>
    </w:p>
    <w:p w14:paraId="000008A6">
      <w:pPr>
        <w:spacing w:after="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 facilitate user engagement in financial investment, a web platform is under development. This platform will feature dynamically updated tabular displays of stock code information, complemented by advanced functionalities. Notably, it will identify and present the top 20 promising stock codes based on a composite analysis of price momentum, trading volume, price volatility, foreign investor activity, and observable OHLC (Open, High, Low, Close) patterns. Furthermore, artificial intelligence (AI) models are integrated to provide insights into potential price bubbles over the subsequent month and prevailing market trends in the coming week. The system will also generate actionable buy/sell recommendations, driven by profit predictions evaluated across various risk-defined portfolios.</w:t>
      </w:r>
    </w:p>
    <w:p w14:paraId="000008A7">
      <w:pPr>
        <w:pStyle w:val="4"/>
        <w:spacing w:line="360" w:lineRule="auto"/>
        <w:jc w:val="both"/>
        <w:rPr>
          <w:rFonts w:hint="default" w:ascii="Times New Roman" w:hAnsi="Times New Roman" w:eastAsia="Times New Roman" w:cs="Times New Roman"/>
          <w:i w:val="0"/>
          <w:iCs w:val="0"/>
          <w:sz w:val="28"/>
          <w:szCs w:val="28"/>
        </w:rPr>
      </w:pPr>
      <w:bookmarkStart w:id="190" w:name="_2uywllt3xxze" w:colFirst="0" w:colLast="0"/>
      <w:bookmarkEnd w:id="190"/>
      <w:bookmarkStart w:id="191" w:name="_Toc13607"/>
      <w:r>
        <w:rPr>
          <w:rFonts w:hint="default" w:ascii="Times New Roman" w:hAnsi="Times New Roman" w:eastAsia="Times New Roman" w:cs="Times New Roman"/>
          <w:i w:val="0"/>
          <w:iCs w:val="0"/>
          <w:sz w:val="28"/>
          <w:szCs w:val="28"/>
          <w:rtl w:val="0"/>
        </w:rPr>
        <w:t>1. AI Model Integration</w:t>
      </w:r>
      <w:bookmarkEnd w:id="191"/>
    </w:p>
    <w:p w14:paraId="000008A8">
      <w:pPr>
        <w:spacing w:before="240" w:after="24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intelligence of the platform is augmented through the incorporation of AI across three key features: Bubble Prediction, Trend Prediction, and Buy/Sell Recommendations. These integrated AI capabilities aim to provide users with sophisticated analytical support for their investment decisions.</w:t>
      </w:r>
    </w:p>
    <w:p w14:paraId="000008A9">
      <w:pPr>
        <w:pStyle w:val="4"/>
        <w:spacing w:line="360" w:lineRule="auto"/>
        <w:jc w:val="both"/>
        <w:rPr>
          <w:rFonts w:hint="default" w:ascii="Times New Roman" w:hAnsi="Times New Roman" w:eastAsia="Times New Roman" w:cs="Times New Roman"/>
          <w:i w:val="0"/>
          <w:iCs w:val="0"/>
          <w:sz w:val="28"/>
          <w:szCs w:val="28"/>
        </w:rPr>
      </w:pPr>
      <w:bookmarkStart w:id="192" w:name="_33ky5eqbco01" w:colFirst="0" w:colLast="0"/>
      <w:bookmarkEnd w:id="192"/>
      <w:bookmarkStart w:id="193" w:name="_Toc7663"/>
      <w:r>
        <w:rPr>
          <w:rFonts w:hint="default" w:ascii="Times New Roman" w:hAnsi="Times New Roman" w:eastAsia="Times New Roman" w:cs="Times New Roman"/>
          <w:i w:val="0"/>
          <w:iCs w:val="0"/>
          <w:sz w:val="28"/>
          <w:szCs w:val="28"/>
          <w:rtl w:val="0"/>
        </w:rPr>
        <w:t>2. Data Flow and Processing</w:t>
      </w:r>
      <w:bookmarkEnd w:id="193"/>
    </w:p>
    <w:p w14:paraId="000008AA">
      <w:pPr>
        <w:spacing w:before="240" w:after="240" w:line="360" w:lineRule="auto"/>
        <w:ind w:firstLine="72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entire data ecosystem relies on the SSI API for data acquisition, with processing bifurcated into two primary streams. The first stream focuses on the presentation of stock code information. This involves retrieving market-wide stock code details via the https://fc-data.ssi.com.vn/api/v2/Market/Securities endpoint and fetching granular information for individual stock codes, including data necessary for tabular displays, through the https://fc-data.ssi.com.vn/api/v2/Market/DailyStockPrice endpoint. Additionally, OHLC data, crucial for rendering candlestick charts, is obtained from the https://fc data.ssi.com.vn/api/v2/Market/DailyOhlc endpoint.</w:t>
      </w:r>
    </w:p>
    <w:p w14:paraId="000008AB">
      <w:pPr>
        <w:spacing w:after="28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V.2: input data API.</w:t>
      </w:r>
    </w:p>
    <w:tbl>
      <w:tblPr>
        <w:tblStyle w:val="50"/>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25"/>
        <w:gridCol w:w="4525"/>
      </w:tblGrid>
      <w:tr w14:paraId="53AA36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999999"/>
            <w:tcMar>
              <w:top w:w="100" w:type="dxa"/>
              <w:left w:w="100" w:type="dxa"/>
              <w:bottom w:w="100" w:type="dxa"/>
              <w:right w:w="100" w:type="dxa"/>
            </w:tcMar>
          </w:tcPr>
          <w:p w14:paraId="000008AC">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MaCK</w:t>
            </w:r>
          </w:p>
        </w:tc>
        <w:tc>
          <w:tcPr>
            <w:shd w:val="clear" w:color="auto" w:fill="999999"/>
            <w:tcMar>
              <w:top w:w="100" w:type="dxa"/>
              <w:left w:w="100" w:type="dxa"/>
              <w:bottom w:w="100" w:type="dxa"/>
              <w:right w:w="100" w:type="dxa"/>
            </w:tcMar>
          </w:tcPr>
          <w:p w14:paraId="000008AD">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Symbol</w:t>
            </w:r>
          </w:p>
        </w:tc>
      </w:tr>
      <w:tr w14:paraId="4630E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AE">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Ceiling</w:t>
            </w:r>
          </w:p>
        </w:tc>
        <w:tc>
          <w:tcPr>
            <w:shd w:val="clear" w:color="auto" w:fill="auto"/>
            <w:tcMar>
              <w:top w:w="100" w:type="dxa"/>
              <w:left w:w="100" w:type="dxa"/>
              <w:bottom w:w="100" w:type="dxa"/>
              <w:right w:w="100" w:type="dxa"/>
            </w:tcMar>
          </w:tcPr>
          <w:p w14:paraId="000008AF">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CeilingPrice</w:t>
            </w:r>
          </w:p>
        </w:tc>
      </w:tr>
      <w:tr w14:paraId="1D6A3A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B0">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Floor</w:t>
            </w:r>
          </w:p>
        </w:tc>
        <w:tc>
          <w:tcPr>
            <w:shd w:val="clear" w:color="auto" w:fill="auto"/>
            <w:tcMar>
              <w:top w:w="100" w:type="dxa"/>
              <w:left w:w="100" w:type="dxa"/>
              <w:bottom w:w="100" w:type="dxa"/>
              <w:right w:w="100" w:type="dxa"/>
            </w:tcMar>
          </w:tcPr>
          <w:p w14:paraId="000008B1">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FloorPrice</w:t>
            </w:r>
          </w:p>
        </w:tc>
      </w:tr>
      <w:tr w14:paraId="30AF36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8B2">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TC</w:t>
            </w:r>
          </w:p>
        </w:tc>
        <w:tc>
          <w:tcPr>
            <w:tcMar>
              <w:top w:w="100" w:type="dxa"/>
              <w:left w:w="100" w:type="dxa"/>
              <w:bottom w:w="100" w:type="dxa"/>
              <w:right w:w="100" w:type="dxa"/>
            </w:tcMar>
          </w:tcPr>
          <w:p w14:paraId="000008B3">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RefPrice</w:t>
            </w:r>
          </w:p>
        </w:tc>
      </w:tr>
      <w:tr w14:paraId="0C0617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B4">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Matched Order (Price)</w:t>
            </w:r>
          </w:p>
        </w:tc>
        <w:tc>
          <w:tcPr>
            <w:shd w:val="clear" w:color="auto" w:fill="auto"/>
            <w:tcMar>
              <w:top w:w="100" w:type="dxa"/>
              <w:left w:w="100" w:type="dxa"/>
              <w:bottom w:w="100" w:type="dxa"/>
              <w:right w:w="100" w:type="dxa"/>
            </w:tcMar>
          </w:tcPr>
          <w:p w14:paraId="000008B5">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ClosePrice</w:t>
            </w:r>
          </w:p>
        </w:tc>
      </w:tr>
      <w:tr w14:paraId="6394EE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B6">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Matched Order (Volume)</w:t>
            </w:r>
          </w:p>
        </w:tc>
        <w:tc>
          <w:tcPr>
            <w:shd w:val="clear" w:color="auto" w:fill="auto"/>
            <w:tcMar>
              <w:top w:w="100" w:type="dxa"/>
              <w:left w:w="100" w:type="dxa"/>
              <w:bottom w:w="100" w:type="dxa"/>
              <w:right w:w="100" w:type="dxa"/>
            </w:tcMar>
          </w:tcPr>
          <w:p w14:paraId="000008B7">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TotalMatchVol</w:t>
            </w:r>
          </w:p>
        </w:tc>
      </w:tr>
      <w:tr w14:paraId="4379FB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8B8">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Matched Order (+/-)</w:t>
            </w:r>
          </w:p>
        </w:tc>
        <w:tc>
          <w:tcPr>
            <w:tcMar>
              <w:top w:w="100" w:type="dxa"/>
              <w:left w:w="100" w:type="dxa"/>
              <w:bottom w:w="100" w:type="dxa"/>
              <w:right w:w="100" w:type="dxa"/>
            </w:tcMar>
          </w:tcPr>
          <w:p w14:paraId="000008B9">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PriceChange</w:t>
            </w:r>
          </w:p>
        </w:tc>
      </w:tr>
      <w:tr w14:paraId="6C3C5F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BA">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Matched Order (+/- %)</w:t>
            </w:r>
          </w:p>
        </w:tc>
        <w:tc>
          <w:tcPr>
            <w:shd w:val="clear" w:color="auto" w:fill="auto"/>
            <w:tcMar>
              <w:top w:w="100" w:type="dxa"/>
              <w:left w:w="100" w:type="dxa"/>
              <w:bottom w:w="100" w:type="dxa"/>
              <w:right w:w="100" w:type="dxa"/>
            </w:tcMar>
          </w:tcPr>
          <w:p w14:paraId="000008BB">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PerPriceChange</w:t>
            </w:r>
          </w:p>
        </w:tc>
      </w:tr>
      <w:tr w14:paraId="6678A4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BC">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Total Volume</w:t>
            </w:r>
          </w:p>
        </w:tc>
        <w:tc>
          <w:tcPr>
            <w:shd w:val="clear" w:color="auto" w:fill="auto"/>
            <w:tcMar>
              <w:top w:w="100" w:type="dxa"/>
              <w:left w:w="100" w:type="dxa"/>
              <w:bottom w:w="100" w:type="dxa"/>
              <w:right w:w="100" w:type="dxa"/>
            </w:tcMar>
          </w:tcPr>
          <w:p w14:paraId="000008BD">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TotalTradedVol</w:t>
            </w:r>
          </w:p>
        </w:tc>
      </w:tr>
      <w:tr w14:paraId="462C97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BE">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High</w:t>
            </w:r>
          </w:p>
        </w:tc>
        <w:tc>
          <w:tcPr>
            <w:shd w:val="clear" w:color="auto" w:fill="auto"/>
            <w:tcMar>
              <w:top w:w="100" w:type="dxa"/>
              <w:left w:w="100" w:type="dxa"/>
              <w:bottom w:w="100" w:type="dxa"/>
              <w:right w:w="100" w:type="dxa"/>
            </w:tcMar>
          </w:tcPr>
          <w:p w14:paraId="000008BF">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HighestPrice</w:t>
            </w:r>
          </w:p>
        </w:tc>
      </w:tr>
      <w:tr w14:paraId="4100D9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C0">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w:t>
            </w:r>
          </w:p>
        </w:tc>
        <w:tc>
          <w:tcPr>
            <w:shd w:val="clear" w:color="auto" w:fill="auto"/>
            <w:tcMar>
              <w:top w:w="100" w:type="dxa"/>
              <w:left w:w="100" w:type="dxa"/>
              <w:bottom w:w="100" w:type="dxa"/>
              <w:right w:w="100" w:type="dxa"/>
            </w:tcMar>
          </w:tcPr>
          <w:p w14:paraId="000008C1">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LowestPrice</w:t>
            </w:r>
          </w:p>
        </w:tc>
      </w:tr>
      <w:tr w14:paraId="1766CF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C2">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Foreign Investors (Buy)</w:t>
            </w:r>
          </w:p>
        </w:tc>
        <w:tc>
          <w:tcPr>
            <w:shd w:val="clear" w:color="auto" w:fill="auto"/>
            <w:tcMar>
              <w:top w:w="100" w:type="dxa"/>
              <w:left w:w="100" w:type="dxa"/>
              <w:bottom w:w="100" w:type="dxa"/>
              <w:right w:w="100" w:type="dxa"/>
            </w:tcMar>
          </w:tcPr>
          <w:p w14:paraId="000008C3">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ForeignBuyVolTotal</w:t>
            </w:r>
          </w:p>
        </w:tc>
      </w:tr>
      <w:tr w14:paraId="14F96D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C4">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Foreign Investors (Sell)</w:t>
            </w:r>
          </w:p>
        </w:tc>
        <w:tc>
          <w:tcPr>
            <w:shd w:val="clear" w:color="auto" w:fill="auto"/>
            <w:tcMar>
              <w:top w:w="100" w:type="dxa"/>
              <w:left w:w="100" w:type="dxa"/>
              <w:bottom w:w="100" w:type="dxa"/>
              <w:right w:w="100" w:type="dxa"/>
            </w:tcMar>
          </w:tcPr>
          <w:p w14:paraId="000008C5">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ForeignSellVolTotal</w:t>
            </w:r>
          </w:p>
        </w:tc>
      </w:tr>
      <w:tr w14:paraId="1C8433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8C6">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Foreign Investors (Room)</w:t>
            </w:r>
          </w:p>
        </w:tc>
        <w:tc>
          <w:tcPr>
            <w:shd w:val="clear" w:color="auto" w:fill="auto"/>
            <w:tcMar>
              <w:top w:w="100" w:type="dxa"/>
              <w:left w:w="100" w:type="dxa"/>
              <w:bottom w:w="100" w:type="dxa"/>
              <w:right w:w="100" w:type="dxa"/>
            </w:tcMar>
          </w:tcPr>
          <w:p w14:paraId="000008C7">
            <w:pPr>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ForeignCurrentRoom</w:t>
            </w:r>
          </w:p>
        </w:tc>
      </w:tr>
    </w:tbl>
    <w:p w14:paraId="000008C8">
      <w:pPr>
        <w:spacing w:after="280" w:line="360" w:lineRule="auto"/>
        <w:jc w:val="both"/>
        <w:rPr>
          <w:rFonts w:hint="default" w:ascii="Times New Roman" w:hAnsi="Times New Roman" w:eastAsia="Times New Roman" w:cs="Times New Roman"/>
          <w:i w:val="0"/>
          <w:iCs w:val="0"/>
          <w:sz w:val="28"/>
          <w:szCs w:val="28"/>
        </w:rPr>
      </w:pPr>
    </w:p>
    <w:p w14:paraId="000008C9">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second data processing stream is dedicated to identifying the top 20 potential stock codes within a user-specified market. This involves leveraging the SSI API to extract critical data points such as price change, percentage price change, total matched volume, total traded volume, closing price, high price, low price, total foreign buying volume, and total foreign selling volume. Subsequent analysis involves a multi-faceted approach. Price momentum is assessed by analyzing the sustained positive movement of price change and percentage price change over defined periods (e.g., 5, 10, 30 days) and by comparing stock prices against their 5-day moving average, calculated from the "Daily OHLC" API. Trading volume trends are evaluated by comparing current volume against historical averages derived from the "Daily Stock Price" API. Volatility is quantified by calculating the standard deviation of daily price changes using high, low, and close prices from the "Daily OHLC" API. Foreign investor activity is gauged by calculating the net buying volume from "Daily Stock Price" API data.</w:t>
      </w:r>
    </w:p>
    <w:p w14:paraId="000008CA">
      <w:pPr>
        <w:spacing w:before="240" w:after="240"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To arrive at the top 20 potential stocks, the individual factor indicators are first normalized to a common scale (0-1) using Min-Max Scaling or Z-score Standardization. Subsequently, each factor is assigned a weight based on predefined investment strategies or user risk preferences. A "potential" score is then calculated for each stock by taking a weighted sum of its normalized factor values. Stocks are then ranked based on these potential scores, and the top 20 are selected. Finally, these 20 promising stocks are further categorized based on the AI's predicted trend (upward or downward). These categorized stocks, along with user-specified investment amounts, are then fed into the multi-factor model to project potential earnings over the next month or year, ultimately driving the buy/sell recommendations.</w:t>
      </w:r>
    </w:p>
    <w:p w14:paraId="000008CB">
      <w:pPr>
        <w:spacing w:line="360" w:lineRule="auto"/>
        <w:jc w:val="both"/>
        <w:rPr>
          <w:rFonts w:hint="default" w:ascii="Times New Roman" w:hAnsi="Times New Roman" w:eastAsia="Times New Roman" w:cs="Times New Roman"/>
          <w:i w:val="0"/>
          <w:iCs w:val="0"/>
          <w:sz w:val="28"/>
          <w:szCs w:val="28"/>
        </w:rPr>
      </w:pPr>
    </w:p>
    <w:p w14:paraId="000008CC">
      <w:pPr>
        <w:pStyle w:val="2"/>
        <w:spacing w:line="360" w:lineRule="auto"/>
        <w:jc w:val="both"/>
        <w:rPr>
          <w:rFonts w:hint="default" w:ascii="Times New Roman" w:hAnsi="Times New Roman" w:eastAsia="Times New Roman" w:cs="Times New Roman"/>
          <w:i w:val="0"/>
          <w:iCs w:val="0"/>
          <w:sz w:val="28"/>
          <w:szCs w:val="28"/>
        </w:rPr>
      </w:pPr>
      <w:bookmarkStart w:id="194" w:name="_Toc3972"/>
      <w:r>
        <w:rPr>
          <w:rFonts w:hint="default" w:ascii="Times New Roman" w:hAnsi="Times New Roman" w:eastAsia="Times New Roman" w:cs="Times New Roman"/>
          <w:i w:val="0"/>
          <w:iCs w:val="0"/>
          <w:sz w:val="28"/>
          <w:szCs w:val="28"/>
          <w:rtl w:val="0"/>
        </w:rPr>
        <w:t>VI. Results and Discussion</w:t>
      </w:r>
      <w:bookmarkEnd w:id="194"/>
    </w:p>
    <w:p w14:paraId="000008CD">
      <w:pPr>
        <w:pStyle w:val="3"/>
        <w:spacing w:line="360" w:lineRule="auto"/>
        <w:jc w:val="both"/>
        <w:rPr>
          <w:rFonts w:hint="default" w:ascii="Times New Roman" w:hAnsi="Times New Roman" w:eastAsia="Times New Roman" w:cs="Times New Roman"/>
          <w:i w:val="0"/>
          <w:iCs w:val="0"/>
          <w:sz w:val="28"/>
          <w:szCs w:val="28"/>
        </w:rPr>
      </w:pPr>
      <w:bookmarkStart w:id="195" w:name="_Toc22380"/>
      <w:r>
        <w:rPr>
          <w:rFonts w:hint="default" w:ascii="Times New Roman" w:hAnsi="Times New Roman" w:eastAsia="Times New Roman" w:cs="Times New Roman"/>
          <w:i w:val="0"/>
          <w:iCs w:val="0"/>
          <w:sz w:val="28"/>
          <w:szCs w:val="28"/>
          <w:rtl w:val="0"/>
        </w:rPr>
        <w:t>1. Results and Analysis</w:t>
      </w:r>
      <w:bookmarkEnd w:id="195"/>
    </w:p>
    <w:p w14:paraId="000008CE">
      <w:pPr>
        <w:spacing w:before="240" w:after="240" w:line="360" w:lineRule="auto"/>
        <w:ind w:firstLine="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implementation of Logistic Regression, SVM, LSTM, and Transformer models was successfully completed for two key tasks: Bubble Price Prediction (BB) and Up/Down Prediction(UD)</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Key findings include:</w:t>
      </w:r>
    </w:p>
    <w:p w14:paraId="000008CF">
      <w:pPr>
        <w:numPr>
          <w:ilvl w:val="0"/>
          <w:numId w:val="61"/>
        </w:numPr>
        <w:spacing w:before="240"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Bubble Prediction (BB): </w:t>
      </w:r>
      <w:r>
        <w:rPr>
          <w:rFonts w:hint="default" w:ascii="Times New Roman" w:hAnsi="Times New Roman" w:eastAsia="Times New Roman" w:cs="Times New Roman"/>
          <w:i w:val="0"/>
          <w:iCs w:val="0"/>
          <w:sz w:val="28"/>
          <w:szCs w:val="28"/>
          <w:rtl w:val="0"/>
        </w:rPr>
        <w:t xml:space="preserve">Logistic Regression </w:t>
      </w:r>
      <w:r>
        <w:rPr>
          <w:rFonts w:hint="default" w:ascii="Times New Roman" w:hAnsi="Times New Roman" w:eastAsia="Times New Roman" w:cs="Times New Roman"/>
          <w:i w:val="0"/>
          <w:iCs w:val="0"/>
          <w:sz w:val="28"/>
          <w:szCs w:val="28"/>
          <w:rtl w:val="0"/>
        </w:rPr>
        <w:t>dominates with 376 high-performing models, followed by</w:t>
      </w:r>
      <w:r>
        <w:rPr>
          <w:rFonts w:hint="default" w:ascii="Times New Roman" w:hAnsi="Times New Roman" w:eastAsia="Times New Roman" w:cs="Times New Roman"/>
          <w:i w:val="0"/>
          <w:iCs w:val="0"/>
          <w:sz w:val="28"/>
          <w:szCs w:val="28"/>
          <w:rtl w:val="0"/>
          <w:lang w:val="vi-VN"/>
        </w:rPr>
        <w:t xml:space="preserve"> LSTM</w:t>
      </w:r>
      <w:r>
        <w:rPr>
          <w:rFonts w:hint="default" w:ascii="Times New Roman" w:hAnsi="Times New Roman" w:eastAsia="Times New Roman" w:cs="Times New Roman"/>
          <w:i w:val="0"/>
          <w:iCs w:val="0"/>
          <w:sz w:val="28"/>
          <w:szCs w:val="28"/>
          <w:rtl w:val="0"/>
        </w:rPr>
        <w:t xml:space="preserve"> (</w:t>
      </w:r>
      <w:r>
        <w:rPr>
          <w:rFonts w:hint="default" w:ascii="Times New Roman" w:hAnsi="Times New Roman" w:eastAsia="Times New Roman" w:cs="Times New Roman"/>
          <w:i w:val="0"/>
          <w:iCs w:val="0"/>
          <w:sz w:val="28"/>
          <w:szCs w:val="28"/>
          <w:rtl w:val="0"/>
          <w:lang w:val="vi-VN"/>
        </w:rPr>
        <w:t xml:space="preserve">126 </w:t>
      </w:r>
      <w:r>
        <w:rPr>
          <w:rFonts w:hint="default" w:ascii="Times New Roman" w:hAnsi="Times New Roman" w:eastAsia="Times New Roman" w:cs="Times New Roman"/>
          <w:i w:val="0"/>
          <w:iCs w:val="0"/>
          <w:sz w:val="28"/>
          <w:szCs w:val="28"/>
          <w:rtl w:val="0"/>
        </w:rPr>
        <w:t>models), Transformer (</w:t>
      </w:r>
      <w:r>
        <w:rPr>
          <w:rFonts w:hint="default" w:ascii="Times New Roman" w:hAnsi="Times New Roman" w:eastAsia="Times New Roman" w:cs="Times New Roman"/>
          <w:i w:val="0"/>
          <w:iCs w:val="0"/>
          <w:sz w:val="28"/>
          <w:szCs w:val="28"/>
          <w:rtl w:val="0"/>
          <w:lang w:val="vi-VN"/>
        </w:rPr>
        <w:t xml:space="preserve">104 </w:t>
      </w:r>
      <w:r>
        <w:rPr>
          <w:rFonts w:hint="default" w:ascii="Times New Roman" w:hAnsi="Times New Roman" w:eastAsia="Times New Roman" w:cs="Times New Roman"/>
          <w:i w:val="0"/>
          <w:iCs w:val="0"/>
          <w:sz w:val="28"/>
          <w:szCs w:val="28"/>
          <w:rtl w:val="0"/>
        </w:rPr>
        <w:t xml:space="preserve">models), and </w:t>
      </w:r>
      <w:r>
        <w:rPr>
          <w:rFonts w:hint="default" w:ascii="Times New Roman" w:hAnsi="Times New Roman" w:eastAsia="Times New Roman" w:cs="Times New Roman"/>
          <w:i w:val="0"/>
          <w:iCs w:val="0"/>
          <w:sz w:val="28"/>
          <w:szCs w:val="28"/>
          <w:rtl w:val="0"/>
          <w:lang w:val="vi-VN"/>
        </w:rPr>
        <w:t xml:space="preserve"> </w:t>
      </w:r>
      <w:r>
        <w:rPr>
          <w:rFonts w:hint="default" w:ascii="Times New Roman" w:hAnsi="Times New Roman" w:eastAsia="Times New Roman" w:cs="Times New Roman"/>
          <w:i w:val="0"/>
          <w:iCs w:val="0"/>
          <w:sz w:val="28"/>
          <w:szCs w:val="28"/>
          <w:rtl w:val="0"/>
        </w:rPr>
        <w:t xml:space="preserve">Support Vector Machine (SVM) </w:t>
      </w:r>
      <w:r>
        <w:rPr>
          <w:rFonts w:hint="default" w:ascii="Times New Roman" w:hAnsi="Times New Roman" w:eastAsia="Times New Roman" w:cs="Times New Roman"/>
          <w:i w:val="0"/>
          <w:iCs w:val="0"/>
          <w:sz w:val="28"/>
          <w:szCs w:val="28"/>
          <w:rtl w:val="0"/>
        </w:rPr>
        <w:t xml:space="preserve"> (</w:t>
      </w:r>
      <w:r>
        <w:rPr>
          <w:rFonts w:hint="default" w:ascii="Times New Roman" w:hAnsi="Times New Roman" w:eastAsia="Times New Roman" w:cs="Times New Roman"/>
          <w:i w:val="0"/>
          <w:iCs w:val="0"/>
          <w:sz w:val="28"/>
          <w:szCs w:val="28"/>
          <w:rtl w:val="0"/>
          <w:lang w:val="vi-VN"/>
        </w:rPr>
        <w:t xml:space="preserve">92 </w:t>
      </w:r>
      <w:r>
        <w:rPr>
          <w:rFonts w:hint="default" w:ascii="Times New Roman" w:hAnsi="Times New Roman" w:eastAsia="Times New Roman" w:cs="Times New Roman"/>
          <w:i w:val="0"/>
          <w:iCs w:val="0"/>
          <w:sz w:val="28"/>
          <w:szCs w:val="28"/>
          <w:rtl w:val="0"/>
        </w:rPr>
        <w:t>models).</w:t>
      </w:r>
      <w:r>
        <w:rPr>
          <w:rFonts w:hint="default" w:ascii="Times New Roman" w:hAnsi="Times New Roman" w:eastAsia="Times New Roman" w:cs="Times New Roman"/>
          <w:i w:val="0"/>
          <w:iCs w:val="0"/>
          <w:sz w:val="28"/>
          <w:szCs w:val="28"/>
          <w:rtl w:val="0"/>
        </w:rPr>
        <w:br w:type="textWrapping"/>
      </w:r>
    </w:p>
    <w:p w14:paraId="000008D0">
      <w:pPr>
        <w:numPr>
          <w:ilvl w:val="0"/>
          <w:numId w:val="61"/>
        </w:numPr>
        <w:spacing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Up/Down Trend Prediction (UD):SVM continues to lead with </w:t>
      </w:r>
      <w:r>
        <w:rPr>
          <w:rFonts w:hint="default" w:ascii="Times New Roman" w:hAnsi="Times New Roman" w:eastAsia="Times New Roman" w:cs="Times New Roman"/>
          <w:i w:val="0"/>
          <w:iCs w:val="0"/>
          <w:sz w:val="28"/>
          <w:szCs w:val="28"/>
          <w:rtl w:val="0"/>
          <w:lang w:val="vi-VN"/>
        </w:rPr>
        <w:t xml:space="preserve">360 </w:t>
      </w:r>
      <w:r>
        <w:rPr>
          <w:rFonts w:hint="default" w:ascii="Times New Roman" w:hAnsi="Times New Roman" w:eastAsia="Times New Roman" w:cs="Times New Roman"/>
          <w:i w:val="0"/>
          <w:iCs w:val="0"/>
          <w:sz w:val="28"/>
          <w:szCs w:val="28"/>
          <w:rtl w:val="0"/>
        </w:rPr>
        <w:t>models, ahead of Logistic Regression (</w:t>
      </w:r>
      <w:r>
        <w:rPr>
          <w:rFonts w:hint="default" w:ascii="Times New Roman" w:hAnsi="Times New Roman" w:eastAsia="Times New Roman" w:cs="Times New Roman"/>
          <w:i w:val="0"/>
          <w:iCs w:val="0"/>
          <w:sz w:val="28"/>
          <w:szCs w:val="28"/>
          <w:lang w:val="vi-VN"/>
        </w:rPr>
        <w:t>102</w:t>
      </w:r>
      <w:r>
        <w:rPr>
          <w:rFonts w:hint="default" w:ascii="Times New Roman" w:hAnsi="Times New Roman" w:eastAsia="Times New Roman" w:cs="Times New Roman"/>
          <w:i w:val="0"/>
          <w:iCs w:val="0"/>
          <w:sz w:val="28"/>
          <w:szCs w:val="28"/>
          <w:rtl w:val="0"/>
        </w:rPr>
        <w:t>models), LSTM (7</w:t>
      </w:r>
      <w:r>
        <w:rPr>
          <w:rFonts w:hint="default" w:ascii="Times New Roman" w:hAnsi="Times New Roman" w:eastAsia="Times New Roman" w:cs="Times New Roman"/>
          <w:i w:val="0"/>
          <w:iCs w:val="0"/>
          <w:sz w:val="28"/>
          <w:szCs w:val="28"/>
          <w:rtl w:val="0"/>
          <w:lang w:val="vi-VN"/>
        </w:rPr>
        <w:t>9</w:t>
      </w:r>
      <w:r>
        <w:rPr>
          <w:rFonts w:hint="default" w:ascii="Times New Roman" w:hAnsi="Times New Roman" w:eastAsia="Times New Roman" w:cs="Times New Roman"/>
          <w:i w:val="0"/>
          <w:iCs w:val="0"/>
          <w:sz w:val="28"/>
          <w:szCs w:val="28"/>
          <w:rtl w:val="0"/>
        </w:rPr>
        <w:t xml:space="preserve"> models), and Transformer (</w:t>
      </w:r>
      <w:r>
        <w:rPr>
          <w:rFonts w:hint="default" w:ascii="Times New Roman" w:hAnsi="Times New Roman" w:eastAsia="Times New Roman" w:cs="Times New Roman"/>
          <w:i w:val="0"/>
          <w:iCs w:val="0"/>
          <w:sz w:val="28"/>
          <w:szCs w:val="28"/>
          <w:rtl w:val="0"/>
          <w:lang w:val="vi-VN"/>
        </w:rPr>
        <w:t>173</w:t>
      </w:r>
      <w:r>
        <w:rPr>
          <w:rFonts w:hint="default" w:ascii="Times New Roman" w:hAnsi="Times New Roman" w:eastAsia="Times New Roman" w:cs="Times New Roman"/>
          <w:i w:val="0"/>
          <w:iCs w:val="0"/>
          <w:sz w:val="28"/>
          <w:szCs w:val="28"/>
          <w:rtl w:val="0"/>
        </w:rPr>
        <w:t>models).</w:t>
      </w:r>
    </w:p>
    <w:p w14:paraId="000008D1">
      <w:pPr>
        <w:spacing w:after="28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Good model quantity review:</w:t>
      </w:r>
    </w:p>
    <w:p w14:paraId="000008D2">
      <w:pPr>
        <w:spacing w:after="28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Table VI.1. Good model quantity review.</w:t>
      </w:r>
    </w:p>
    <w:tbl>
      <w:tblPr>
        <w:tblStyle w:val="51"/>
        <w:tblW w:w="90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016"/>
        <w:gridCol w:w="3017"/>
        <w:gridCol w:w="3017"/>
      </w:tblGrid>
      <w:tr w14:paraId="7C2CA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999999"/>
            <w:tcMar>
              <w:top w:w="100" w:type="dxa"/>
              <w:left w:w="100" w:type="dxa"/>
              <w:bottom w:w="100" w:type="dxa"/>
              <w:right w:w="100" w:type="dxa"/>
            </w:tcMar>
          </w:tcPr>
          <w:p w14:paraId="000008D3">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Model</w:t>
            </w:r>
          </w:p>
        </w:tc>
        <w:tc>
          <w:tcPr>
            <w:shd w:val="clear" w:color="auto" w:fill="999999"/>
            <w:tcMar>
              <w:top w:w="100" w:type="dxa"/>
              <w:left w:w="100" w:type="dxa"/>
              <w:bottom w:w="100" w:type="dxa"/>
              <w:right w:w="100" w:type="dxa"/>
            </w:tcMar>
          </w:tcPr>
          <w:p w14:paraId="000008D4">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BB</w:t>
            </w:r>
          </w:p>
        </w:tc>
        <w:tc>
          <w:tcPr>
            <w:shd w:val="clear" w:color="auto" w:fill="999999"/>
            <w:tcMar>
              <w:top w:w="100" w:type="dxa"/>
              <w:left w:w="100" w:type="dxa"/>
              <w:bottom w:w="100" w:type="dxa"/>
              <w:right w:w="100" w:type="dxa"/>
            </w:tcMar>
          </w:tcPr>
          <w:p w14:paraId="000008D5">
            <w:pPr>
              <w:widowControl w:val="0"/>
              <w:spacing w:after="0" w:line="360" w:lineRule="auto"/>
              <w:jc w:val="center"/>
              <w:rPr>
                <w:rFonts w:hint="default" w:ascii="Times New Roman" w:hAnsi="Times New Roman" w:eastAsia="Times New Roman" w:cs="Times New Roman"/>
                <w:b/>
                <w:i w:val="0"/>
                <w:iCs w:val="0"/>
                <w:sz w:val="28"/>
                <w:szCs w:val="28"/>
              </w:rPr>
            </w:pPr>
            <w:r>
              <w:rPr>
                <w:rFonts w:hint="default" w:ascii="Times New Roman" w:hAnsi="Times New Roman" w:eastAsia="Times New Roman" w:cs="Times New Roman"/>
                <w:b/>
                <w:i w:val="0"/>
                <w:iCs w:val="0"/>
                <w:sz w:val="28"/>
                <w:szCs w:val="28"/>
                <w:rtl w:val="0"/>
              </w:rPr>
              <w:t>UD</w:t>
            </w:r>
          </w:p>
        </w:tc>
      </w:tr>
      <w:tr w14:paraId="48316E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8D6">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SVM</w:t>
            </w:r>
          </w:p>
        </w:tc>
        <w:tc>
          <w:tcPr>
            <w:tcMar>
              <w:top w:w="100" w:type="dxa"/>
              <w:left w:w="100" w:type="dxa"/>
              <w:bottom w:w="100" w:type="dxa"/>
              <w:right w:w="100" w:type="dxa"/>
            </w:tcMar>
          </w:tcPr>
          <w:p w14:paraId="000008D7">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92</w:t>
            </w:r>
          </w:p>
        </w:tc>
        <w:tc>
          <w:tcPr>
            <w:shd w:val="clear" w:color="auto" w:fill="auto"/>
            <w:tcMar>
              <w:top w:w="100" w:type="dxa"/>
              <w:left w:w="100" w:type="dxa"/>
              <w:bottom w:w="100" w:type="dxa"/>
              <w:right w:w="100" w:type="dxa"/>
            </w:tcMar>
          </w:tcPr>
          <w:p w14:paraId="000008D8">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360</w:t>
            </w:r>
          </w:p>
        </w:tc>
      </w:tr>
      <w:tr w14:paraId="38567B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8D9">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LR</w:t>
            </w:r>
          </w:p>
        </w:tc>
        <w:tc>
          <w:tcPr>
            <w:tcMar>
              <w:top w:w="100" w:type="dxa"/>
              <w:left w:w="100" w:type="dxa"/>
              <w:bottom w:w="100" w:type="dxa"/>
              <w:right w:w="100" w:type="dxa"/>
            </w:tcMar>
          </w:tcPr>
          <w:p w14:paraId="000008DA">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384</w:t>
            </w:r>
          </w:p>
        </w:tc>
        <w:tc>
          <w:tcPr>
            <w:shd w:val="clear" w:color="auto" w:fill="auto"/>
            <w:tcMar>
              <w:top w:w="100" w:type="dxa"/>
              <w:left w:w="100" w:type="dxa"/>
              <w:bottom w:w="100" w:type="dxa"/>
              <w:right w:w="100" w:type="dxa"/>
            </w:tcMar>
          </w:tcPr>
          <w:p w14:paraId="000008DB">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lang w:val="vi-VN"/>
              </w:rPr>
              <w:t>102</w:t>
            </w:r>
          </w:p>
        </w:tc>
      </w:tr>
      <w:tr w14:paraId="2B5FDB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8DC">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TFM</w:t>
            </w:r>
          </w:p>
        </w:tc>
        <w:tc>
          <w:tcPr>
            <w:tcMar>
              <w:top w:w="100" w:type="dxa"/>
              <w:left w:w="100" w:type="dxa"/>
              <w:bottom w:w="100" w:type="dxa"/>
              <w:right w:w="100" w:type="dxa"/>
            </w:tcMar>
          </w:tcPr>
          <w:p w14:paraId="000008DD">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104</w:t>
            </w:r>
          </w:p>
        </w:tc>
        <w:tc>
          <w:tcPr>
            <w:shd w:val="clear" w:color="auto" w:fill="auto"/>
            <w:tcMar>
              <w:top w:w="100" w:type="dxa"/>
              <w:left w:w="100" w:type="dxa"/>
              <w:bottom w:w="100" w:type="dxa"/>
              <w:right w:w="100" w:type="dxa"/>
            </w:tcMar>
          </w:tcPr>
          <w:p w14:paraId="000008DE">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173</w:t>
            </w:r>
          </w:p>
        </w:tc>
      </w:tr>
      <w:tr w14:paraId="24A359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tcPr>
          <w:p w14:paraId="000008DF">
            <w:pPr>
              <w:widowControl w:val="0"/>
              <w:spacing w:after="0" w:line="360" w:lineRule="auto"/>
              <w:jc w:val="center"/>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LSTM</w:t>
            </w:r>
          </w:p>
        </w:tc>
        <w:tc>
          <w:tcPr>
            <w:tcMar>
              <w:top w:w="100" w:type="dxa"/>
              <w:left w:w="100" w:type="dxa"/>
              <w:bottom w:w="100" w:type="dxa"/>
              <w:right w:w="100" w:type="dxa"/>
            </w:tcMar>
          </w:tcPr>
          <w:p w14:paraId="000008E0">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126</w:t>
            </w:r>
          </w:p>
        </w:tc>
        <w:tc>
          <w:tcPr>
            <w:shd w:val="clear" w:color="auto" w:fill="auto"/>
            <w:tcMar>
              <w:top w:w="100" w:type="dxa"/>
              <w:left w:w="100" w:type="dxa"/>
              <w:bottom w:w="100" w:type="dxa"/>
              <w:right w:w="100" w:type="dxa"/>
            </w:tcMar>
          </w:tcPr>
          <w:p w14:paraId="000008E1">
            <w:pPr>
              <w:widowControl w:val="0"/>
              <w:spacing w:after="0" w:line="360" w:lineRule="auto"/>
              <w:jc w:val="center"/>
              <w:rPr>
                <w:rFonts w:hint="default" w:ascii="Times New Roman" w:hAnsi="Times New Roman" w:eastAsia="Times New Roman" w:cs="Times New Roman"/>
                <w:i w:val="0"/>
                <w:iCs w:val="0"/>
                <w:sz w:val="28"/>
                <w:szCs w:val="28"/>
                <w:lang w:val="vi-VN"/>
              </w:rPr>
            </w:pPr>
            <w:r>
              <w:rPr>
                <w:rFonts w:hint="default" w:ascii="Times New Roman" w:hAnsi="Times New Roman" w:eastAsia="Times New Roman" w:cs="Times New Roman"/>
                <w:i w:val="0"/>
                <w:iCs w:val="0"/>
                <w:sz w:val="28"/>
                <w:szCs w:val="28"/>
                <w:rtl w:val="0"/>
                <w:lang w:val="vi-VN"/>
              </w:rPr>
              <w:t>79</w:t>
            </w:r>
          </w:p>
        </w:tc>
      </w:tr>
    </w:tbl>
    <w:p w14:paraId="000008E2">
      <w:pPr>
        <w:numPr>
          <w:ilvl w:val="0"/>
          <w:numId w:val="61"/>
        </w:numPr>
        <w:spacing w:before="240"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Evaluation Metrics:</w:t>
      </w:r>
    </w:p>
    <w:p w14:paraId="000008E3">
      <w:pPr>
        <w:numPr>
          <w:ilvl w:val="0"/>
          <w:numId w:val="62"/>
        </w:numPr>
        <w:spacing w:after="24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BB Performance (Test Set):Figure </w:t>
      </w:r>
      <w:r>
        <w:rPr>
          <w:rFonts w:hint="default" w:ascii="Times New Roman" w:hAnsi="Times New Roman" w:eastAsia="Times New Roman" w:cs="Times New Roman"/>
          <w:b/>
          <w:bCs/>
          <w:i w:val="0"/>
          <w:iCs w:val="0"/>
          <w:sz w:val="28"/>
          <w:szCs w:val="28"/>
          <w:rtl w:val="0"/>
        </w:rPr>
        <w:t>IV.B.3.2.c</w:t>
      </w:r>
    </w:p>
    <w:p w14:paraId="000008E4">
      <w:pPr>
        <w:spacing w:before="240" w:after="240" w:line="360" w:lineRule="auto"/>
        <w:ind w:left="2160" w:firstLine="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Accuracy: Average of 0.5</w:t>
      </w:r>
      <w:r>
        <w:rPr>
          <w:rFonts w:hint="default" w:ascii="Times New Roman" w:hAnsi="Times New Roman" w:eastAsia="Times New Roman" w:cs="Times New Roman"/>
          <w:i w:val="0"/>
          <w:iCs w:val="0"/>
          <w:sz w:val="28"/>
          <w:szCs w:val="28"/>
          <w:rtl w:val="0"/>
          <w:lang w:val="vi-VN"/>
        </w:rPr>
        <w:t>7</w:t>
      </w:r>
      <w:r>
        <w:rPr>
          <w:rFonts w:hint="default" w:ascii="Times New Roman" w:hAnsi="Times New Roman" w:eastAsia="Times New Roman" w:cs="Times New Roman"/>
          <w:i w:val="0"/>
          <w:iCs w:val="0"/>
          <w:sz w:val="28"/>
          <w:szCs w:val="28"/>
          <w:rtl w:val="0"/>
        </w:rPr>
        <w:t>, ranging from 0 to 1.0.</w:t>
      </w:r>
    </w:p>
    <w:p w14:paraId="000008E5">
      <w:pPr>
        <w:spacing w:before="240" w:after="240" w:line="360" w:lineRule="auto"/>
        <w:ind w:left="2160" w:firstLine="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F1-score: Average of 0.5</w:t>
      </w:r>
      <w:r>
        <w:rPr>
          <w:rFonts w:hint="default" w:ascii="Times New Roman" w:hAnsi="Times New Roman" w:eastAsia="Times New Roman" w:cs="Times New Roman"/>
          <w:i w:val="0"/>
          <w:iCs w:val="0"/>
          <w:sz w:val="28"/>
          <w:szCs w:val="28"/>
          <w:rtl w:val="0"/>
          <w:lang w:val="vi-VN"/>
        </w:rPr>
        <w:t>3</w:t>
      </w:r>
      <w:r>
        <w:rPr>
          <w:rFonts w:hint="default" w:ascii="Times New Roman" w:hAnsi="Times New Roman" w:eastAsia="Times New Roman" w:cs="Times New Roman"/>
          <w:i w:val="0"/>
          <w:iCs w:val="0"/>
          <w:sz w:val="28"/>
          <w:szCs w:val="28"/>
          <w:rtl w:val="0"/>
        </w:rPr>
        <w:t>, ranging from 0 to 1.0.</w:t>
      </w:r>
    </w:p>
    <w:p w14:paraId="000008E6">
      <w:pPr>
        <w:numPr>
          <w:ilvl w:val="0"/>
          <w:numId w:val="63"/>
        </w:numPr>
        <w:spacing w:before="240" w:after="24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UD Performance (Test Set):Figure IV.B.3.2.f</w:t>
      </w:r>
    </w:p>
    <w:p w14:paraId="000008E7">
      <w:pPr>
        <w:spacing w:before="240" w:after="240" w:line="360" w:lineRule="auto"/>
        <w:ind w:left="2160" w:firstLine="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 Accuracy: Average of 0.5</w:t>
      </w:r>
      <w:r>
        <w:rPr>
          <w:rFonts w:hint="default" w:ascii="Times New Roman" w:hAnsi="Times New Roman" w:eastAsia="Times New Roman" w:cs="Times New Roman"/>
          <w:i w:val="0"/>
          <w:iCs w:val="0"/>
          <w:sz w:val="28"/>
          <w:szCs w:val="28"/>
          <w:rtl w:val="0"/>
          <w:lang w:val="vi-VN"/>
        </w:rPr>
        <w:t>4</w:t>
      </w:r>
      <w:r>
        <w:rPr>
          <w:rFonts w:hint="default" w:ascii="Times New Roman" w:hAnsi="Times New Roman" w:eastAsia="Times New Roman" w:cs="Times New Roman"/>
          <w:i w:val="0"/>
          <w:iCs w:val="0"/>
          <w:sz w:val="28"/>
          <w:szCs w:val="28"/>
          <w:rtl w:val="0"/>
        </w:rPr>
        <w:t>, with a maximum of 0.98</w:t>
      </w:r>
      <w:bookmarkStart w:id="204" w:name="_GoBack"/>
      <w:bookmarkEnd w:id="204"/>
      <w:r>
        <w:rPr>
          <w:rFonts w:hint="default" w:ascii="Times New Roman" w:hAnsi="Times New Roman" w:eastAsia="Times New Roman" w:cs="Times New Roman"/>
          <w:i w:val="0"/>
          <w:iCs w:val="0"/>
          <w:sz w:val="28"/>
          <w:szCs w:val="28"/>
          <w:rtl w:val="0"/>
        </w:rPr>
        <w:t>.</w:t>
      </w:r>
    </w:p>
    <w:p w14:paraId="000008E8">
      <w:pPr>
        <w:spacing w:before="240" w:after="240" w:line="360" w:lineRule="auto"/>
        <w:ind w:left="2160" w:firstLine="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 F1-score: Average of 0.</w:t>
      </w:r>
      <w:r>
        <w:rPr>
          <w:rFonts w:hint="default" w:ascii="Times New Roman" w:hAnsi="Times New Roman" w:eastAsia="Times New Roman" w:cs="Times New Roman"/>
          <w:i w:val="0"/>
          <w:iCs w:val="0"/>
          <w:sz w:val="28"/>
          <w:szCs w:val="28"/>
          <w:rtl w:val="0"/>
          <w:lang w:val="vi-VN"/>
        </w:rPr>
        <w:t>49</w:t>
      </w:r>
      <w:r>
        <w:rPr>
          <w:rFonts w:hint="default" w:ascii="Times New Roman" w:hAnsi="Times New Roman" w:eastAsia="Times New Roman" w:cs="Times New Roman"/>
          <w:i w:val="0"/>
          <w:iCs w:val="0"/>
          <w:sz w:val="28"/>
          <w:szCs w:val="28"/>
          <w:rtl w:val="0"/>
        </w:rPr>
        <w:t>, with a maximum of 0.99.</w:t>
      </w:r>
    </w:p>
    <w:p w14:paraId="000008E9">
      <w:pPr>
        <w:numPr>
          <w:ilvl w:val="0"/>
          <w:numId w:val="64"/>
        </w:numPr>
        <w:spacing w:before="240" w:after="24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Conclusion:</w:t>
      </w:r>
    </w:p>
    <w:p w14:paraId="000008EA">
      <w:pPr>
        <w:spacing w:before="240" w:after="240" w:line="360" w:lineRule="auto"/>
        <w:ind w:left="2160" w:firstLine="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SVM produces the largest number of strong models.</w:t>
      </w:r>
    </w:p>
    <w:p w14:paraId="000008EB">
      <w:pPr>
        <w:spacing w:before="240" w:after="240" w:line="360" w:lineRule="auto"/>
        <w:ind w:left="2160" w:firstLine="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 Model performance is quite dispersed, with a high standard deviation.</w:t>
      </w:r>
    </w:p>
    <w:p w14:paraId="000008EE">
      <w:pPr>
        <w:numPr>
          <w:ilvl w:val="0"/>
          <w:numId w:val="61"/>
        </w:numPr>
        <w:spacing w:before="240"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Portfolio Risk Assessment:</w:t>
      </w:r>
      <w:r>
        <w:rPr>
          <w:rFonts w:hint="default" w:ascii="Times New Roman" w:hAnsi="Times New Roman" w:eastAsia="Times New Roman" w:cs="Times New Roman"/>
          <w:b/>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Multi-factor models (CAPM, Fama-French 3-Factor, Carhart 4-Factor, and Fama-French 5-Factor) were successfully applied to evaluate portfolio Alpha, Beta, Total Risk, and Idiosyncratic Risk, providing robust investment risk analysis.</w:t>
      </w:r>
    </w:p>
    <w:p w14:paraId="000008F0">
      <w:pPr>
        <w:spacing w:after="0" w:line="360" w:lineRule="auto"/>
        <w:jc w:val="both"/>
        <w:rPr>
          <w:rFonts w:hint="default" w:ascii="Times New Roman" w:hAnsi="Times New Roman" w:eastAsia="Times New Roman" w:cs="Times New Roman"/>
          <w:i w:val="0"/>
          <w:iCs w:val="0"/>
          <w:sz w:val="28"/>
          <w:szCs w:val="28"/>
        </w:rPr>
      </w:pPr>
    </w:p>
    <w:p w14:paraId="000008F2">
      <w:pPr>
        <w:pStyle w:val="3"/>
        <w:spacing w:line="360" w:lineRule="auto"/>
        <w:rPr>
          <w:rFonts w:hint="default" w:ascii="Times New Roman" w:hAnsi="Times New Roman" w:eastAsia="Times New Roman" w:cs="Times New Roman"/>
          <w:i w:val="0"/>
          <w:iCs w:val="0"/>
          <w:sz w:val="28"/>
          <w:szCs w:val="28"/>
        </w:rPr>
      </w:pPr>
      <w:bookmarkStart w:id="196" w:name="_Toc2156"/>
      <w:r>
        <w:rPr>
          <w:rFonts w:hint="default" w:ascii="Times New Roman" w:hAnsi="Times New Roman" w:eastAsia="Times New Roman" w:cs="Times New Roman"/>
          <w:i w:val="0"/>
          <w:iCs w:val="0"/>
          <w:sz w:val="28"/>
          <w:szCs w:val="28"/>
          <w:rtl w:val="0"/>
        </w:rPr>
        <w:t>2. Discussion</w:t>
      </w:r>
      <w:bookmarkEnd w:id="196"/>
    </w:p>
    <w:p w14:paraId="000008F3">
      <w:pPr>
        <w:spacing w:before="240" w:after="24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project successfully addressed the initial research objectives:</w:t>
      </w:r>
    </w:p>
    <w:p w14:paraId="000008F4">
      <w:pPr>
        <w:numPr>
          <w:ilvl w:val="0"/>
          <w:numId w:val="65"/>
        </w:numPr>
        <w:spacing w:before="240"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Research Questions:</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Machine learning models, particularly LSTM and Transformer, demonstrated superior forecasting capabilities over conventional logistic regression, validating the hypothesis.</w:t>
      </w:r>
      <w:r>
        <w:rPr>
          <w:rFonts w:hint="default" w:ascii="Times New Roman" w:hAnsi="Times New Roman" w:eastAsia="Times New Roman" w:cs="Times New Roman"/>
          <w:i w:val="0"/>
          <w:iCs w:val="0"/>
          <w:sz w:val="28"/>
          <w:szCs w:val="28"/>
          <w:rtl w:val="0"/>
        </w:rPr>
        <w:br w:type="textWrapping"/>
      </w:r>
    </w:p>
    <w:p w14:paraId="000008F5">
      <w:pPr>
        <w:numPr>
          <w:ilvl w:val="0"/>
          <w:numId w:val="65"/>
        </w:numPr>
        <w:spacing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Comparison with Existing Literature:</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Compared to traditional financial analysis tools and previous AI-based systems, our approach achieved higher predictive accuracy in the Vietnamese stock market context.</w:t>
      </w:r>
      <w:r>
        <w:rPr>
          <w:rFonts w:hint="default" w:ascii="Times New Roman" w:hAnsi="Times New Roman" w:eastAsia="Times New Roman" w:cs="Times New Roman"/>
          <w:i w:val="0"/>
          <w:iCs w:val="0"/>
          <w:sz w:val="28"/>
          <w:szCs w:val="28"/>
          <w:rtl w:val="0"/>
        </w:rPr>
        <w:br w:type="textWrapping"/>
      </w:r>
    </w:p>
    <w:p w14:paraId="000008F6">
      <w:pPr>
        <w:numPr>
          <w:ilvl w:val="0"/>
          <w:numId w:val="65"/>
        </w:numPr>
        <w:spacing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Challenges and Limitations:</w:t>
      </w:r>
      <w:r>
        <w:rPr>
          <w:rFonts w:hint="default" w:ascii="Times New Roman" w:hAnsi="Times New Roman" w:eastAsia="Times New Roman" w:cs="Times New Roman"/>
          <w:i w:val="0"/>
          <w:iCs w:val="0"/>
          <w:sz w:val="28"/>
          <w:szCs w:val="28"/>
          <w:rtl w:val="0"/>
        </w:rPr>
        <w:br w:type="textWrapping"/>
      </w:r>
    </w:p>
    <w:p w14:paraId="000008F7">
      <w:pPr>
        <w:numPr>
          <w:ilvl w:val="1"/>
          <w:numId w:val="65"/>
        </w:numPr>
        <w:spacing w:after="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Data sparsity and low liquidity in some stocks caused instability in model training.</w:t>
      </w:r>
      <w:r>
        <w:rPr>
          <w:rFonts w:hint="default" w:ascii="Times New Roman" w:hAnsi="Times New Roman" w:eastAsia="Times New Roman" w:cs="Times New Roman"/>
          <w:i w:val="0"/>
          <w:iCs w:val="0"/>
          <w:sz w:val="28"/>
          <w:szCs w:val="28"/>
          <w:rtl w:val="0"/>
        </w:rPr>
        <w:br w:type="textWrapping"/>
      </w:r>
    </w:p>
    <w:p w14:paraId="000008F8">
      <w:pPr>
        <w:numPr>
          <w:ilvl w:val="1"/>
          <w:numId w:val="65"/>
        </w:numPr>
        <w:spacing w:after="0" w:line="360" w:lineRule="auto"/>
        <w:ind w:left="144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External factors such as macroeconomic news and global events were not incorporated into the models.</w:t>
      </w:r>
      <w:r>
        <w:rPr>
          <w:rFonts w:hint="default" w:ascii="Times New Roman" w:hAnsi="Times New Roman" w:eastAsia="Times New Roman" w:cs="Times New Roman"/>
          <w:i w:val="0"/>
          <w:iCs w:val="0"/>
          <w:sz w:val="28"/>
          <w:szCs w:val="28"/>
          <w:rtl w:val="0"/>
        </w:rPr>
        <w:br w:type="textWrapping"/>
      </w:r>
    </w:p>
    <w:p w14:paraId="000008F9">
      <w:pPr>
        <w:numPr>
          <w:ilvl w:val="0"/>
          <w:numId w:val="65"/>
        </w:numPr>
        <w:spacing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Insights:</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Integrating macroeconomic indicators and news-based sentiment could further enhance bubble detection and trend prediction models.</w:t>
      </w:r>
    </w:p>
    <w:p w14:paraId="000008FA">
      <w:pPr>
        <w:pStyle w:val="3"/>
        <w:spacing w:line="360" w:lineRule="auto"/>
        <w:rPr>
          <w:rFonts w:hint="default" w:ascii="Times New Roman" w:hAnsi="Times New Roman" w:eastAsia="Times New Roman" w:cs="Times New Roman"/>
          <w:i w:val="0"/>
          <w:iCs w:val="0"/>
          <w:sz w:val="28"/>
          <w:szCs w:val="28"/>
        </w:rPr>
      </w:pPr>
      <w:bookmarkStart w:id="197" w:name="_Toc32563"/>
      <w:r>
        <w:rPr>
          <w:rFonts w:hint="default" w:ascii="Times New Roman" w:hAnsi="Times New Roman" w:eastAsia="Times New Roman" w:cs="Times New Roman"/>
          <w:i w:val="0"/>
          <w:iCs w:val="0"/>
          <w:sz w:val="28"/>
          <w:szCs w:val="28"/>
          <w:rtl w:val="0"/>
        </w:rPr>
        <w:t>3. Recommendations</w:t>
      </w:r>
      <w:bookmarkEnd w:id="197"/>
    </w:p>
    <w:p w14:paraId="000008FB">
      <w:pPr>
        <w:spacing w:before="240" w:after="24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Based on the project findings, several recommendations are proposed:</w:t>
      </w:r>
    </w:p>
    <w:p w14:paraId="000008FC">
      <w:pPr>
        <w:numPr>
          <w:ilvl w:val="0"/>
          <w:numId w:val="66"/>
        </w:numPr>
        <w:spacing w:before="240"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Expand Data Sources:</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Incorporate financial news sentiment analysis and macroeconomic indicators into the prediction models.</w:t>
      </w:r>
      <w:r>
        <w:rPr>
          <w:rFonts w:hint="default" w:ascii="Times New Roman" w:hAnsi="Times New Roman" w:eastAsia="Times New Roman" w:cs="Times New Roman"/>
          <w:i w:val="0"/>
          <w:iCs w:val="0"/>
          <w:sz w:val="28"/>
          <w:szCs w:val="28"/>
          <w:rtl w:val="0"/>
        </w:rPr>
        <w:br w:type="textWrapping"/>
      </w:r>
    </w:p>
    <w:p w14:paraId="000008FD">
      <w:pPr>
        <w:numPr>
          <w:ilvl w:val="0"/>
          <w:numId w:val="66"/>
        </w:numPr>
        <w:spacing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Enhance System Capabilities:</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Add real-time news analysis, foreign capital flow tracking, and broader asset classes (ETFs, derivatives).</w:t>
      </w:r>
      <w:r>
        <w:rPr>
          <w:rFonts w:hint="default" w:ascii="Times New Roman" w:hAnsi="Times New Roman" w:eastAsia="Times New Roman" w:cs="Times New Roman"/>
          <w:i w:val="0"/>
          <w:iCs w:val="0"/>
          <w:sz w:val="28"/>
          <w:szCs w:val="28"/>
          <w:rtl w:val="0"/>
        </w:rPr>
        <w:br w:type="textWrapping"/>
      </w:r>
    </w:p>
    <w:p w14:paraId="000008FE">
      <w:pPr>
        <w:numPr>
          <w:ilvl w:val="0"/>
          <w:numId w:val="66"/>
        </w:numPr>
        <w:spacing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Practical Deployment:</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Develop a mobile application for personalized stock recommendations and risk analysis.</w:t>
      </w:r>
      <w:r>
        <w:rPr>
          <w:rFonts w:hint="default" w:ascii="Times New Roman" w:hAnsi="Times New Roman" w:eastAsia="Times New Roman" w:cs="Times New Roman"/>
          <w:i w:val="0"/>
          <w:iCs w:val="0"/>
          <w:sz w:val="28"/>
          <w:szCs w:val="28"/>
          <w:rtl w:val="0"/>
        </w:rPr>
        <w:br w:type="textWrapping"/>
      </w:r>
    </w:p>
    <w:p w14:paraId="000008FF">
      <w:pPr>
        <w:numPr>
          <w:ilvl w:val="0"/>
          <w:numId w:val="66"/>
        </w:numPr>
        <w:spacing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Further Research Directions:</w:t>
      </w:r>
      <w:r>
        <w:rPr>
          <w:rFonts w:hint="default" w:ascii="Times New Roman" w:hAnsi="Times New Roman" w:eastAsia="Times New Roman" w:cs="Times New Roman"/>
          <w:i w:val="0"/>
          <w:iCs w:val="0"/>
          <w:sz w:val="28"/>
          <w:szCs w:val="28"/>
          <w:rtl w:val="0"/>
        </w:rPr>
        <w:br w:type="textWrapping"/>
      </w:r>
      <w:r>
        <w:rPr>
          <w:rFonts w:hint="default" w:ascii="Times New Roman" w:hAnsi="Times New Roman" w:eastAsia="Times New Roman" w:cs="Times New Roman"/>
          <w:i w:val="0"/>
          <w:iCs w:val="0"/>
          <w:sz w:val="28"/>
          <w:szCs w:val="28"/>
          <w:rtl w:val="0"/>
        </w:rPr>
        <w:t xml:space="preserve"> Apply reinforcement learning to simulate trading strategies and optimize portfolio management dynamically.</w:t>
      </w:r>
    </w:p>
    <w:p w14:paraId="00000900">
      <w:pPr>
        <w:pStyle w:val="3"/>
        <w:spacing w:line="360" w:lineRule="auto"/>
        <w:jc w:val="both"/>
        <w:rPr>
          <w:rFonts w:hint="default" w:ascii="Times New Roman" w:hAnsi="Times New Roman" w:eastAsia="Times New Roman" w:cs="Times New Roman"/>
          <w:i w:val="0"/>
          <w:iCs w:val="0"/>
          <w:sz w:val="28"/>
          <w:szCs w:val="28"/>
        </w:rPr>
      </w:pPr>
      <w:bookmarkStart w:id="198" w:name="_Toc20922"/>
      <w:r>
        <w:rPr>
          <w:rFonts w:hint="default" w:ascii="Times New Roman" w:hAnsi="Times New Roman" w:eastAsia="Times New Roman" w:cs="Times New Roman"/>
          <w:i w:val="0"/>
          <w:iCs w:val="0"/>
          <w:sz w:val="28"/>
          <w:szCs w:val="28"/>
          <w:rtl w:val="0"/>
        </w:rPr>
        <w:t>4. Personal Reflections</w:t>
      </w:r>
      <w:bookmarkEnd w:id="198"/>
    </w:p>
    <w:p w14:paraId="00000901">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We greatly improved our abilities to manage real-world projects, apply AI models, and handle massive financial data as a result of this project.</w:t>
      </w:r>
    </w:p>
    <w:p w14:paraId="00000902">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Overcoming obstacles in data processing, model tuning, and cooperative working significantly improved our ability to solve problems.</w:t>
      </w:r>
    </w:p>
    <w:p w14:paraId="00000903">
      <w:pPr>
        <w:spacing w:line="360" w:lineRule="auto"/>
        <w:ind w:firstLine="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experience has given us a strong basis for our future work in data science, finance, and AI development.</w:t>
      </w:r>
    </w:p>
    <w:p w14:paraId="00000904">
      <w:pPr>
        <w:pStyle w:val="2"/>
        <w:spacing w:line="360" w:lineRule="auto"/>
        <w:jc w:val="both"/>
        <w:rPr>
          <w:rFonts w:hint="default" w:ascii="Times New Roman" w:hAnsi="Times New Roman" w:eastAsia="Times New Roman" w:cs="Times New Roman"/>
          <w:i w:val="0"/>
          <w:iCs w:val="0"/>
          <w:sz w:val="28"/>
          <w:szCs w:val="28"/>
        </w:rPr>
      </w:pPr>
      <w:bookmarkStart w:id="199" w:name="_Toc30982"/>
      <w:r>
        <w:rPr>
          <w:rFonts w:hint="default" w:ascii="Times New Roman" w:hAnsi="Times New Roman" w:eastAsia="Times New Roman" w:cs="Times New Roman"/>
          <w:i w:val="0"/>
          <w:iCs w:val="0"/>
          <w:sz w:val="28"/>
          <w:szCs w:val="28"/>
          <w:rtl w:val="0"/>
        </w:rPr>
        <w:t>VII.  Conclusion</w:t>
      </w:r>
      <w:bookmarkEnd w:id="199"/>
    </w:p>
    <w:p w14:paraId="00000905">
      <w:pPr>
        <w:pStyle w:val="3"/>
        <w:spacing w:line="360" w:lineRule="auto"/>
        <w:jc w:val="both"/>
        <w:rPr>
          <w:rFonts w:hint="default" w:ascii="Times New Roman" w:hAnsi="Times New Roman" w:eastAsia="Times New Roman" w:cs="Times New Roman"/>
          <w:i w:val="0"/>
          <w:iCs w:val="0"/>
          <w:sz w:val="28"/>
          <w:szCs w:val="28"/>
        </w:rPr>
      </w:pPr>
      <w:bookmarkStart w:id="200" w:name="_Toc7212"/>
      <w:r>
        <w:rPr>
          <w:rFonts w:hint="default" w:ascii="Times New Roman" w:hAnsi="Times New Roman" w:eastAsia="Times New Roman" w:cs="Times New Roman"/>
          <w:i w:val="0"/>
          <w:iCs w:val="0"/>
          <w:sz w:val="28"/>
          <w:szCs w:val="28"/>
          <w:rtl w:val="0"/>
        </w:rPr>
        <w:t>1. Summary of Results</w:t>
      </w:r>
      <w:bookmarkEnd w:id="200"/>
    </w:p>
    <w:p w14:paraId="00000906">
      <w:pPr>
        <w:spacing w:before="240" w:after="240" w:line="360" w:lineRule="auto"/>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This project successfully developed an intelligent stock trading support system based on AI:</w:t>
      </w:r>
    </w:p>
    <w:p w14:paraId="00000907">
      <w:pPr>
        <w:numPr>
          <w:ilvl w:val="0"/>
          <w:numId w:val="67"/>
        </w:numPr>
        <w:spacing w:before="240"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Achieved effective predictions of monthly bubble risks and weekly price trends.</w:t>
      </w:r>
      <w:r>
        <w:rPr>
          <w:rFonts w:hint="default" w:ascii="Times New Roman" w:hAnsi="Times New Roman" w:eastAsia="Times New Roman" w:cs="Times New Roman"/>
          <w:i w:val="0"/>
          <w:iCs w:val="0"/>
          <w:sz w:val="28"/>
          <w:szCs w:val="28"/>
          <w:rtl w:val="0"/>
        </w:rPr>
        <w:br w:type="textWrapping"/>
      </w:r>
    </w:p>
    <w:p w14:paraId="00000908">
      <w:pPr>
        <w:numPr>
          <w:ilvl w:val="0"/>
          <w:numId w:val="67"/>
        </w:numPr>
        <w:spacing w:after="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Performed comprehensive portfolio risk and return assessments using multi-factor financial models.</w:t>
      </w:r>
      <w:r>
        <w:rPr>
          <w:rFonts w:hint="default" w:ascii="Times New Roman" w:hAnsi="Times New Roman" w:eastAsia="Times New Roman" w:cs="Times New Roman"/>
          <w:i w:val="0"/>
          <w:iCs w:val="0"/>
          <w:sz w:val="28"/>
          <w:szCs w:val="28"/>
          <w:rtl w:val="0"/>
        </w:rPr>
        <w:br w:type="textWrapping"/>
      </w:r>
    </w:p>
    <w:p w14:paraId="00000909">
      <w:pPr>
        <w:numPr>
          <w:ilvl w:val="0"/>
          <w:numId w:val="67"/>
        </w:numPr>
        <w:spacing w:after="240" w:line="360" w:lineRule="auto"/>
        <w:ind w:left="720" w:hanging="360"/>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Confirmed the superiority of LSTM and Transformer models in volatile financial market prediction tasks.</w:t>
      </w:r>
    </w:p>
    <w:p w14:paraId="0000090A">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Summary: All core research objectives were achieved, demonstrating the system’s practical value and academic significance.</w:t>
      </w:r>
    </w:p>
    <w:p w14:paraId="0000090B">
      <w:pPr>
        <w:pStyle w:val="3"/>
        <w:spacing w:line="360" w:lineRule="auto"/>
        <w:jc w:val="both"/>
        <w:rPr>
          <w:rFonts w:hint="default" w:ascii="Times New Roman" w:hAnsi="Times New Roman" w:eastAsia="Times New Roman" w:cs="Times New Roman"/>
          <w:i w:val="0"/>
          <w:iCs w:val="0"/>
          <w:sz w:val="28"/>
          <w:szCs w:val="28"/>
        </w:rPr>
      </w:pPr>
      <w:bookmarkStart w:id="201" w:name="_Toc18058"/>
      <w:r>
        <w:rPr>
          <w:rFonts w:hint="default" w:ascii="Times New Roman" w:hAnsi="Times New Roman" w:eastAsia="Times New Roman" w:cs="Times New Roman"/>
          <w:i w:val="0"/>
          <w:iCs w:val="0"/>
          <w:sz w:val="28"/>
          <w:szCs w:val="28"/>
          <w:rtl w:val="0"/>
        </w:rPr>
        <w:t>2. Contributions and Project Reflections</w:t>
      </w:r>
      <w:bookmarkEnd w:id="201"/>
    </w:p>
    <w:p w14:paraId="0000090C">
      <w:pPr>
        <w:numPr>
          <w:ilvl w:val="0"/>
          <w:numId w:val="68"/>
        </w:numPr>
        <w:spacing w:before="240" w:after="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Key Contributions:</w:t>
      </w:r>
    </w:p>
    <w:p w14:paraId="0000090D">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Pioneered the integration of AI and classical financial models for the Vietnamese stock market context.</w:t>
      </w:r>
    </w:p>
    <w:p w14:paraId="0000090E">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Built a scalable and modular system ready for real-world financial applications.</w:t>
      </w:r>
    </w:p>
    <w:p w14:paraId="0000090F">
      <w:pPr>
        <w:numPr>
          <w:ilvl w:val="0"/>
          <w:numId w:val="68"/>
        </w:numPr>
        <w:spacing w:before="240" w:after="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b/>
          <w:i w:val="0"/>
          <w:iCs w:val="0"/>
          <w:sz w:val="28"/>
          <w:szCs w:val="28"/>
          <w:rtl w:val="0"/>
        </w:rPr>
        <w:t>Reflections:</w:t>
      </w:r>
    </w:p>
    <w:p w14:paraId="00000910">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Project management skills, technical collaboration, and data engineering expertise were significantly improved.</w:t>
      </w:r>
    </w:p>
    <w:p w14:paraId="00000911">
      <w:pPr>
        <w:spacing w:before="240" w:after="240"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Future projects could benefit from more flexible planning and even tighter quality assurance practices.</w:t>
      </w:r>
    </w:p>
    <w:p w14:paraId="00000912">
      <w:pPr>
        <w:pStyle w:val="3"/>
        <w:spacing w:line="360" w:lineRule="auto"/>
        <w:jc w:val="both"/>
        <w:rPr>
          <w:rFonts w:hint="default" w:ascii="Times New Roman" w:hAnsi="Times New Roman" w:eastAsia="Times New Roman" w:cs="Times New Roman"/>
          <w:i w:val="0"/>
          <w:iCs w:val="0"/>
          <w:sz w:val="28"/>
          <w:szCs w:val="28"/>
        </w:rPr>
      </w:pPr>
      <w:bookmarkStart w:id="202" w:name="_Toc12083"/>
      <w:r>
        <w:rPr>
          <w:rFonts w:hint="default" w:ascii="Times New Roman" w:hAnsi="Times New Roman" w:eastAsia="Times New Roman" w:cs="Times New Roman"/>
          <w:i w:val="0"/>
          <w:iCs w:val="0"/>
          <w:sz w:val="28"/>
          <w:szCs w:val="28"/>
          <w:rtl w:val="0"/>
        </w:rPr>
        <w:t>3. Limitations and Future Work</w:t>
      </w:r>
      <w:bookmarkEnd w:id="202"/>
    </w:p>
    <w:p w14:paraId="00000913">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Limitations:</w:t>
      </w:r>
    </w:p>
    <w:p w14:paraId="00000914">
      <w:pPr>
        <w:numPr>
          <w:ilvl w:val="0"/>
          <w:numId w:val="69"/>
        </w:numPr>
        <w:spacing w:before="240"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The system relies on historical data and does not factor in real-time macroeconomic shocks.</w:t>
      </w:r>
      <w:r>
        <w:rPr>
          <w:rFonts w:hint="default" w:ascii="Times New Roman" w:hAnsi="Times New Roman" w:eastAsia="Times New Roman" w:cs="Times New Roman"/>
          <w:i w:val="0"/>
          <w:iCs w:val="0"/>
          <w:sz w:val="28"/>
          <w:szCs w:val="28"/>
          <w:rtl w:val="0"/>
        </w:rPr>
        <w:br w:type="textWrapping"/>
      </w:r>
    </w:p>
    <w:p w14:paraId="00000915">
      <w:pPr>
        <w:numPr>
          <w:ilvl w:val="0"/>
          <w:numId w:val="69"/>
        </w:numPr>
        <w:spacing w:after="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Investor sentiment and behavioral factors were not incorporated into the models.</w:t>
      </w:r>
    </w:p>
    <w:p w14:paraId="00000916">
      <w:pPr>
        <w:spacing w:line="360" w:lineRule="auto"/>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Future Work:</w:t>
      </w:r>
    </w:p>
    <w:p w14:paraId="00000917">
      <w:pPr>
        <w:numPr>
          <w:ilvl w:val="0"/>
          <w:numId w:val="70"/>
        </w:numPr>
        <w:spacing w:before="240"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Integrate real-time news sentiment analysis into bubble prediction modules.</w:t>
      </w:r>
      <w:r>
        <w:rPr>
          <w:rFonts w:hint="default" w:ascii="Times New Roman" w:hAnsi="Times New Roman" w:eastAsia="Times New Roman" w:cs="Times New Roman"/>
          <w:i w:val="0"/>
          <w:iCs w:val="0"/>
          <w:sz w:val="28"/>
          <w:szCs w:val="28"/>
          <w:rtl w:val="0"/>
        </w:rPr>
        <w:br w:type="textWrapping"/>
      </w:r>
    </w:p>
    <w:p w14:paraId="00000918">
      <w:pPr>
        <w:numPr>
          <w:ilvl w:val="0"/>
          <w:numId w:val="70"/>
        </w:numPr>
        <w:spacing w:after="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Apply reinforcement learning for optimizing investment strategies.</w:t>
      </w:r>
      <w:r>
        <w:rPr>
          <w:rFonts w:hint="default" w:ascii="Times New Roman" w:hAnsi="Times New Roman" w:eastAsia="Times New Roman" w:cs="Times New Roman"/>
          <w:i w:val="0"/>
          <w:iCs w:val="0"/>
          <w:sz w:val="28"/>
          <w:szCs w:val="28"/>
          <w:rtl w:val="0"/>
        </w:rPr>
        <w:br w:type="textWrapping"/>
      </w:r>
    </w:p>
    <w:p w14:paraId="00000919">
      <w:pPr>
        <w:numPr>
          <w:ilvl w:val="0"/>
          <w:numId w:val="70"/>
        </w:numPr>
        <w:spacing w:after="240" w:line="360" w:lineRule="auto"/>
        <w:ind w:left="720" w:hanging="36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Extend system functionalities into mobile platforms for broader user access.</w:t>
      </w:r>
    </w:p>
    <w:p w14:paraId="0000091A">
      <w:pPr>
        <w:pStyle w:val="2"/>
        <w:spacing w:line="360" w:lineRule="auto"/>
        <w:jc w:val="both"/>
        <w:rPr>
          <w:rFonts w:hint="default" w:ascii="Times New Roman" w:hAnsi="Times New Roman" w:eastAsia="Times New Roman" w:cs="Times New Roman"/>
          <w:i w:val="0"/>
          <w:iCs w:val="0"/>
          <w:color w:val="000000"/>
          <w:sz w:val="28"/>
          <w:szCs w:val="28"/>
        </w:rPr>
      </w:pPr>
      <w:bookmarkStart w:id="203" w:name="_Toc5215"/>
      <w:r>
        <w:rPr>
          <w:rFonts w:hint="default" w:ascii="Times New Roman" w:hAnsi="Times New Roman" w:eastAsia="Times New Roman" w:cs="Times New Roman"/>
          <w:i w:val="0"/>
          <w:iCs w:val="0"/>
          <w:sz w:val="28"/>
          <w:szCs w:val="28"/>
          <w:rtl w:val="0"/>
        </w:rPr>
        <w:t>VIII. Refereences</w:t>
      </w:r>
      <w:bookmarkEnd w:id="203"/>
    </w:p>
    <w:p w14:paraId="0000091B">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Bailly, A., Blanc, C., Francis, É., Guillotin, T., Jamal, F., Wakim, B., &amp; Roy, P.</w:t>
      </w:r>
      <w:ins w:id="0" w:author="Trần Trọng Huỳnh" w:date="2025-05-13T14:52:10Z">
        <w:r>
          <w:rPr>
            <w:rFonts w:hint="default" w:ascii="Times New Roman" w:hAnsi="Times New Roman" w:eastAsia="Times New Roman" w:cs="Times New Roman"/>
            <w:i w:val="0"/>
            <w:iCs w:val="0"/>
            <w:sz w:val="28"/>
            <w:szCs w:val="28"/>
            <w:rtl w:val="0"/>
          </w:rPr>
          <w:t xml:space="preserve"> </w:t>
        </w:r>
      </w:ins>
      <w:r>
        <w:rPr>
          <w:rFonts w:hint="default" w:ascii="Times New Roman" w:hAnsi="Times New Roman" w:eastAsia="Times New Roman" w:cs="Times New Roman"/>
          <w:i w:val="0"/>
          <w:iCs w:val="0"/>
          <w:sz w:val="28"/>
          <w:szCs w:val="28"/>
          <w:rtl w:val="0"/>
        </w:rPr>
        <w:t xml:space="preserve">(2022).Effects of dataset size and interactions on the prediction performance of logistic regression and deep learning models. </w:t>
      </w:r>
      <w:r>
        <w:rPr>
          <w:rFonts w:hint="default" w:ascii="Times New Roman" w:hAnsi="Times New Roman" w:eastAsia="Times New Roman" w:cs="Times New Roman"/>
          <w:i w:val="0"/>
          <w:iCs w:val="0"/>
          <w:sz w:val="28"/>
          <w:szCs w:val="28"/>
          <w:rtl w:val="0"/>
        </w:rPr>
        <w:t>Computer Methods and Programs in Biomedicine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213</w:t>
      </w:r>
      <w:r>
        <w:rPr>
          <w:rFonts w:hint="default" w:ascii="Times New Roman" w:hAnsi="Times New Roman" w:eastAsia="Times New Roman" w:cs="Times New Roman"/>
          <w:i w:val="0"/>
          <w:iCs w:val="0"/>
          <w:sz w:val="28"/>
          <w:szCs w:val="28"/>
          <w:rtl w:val="0"/>
        </w:rPr>
        <w:t xml:space="preserve">,106504. </w:t>
      </w:r>
    </w:p>
    <w:p w14:paraId="0000091C">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Carhart, M. M. (1997). On persistence in mutual fund performance. </w:t>
      </w:r>
      <w:r>
        <w:rPr>
          <w:rFonts w:hint="default" w:ascii="Times New Roman" w:hAnsi="Times New Roman" w:eastAsia="Times New Roman" w:cs="Times New Roman"/>
          <w:i w:val="0"/>
          <w:iCs w:val="0"/>
          <w:sz w:val="28"/>
          <w:szCs w:val="28"/>
          <w:rtl w:val="0"/>
        </w:rPr>
        <w:t>The Journal of finance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52</w:t>
      </w:r>
      <w:r>
        <w:rPr>
          <w:rFonts w:hint="default" w:ascii="Times New Roman" w:hAnsi="Times New Roman" w:eastAsia="Times New Roman" w:cs="Times New Roman"/>
          <w:i w:val="0"/>
          <w:iCs w:val="0"/>
          <w:sz w:val="28"/>
          <w:szCs w:val="28"/>
          <w:rtl w:val="0"/>
        </w:rPr>
        <w:t xml:space="preserve">(1), 57-82. </w:t>
      </w:r>
    </w:p>
    <w:p w14:paraId="0000091D">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Chen, G., Chen, L., Liu, Y., &amp; Qu, Y. (2021). Stock price bubbles, leverage and systemic risk. </w:t>
      </w:r>
      <w:r>
        <w:rPr>
          <w:rFonts w:hint="default" w:ascii="Times New Roman" w:hAnsi="Times New Roman" w:eastAsia="Times New Roman" w:cs="Times New Roman"/>
          <w:i w:val="0"/>
          <w:iCs w:val="0"/>
          <w:sz w:val="28"/>
          <w:szCs w:val="28"/>
          <w:rtl w:val="0"/>
        </w:rPr>
        <w:t>International Review of Economics &amp; Finance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74</w:t>
      </w:r>
      <w:r>
        <w:rPr>
          <w:rFonts w:hint="default" w:ascii="Times New Roman" w:hAnsi="Times New Roman" w:eastAsia="Times New Roman" w:cs="Times New Roman"/>
          <w:i w:val="0"/>
          <w:iCs w:val="0"/>
          <w:sz w:val="28"/>
          <w:szCs w:val="28"/>
          <w:rtl w:val="0"/>
        </w:rPr>
        <w:t xml:space="preserve">, 405-417. </w:t>
      </w:r>
    </w:p>
    <w:p w14:paraId="0000091E">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Douagi, F. W. B. M., Chaouachi, O., &amp; Sow, M. (2021). The portfolio management: investigation of the Fama-French five-and six-factor asset pricing models. </w:t>
      </w:r>
      <w:r>
        <w:rPr>
          <w:rFonts w:hint="default" w:ascii="Times New Roman" w:hAnsi="Times New Roman" w:eastAsia="Times New Roman" w:cs="Times New Roman"/>
          <w:i w:val="0"/>
          <w:iCs w:val="0"/>
          <w:sz w:val="28"/>
          <w:szCs w:val="28"/>
          <w:rtl w:val="0"/>
        </w:rPr>
        <w:t>Polish Journal of Management Studies</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23</w:t>
      </w:r>
      <w:r>
        <w:rPr>
          <w:rFonts w:hint="default" w:ascii="Times New Roman" w:hAnsi="Times New Roman" w:eastAsia="Times New Roman" w:cs="Times New Roman"/>
          <w:i w:val="0"/>
          <w:iCs w:val="0"/>
          <w:sz w:val="28"/>
          <w:szCs w:val="28"/>
          <w:rtl w:val="0"/>
        </w:rPr>
        <w:t xml:space="preserve">(1), 106-118. </w:t>
      </w:r>
    </w:p>
    <w:p w14:paraId="0000091F">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Fama, E. F., &amp; French, K. R. (1993). Common risk factors in the returns on stocks and bonds. </w:t>
      </w:r>
      <w:r>
        <w:rPr>
          <w:rFonts w:hint="default" w:ascii="Times New Roman" w:hAnsi="Times New Roman" w:eastAsia="Times New Roman" w:cs="Times New Roman"/>
          <w:i w:val="0"/>
          <w:iCs w:val="0"/>
          <w:sz w:val="28"/>
          <w:szCs w:val="28"/>
          <w:rtl w:val="0"/>
        </w:rPr>
        <w:t>Journal of Financial Economics</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33</w:t>
      </w:r>
      <w:r>
        <w:rPr>
          <w:rFonts w:hint="default" w:ascii="Times New Roman" w:hAnsi="Times New Roman" w:eastAsia="Times New Roman" w:cs="Times New Roman"/>
          <w:i w:val="0"/>
          <w:iCs w:val="0"/>
          <w:sz w:val="28"/>
          <w:szCs w:val="28"/>
          <w:rtl w:val="0"/>
        </w:rPr>
        <w:t xml:space="preserve">(1), 3-56. </w:t>
      </w:r>
    </w:p>
    <w:p w14:paraId="00000920">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Fama, E. F., &amp; French, K. R. (2015). A five-factor asset pricing model. </w:t>
      </w:r>
      <w:r>
        <w:rPr>
          <w:rFonts w:hint="default" w:ascii="Times New Roman" w:hAnsi="Times New Roman" w:eastAsia="Times New Roman" w:cs="Times New Roman"/>
          <w:i w:val="0"/>
          <w:iCs w:val="0"/>
          <w:sz w:val="28"/>
          <w:szCs w:val="28"/>
          <w:rtl w:val="0"/>
        </w:rPr>
        <w:t>Journal of Financial Economics</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116</w:t>
      </w:r>
      <w:r>
        <w:rPr>
          <w:rFonts w:hint="default" w:ascii="Times New Roman" w:hAnsi="Times New Roman" w:eastAsia="Times New Roman" w:cs="Times New Roman"/>
          <w:i w:val="0"/>
          <w:iCs w:val="0"/>
          <w:sz w:val="28"/>
          <w:szCs w:val="28"/>
          <w:rtl w:val="0"/>
        </w:rPr>
        <w:t xml:space="preserve">(1), 1-22. </w:t>
      </w:r>
    </w:p>
    <w:p w14:paraId="00000921">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Jensen, T. I., Kelly, B., &amp; Pedersen, L. H. (2023). Is there a replication crisis in finance? </w:t>
      </w:r>
      <w:r>
        <w:rPr>
          <w:rFonts w:hint="default" w:ascii="Times New Roman" w:hAnsi="Times New Roman" w:eastAsia="Times New Roman" w:cs="Times New Roman"/>
          <w:i w:val="0"/>
          <w:iCs w:val="0"/>
          <w:sz w:val="28"/>
          <w:szCs w:val="28"/>
          <w:rtl w:val="0"/>
        </w:rPr>
        <w:t>The Journal of finance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78</w:t>
      </w:r>
      <w:r>
        <w:rPr>
          <w:rFonts w:hint="default" w:ascii="Times New Roman" w:hAnsi="Times New Roman" w:eastAsia="Times New Roman" w:cs="Times New Roman"/>
          <w:i w:val="0"/>
          <w:iCs w:val="0"/>
          <w:sz w:val="28"/>
          <w:szCs w:val="28"/>
          <w:rtl w:val="0"/>
        </w:rPr>
        <w:t xml:space="preserve">(5), 2465-2518. </w:t>
      </w:r>
    </w:p>
    <w:p w14:paraId="00000922">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Khoa, B. T., &amp; Huynh, T. T. (2021). Is it possible to earn abnormal return in an inefficient market? An approach based on machine learning in stock trading. </w:t>
      </w:r>
      <w:r>
        <w:rPr>
          <w:rFonts w:hint="default" w:ascii="Times New Roman" w:hAnsi="Times New Roman" w:eastAsia="Times New Roman" w:cs="Times New Roman"/>
          <w:i w:val="0"/>
          <w:iCs w:val="0"/>
          <w:sz w:val="28"/>
          <w:szCs w:val="28"/>
          <w:rtl w:val="0"/>
        </w:rPr>
        <w:t>Computational Intelligence and Neuroscience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2021</w:t>
      </w:r>
      <w:r>
        <w:rPr>
          <w:rFonts w:hint="default" w:ascii="Times New Roman" w:hAnsi="Times New Roman" w:eastAsia="Times New Roman" w:cs="Times New Roman"/>
          <w:i w:val="0"/>
          <w:iCs w:val="0"/>
          <w:sz w:val="28"/>
          <w:szCs w:val="28"/>
          <w:rtl w:val="0"/>
        </w:rPr>
        <w:t xml:space="preserve">. </w:t>
      </w:r>
    </w:p>
    <w:p w14:paraId="00000923">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Nassiri, K., &amp; Akhloufi, M. (2023). Transformer models used for text-based question answering systems. </w:t>
      </w:r>
      <w:r>
        <w:rPr>
          <w:rFonts w:hint="default" w:ascii="Times New Roman" w:hAnsi="Times New Roman" w:eastAsia="Times New Roman" w:cs="Times New Roman"/>
          <w:i w:val="0"/>
          <w:iCs w:val="0"/>
          <w:sz w:val="28"/>
          <w:szCs w:val="28"/>
          <w:rtl w:val="0"/>
        </w:rPr>
        <w:t>Applied Intelligence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53</w:t>
      </w:r>
      <w:r>
        <w:rPr>
          <w:rFonts w:hint="default" w:ascii="Times New Roman" w:hAnsi="Times New Roman" w:eastAsia="Times New Roman" w:cs="Times New Roman"/>
          <w:i w:val="0"/>
          <w:iCs w:val="0"/>
          <w:sz w:val="28"/>
          <w:szCs w:val="28"/>
          <w:rtl w:val="0"/>
        </w:rPr>
        <w:t xml:space="preserve">(9), 10602-10635. </w:t>
      </w:r>
    </w:p>
    <w:p w14:paraId="00000924">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Sharpe, W. F. (1964). Capital asset prices: A theory of market equilibrium under conditions of risk. </w:t>
      </w:r>
      <w:r>
        <w:rPr>
          <w:rFonts w:hint="default" w:ascii="Times New Roman" w:hAnsi="Times New Roman" w:eastAsia="Times New Roman" w:cs="Times New Roman"/>
          <w:i w:val="0"/>
          <w:iCs w:val="0"/>
          <w:sz w:val="28"/>
          <w:szCs w:val="28"/>
          <w:rtl w:val="0"/>
        </w:rPr>
        <w:t>The Journal of finance</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19</w:t>
      </w:r>
      <w:r>
        <w:rPr>
          <w:rFonts w:hint="default" w:ascii="Times New Roman" w:hAnsi="Times New Roman" w:eastAsia="Times New Roman" w:cs="Times New Roman"/>
          <w:i w:val="0"/>
          <w:iCs w:val="0"/>
          <w:sz w:val="28"/>
          <w:szCs w:val="28"/>
          <w:rtl w:val="0"/>
        </w:rPr>
        <w:t xml:space="preserve">(3), 425-442. </w:t>
      </w:r>
    </w:p>
    <w:p w14:paraId="00000925">
      <w:pPr>
        <w:spacing w:after="0"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Valero-Carreras, D., Alcaraz, J., &amp; Landete, M. (2023). Comparing two SVM models through different metrics based on the confusion matrix. </w:t>
      </w:r>
      <w:r>
        <w:rPr>
          <w:rFonts w:hint="default" w:ascii="Times New Roman" w:hAnsi="Times New Roman" w:eastAsia="Times New Roman" w:cs="Times New Roman"/>
          <w:i w:val="0"/>
          <w:iCs w:val="0"/>
          <w:sz w:val="28"/>
          <w:szCs w:val="28"/>
          <w:rtl w:val="0"/>
        </w:rPr>
        <w:t>Computers &amp; Operations Research</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152</w:t>
      </w:r>
      <w:r>
        <w:rPr>
          <w:rFonts w:hint="default" w:ascii="Times New Roman" w:hAnsi="Times New Roman" w:eastAsia="Times New Roman" w:cs="Times New Roman"/>
          <w:i w:val="0"/>
          <w:iCs w:val="0"/>
          <w:sz w:val="28"/>
          <w:szCs w:val="28"/>
          <w:rtl w:val="0"/>
        </w:rPr>
        <w:t xml:space="preserve">, 106131. </w:t>
      </w:r>
    </w:p>
    <w:p w14:paraId="00000926">
      <w:pPr>
        <w:spacing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Wen, X., &amp; Li, W. (2023). Time series prediction based on LSTM-attention-LSTM model. </w:t>
      </w:r>
      <w:r>
        <w:rPr>
          <w:rFonts w:hint="default" w:ascii="Times New Roman" w:hAnsi="Times New Roman" w:eastAsia="Times New Roman" w:cs="Times New Roman"/>
          <w:i w:val="0"/>
          <w:iCs w:val="0"/>
          <w:sz w:val="28"/>
          <w:szCs w:val="28"/>
          <w:rtl w:val="0"/>
        </w:rPr>
        <w:t>IEEE access</w:t>
      </w:r>
      <w:r>
        <w:rPr>
          <w:rFonts w:hint="default" w:ascii="Times New Roman" w:hAnsi="Times New Roman" w:eastAsia="Times New Roman" w:cs="Times New Roman"/>
          <w:i w:val="0"/>
          <w:iCs w:val="0"/>
          <w:sz w:val="28"/>
          <w:szCs w:val="28"/>
          <w:rtl w:val="0"/>
        </w:rPr>
        <w:t>,</w:t>
      </w:r>
      <w:r>
        <w:rPr>
          <w:rFonts w:hint="default" w:ascii="Times New Roman" w:hAnsi="Times New Roman" w:eastAsia="Times New Roman" w:cs="Times New Roman"/>
          <w:i w:val="0"/>
          <w:iCs w:val="0"/>
          <w:sz w:val="28"/>
          <w:szCs w:val="28"/>
          <w:rtl w:val="0"/>
        </w:rPr>
        <w:t xml:space="preserve"> 11</w:t>
      </w:r>
      <w:r>
        <w:rPr>
          <w:rFonts w:hint="default" w:ascii="Times New Roman" w:hAnsi="Times New Roman" w:eastAsia="Times New Roman" w:cs="Times New Roman"/>
          <w:i w:val="0"/>
          <w:iCs w:val="0"/>
          <w:sz w:val="28"/>
          <w:szCs w:val="28"/>
          <w:rtl w:val="0"/>
        </w:rPr>
        <w:t xml:space="preserve">, 48322-48331. </w:t>
      </w:r>
    </w:p>
    <w:p w14:paraId="00000927">
      <w:pPr>
        <w:spacing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Sharpe, W. F. (1964). Capital asset prices: A theory of market equilibrium under conditions of risk. </w:t>
      </w:r>
      <w:r>
        <w:rPr>
          <w:rFonts w:hint="default" w:ascii="Times New Roman" w:hAnsi="Times New Roman" w:eastAsia="Times New Roman" w:cs="Times New Roman"/>
          <w:i w:val="0"/>
          <w:iCs w:val="0"/>
          <w:sz w:val="28"/>
          <w:szCs w:val="28"/>
          <w:rtl w:val="0"/>
        </w:rPr>
        <w:t>The Journal of Finance</w:t>
      </w:r>
      <w:r>
        <w:rPr>
          <w:rFonts w:hint="default" w:ascii="Times New Roman" w:hAnsi="Times New Roman" w:eastAsia="Times New Roman" w:cs="Times New Roman"/>
          <w:i w:val="0"/>
          <w:iCs w:val="0"/>
          <w:sz w:val="28"/>
          <w:szCs w:val="28"/>
          <w:rtl w:val="0"/>
        </w:rPr>
        <w:t xml:space="preserve">, 19(3), 425-442. </w:t>
      </w:r>
    </w:p>
    <w:p w14:paraId="00000928">
      <w:pPr>
        <w:spacing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"William F. Sharpe – Facts". NobelPrize.org. Nobel Prize Outreach AB 2024. Retrieved May 17, 2025 from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"http://www.nobelprize.org/prizes/economic-sciences/1990/sharpe/facts/"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1155CC"/>
          <w:sz w:val="28"/>
          <w:szCs w:val="28"/>
          <w:u w:val="single"/>
          <w:rtl w:val="0"/>
        </w:rPr>
        <w:t xml:space="preserve">www.nobelprize.org/prizes/economic-sciences/1990/sharpe/facts/ </w:t>
      </w:r>
      <w:r>
        <w:rPr>
          <w:rFonts w:hint="default" w:ascii="Times New Roman" w:hAnsi="Times New Roman" w:eastAsia="Times New Roman" w:cs="Times New Roman"/>
          <w:i w:val="0"/>
          <w:iCs w:val="0"/>
          <w:color w:val="1155CC"/>
          <w:sz w:val="28"/>
          <w:szCs w:val="28"/>
          <w:u w:val="single"/>
          <w:rtl w:val="0"/>
        </w:rPr>
        <w:fldChar w:fldCharType="end"/>
      </w:r>
    </w:p>
    <w:p w14:paraId="00000929">
      <w:pPr>
        <w:spacing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Fama, E. F., &amp; French, K. R. (1993). Common risk factors in the returns on stocks and bonds. </w:t>
      </w:r>
      <w:r>
        <w:rPr>
          <w:rFonts w:hint="default" w:ascii="Times New Roman" w:hAnsi="Times New Roman" w:eastAsia="Times New Roman" w:cs="Times New Roman"/>
          <w:i w:val="0"/>
          <w:iCs w:val="0"/>
          <w:sz w:val="28"/>
          <w:szCs w:val="28"/>
          <w:rtl w:val="0"/>
        </w:rPr>
        <w:t>Journal of Financial Economics</w:t>
      </w:r>
      <w:r>
        <w:rPr>
          <w:rFonts w:hint="default" w:ascii="Times New Roman" w:hAnsi="Times New Roman" w:eastAsia="Times New Roman" w:cs="Times New Roman"/>
          <w:i w:val="0"/>
          <w:iCs w:val="0"/>
          <w:sz w:val="28"/>
          <w:szCs w:val="28"/>
          <w:rtl w:val="0"/>
        </w:rPr>
        <w:t>, 33(1), 3-56.</w:t>
      </w:r>
    </w:p>
    <w:p w14:paraId="0000092A">
      <w:pPr>
        <w:spacing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"Eugene F. Fama – Facts". NobelPrize.org. Nobel Prize Outreach AB 2024. Retrieved May 17, 2025 from</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"https://www.nobelprize.org/prizes/economic-sciences/2013/fama/facts/"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sz w:val="28"/>
          <w:szCs w:val="28"/>
          <w:rtl w:val="0"/>
        </w:rPr>
        <w:t xml:space="preserve"> </w:t>
      </w:r>
      <w:r>
        <w:rPr>
          <w:rFonts w:hint="default" w:ascii="Times New Roman" w:hAnsi="Times New Roman" w:eastAsia="Times New Roman" w:cs="Times New Roman"/>
          <w:i w:val="0"/>
          <w:iCs w:val="0"/>
          <w:sz w:val="28"/>
          <w:szCs w:val="28"/>
          <w:rtl w:val="0"/>
        </w:rPr>
        <w:fldChar w:fldCharType="end"/>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"https://www.nobelprize.org/prizes/economic-sciences/2013/fama/facts/" \h </w:instrText>
      </w:r>
      <w:r>
        <w:rPr>
          <w:rFonts w:hint="default" w:ascii="Times New Roman" w:hAnsi="Times New Roman" w:cs="Times New Roman"/>
          <w:i w:val="0"/>
          <w:iCs w:val="0"/>
          <w:sz w:val="28"/>
          <w:szCs w:val="28"/>
        </w:rPr>
        <w:fldChar w:fldCharType="separate"/>
      </w:r>
      <w:r>
        <w:rPr>
          <w:rFonts w:hint="default" w:ascii="Times New Roman" w:hAnsi="Times New Roman" w:eastAsia="Times New Roman" w:cs="Times New Roman"/>
          <w:i w:val="0"/>
          <w:iCs w:val="0"/>
          <w:color w:val="1155CC"/>
          <w:sz w:val="28"/>
          <w:szCs w:val="28"/>
          <w:u w:val="single"/>
          <w:rtl w:val="0"/>
        </w:rPr>
        <w:t>https://www.nobelprize.org/prizes/economic-sciences/2013/fama/facts/</w:t>
      </w:r>
      <w:r>
        <w:rPr>
          <w:rFonts w:hint="default" w:ascii="Times New Roman" w:hAnsi="Times New Roman" w:eastAsia="Times New Roman" w:cs="Times New Roman"/>
          <w:i w:val="0"/>
          <w:iCs w:val="0"/>
          <w:color w:val="1155CC"/>
          <w:sz w:val="28"/>
          <w:szCs w:val="28"/>
          <w:u w:val="single"/>
          <w:rtl w:val="0"/>
        </w:rPr>
        <w:fldChar w:fldCharType="end"/>
      </w:r>
      <w:r>
        <w:rPr>
          <w:rFonts w:hint="default" w:ascii="Times New Roman" w:hAnsi="Times New Roman" w:eastAsia="Times New Roman" w:cs="Times New Roman"/>
          <w:i w:val="0"/>
          <w:iCs w:val="0"/>
          <w:sz w:val="28"/>
          <w:szCs w:val="28"/>
          <w:rtl w:val="0"/>
        </w:rPr>
        <w:t xml:space="preserve"> </w:t>
      </w:r>
    </w:p>
    <w:p w14:paraId="0000092B">
      <w:pPr>
        <w:spacing w:line="360" w:lineRule="auto"/>
        <w:ind w:left="720"/>
        <w:jc w:val="both"/>
        <w:rPr>
          <w:rFonts w:hint="default" w:ascii="Times New Roman" w:hAnsi="Times New Roman" w:eastAsia="Times New Roman" w:cs="Times New Roman"/>
          <w:i w:val="0"/>
          <w:iCs w:val="0"/>
          <w:sz w:val="28"/>
          <w:szCs w:val="28"/>
        </w:rPr>
      </w:pPr>
      <w:r>
        <w:rPr>
          <w:rFonts w:hint="default" w:ascii="Times New Roman" w:hAnsi="Times New Roman" w:eastAsia="Times New Roman" w:cs="Times New Roman"/>
          <w:i w:val="0"/>
          <w:iCs w:val="0"/>
          <w:sz w:val="28"/>
          <w:szCs w:val="28"/>
          <w:rtl w:val="0"/>
        </w:rPr>
        <w:t xml:space="preserve">Fama, E. F., &amp; French, K. R. (2015). A five-factor asset pricing model. </w:t>
      </w:r>
      <w:r>
        <w:rPr>
          <w:rFonts w:hint="default" w:ascii="Times New Roman" w:hAnsi="Times New Roman" w:eastAsia="Times New Roman" w:cs="Times New Roman"/>
          <w:i w:val="0"/>
          <w:iCs w:val="0"/>
          <w:sz w:val="28"/>
          <w:szCs w:val="28"/>
          <w:rtl w:val="0"/>
        </w:rPr>
        <w:t>Journal of Financial Economics</w:t>
      </w:r>
      <w:r>
        <w:rPr>
          <w:rFonts w:hint="default" w:ascii="Times New Roman" w:hAnsi="Times New Roman" w:eastAsia="Times New Roman" w:cs="Times New Roman"/>
          <w:i w:val="0"/>
          <w:iCs w:val="0"/>
          <w:sz w:val="28"/>
          <w:szCs w:val="28"/>
          <w:rtl w:val="0"/>
        </w:rPr>
        <w:t>, 116(1), 1-22.</w:t>
      </w:r>
    </w:p>
    <w:p w14:paraId="0000092C">
      <w:pPr>
        <w:spacing w:line="360" w:lineRule="auto"/>
        <w:jc w:val="both"/>
        <w:rPr>
          <w:rFonts w:hint="default" w:ascii="Times New Roman" w:hAnsi="Times New Roman" w:eastAsia="Times New Roman" w:cs="Times New Roman"/>
          <w:i w:val="0"/>
          <w:iCs w:val="0"/>
          <w:sz w:val="28"/>
          <w:szCs w:val="28"/>
        </w:rPr>
      </w:pPr>
    </w:p>
    <w:p w14:paraId="0000092D">
      <w:pPr>
        <w:rPr>
          <w:rFonts w:hint="default" w:ascii="Times New Roman" w:hAnsi="Times New Roman" w:eastAsia="Times New Roman" w:cs="Times New Roman"/>
          <w:i w:val="0"/>
          <w:iCs w:val="0"/>
          <w:sz w:val="28"/>
          <w:szCs w:val="28"/>
        </w:rPr>
      </w:pPr>
    </w:p>
    <w:p w14:paraId="0000092E">
      <w:pPr>
        <w:rPr>
          <w:rFonts w:hint="default" w:ascii="Times New Roman" w:hAnsi="Times New Roman" w:eastAsia="Cambria" w:cs="Times New Roman"/>
          <w:i w:val="0"/>
          <w:iCs w:val="0"/>
          <w:sz w:val="28"/>
          <w:szCs w:val="28"/>
        </w:rPr>
      </w:pPr>
    </w:p>
    <w:sectPr>
      <w:pgSz w:w="11906" w:h="16838"/>
      <w:pgMar w:top="1440" w:right="1416"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rdo">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Gungsuh">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2EBB7"/>
    <w:multiLevelType w:val="multilevel"/>
    <w:tmpl w:val="88C2EB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8CEC4EC"/>
    <w:multiLevelType w:val="multilevel"/>
    <w:tmpl w:val="88CEC4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E454ADB"/>
    <w:multiLevelType w:val="multilevel"/>
    <w:tmpl w:val="8E454AD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A02D922E"/>
    <w:multiLevelType w:val="multilevel"/>
    <w:tmpl w:val="A02D922E"/>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3DE622D"/>
    <w:multiLevelType w:val="multilevel"/>
    <w:tmpl w:val="A3DE62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C7F79BD"/>
    <w:multiLevelType w:val="multilevel"/>
    <w:tmpl w:val="AC7F7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0F0B331"/>
    <w:multiLevelType w:val="multilevel"/>
    <w:tmpl w:val="B0F0B3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1D2006C"/>
    <w:multiLevelType w:val="singleLevel"/>
    <w:tmpl w:val="B1D200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1E176B4"/>
    <w:multiLevelType w:val="multilevel"/>
    <w:tmpl w:val="B1E176B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9">
    <w:nsid w:val="B261B1F5"/>
    <w:multiLevelType w:val="singleLevel"/>
    <w:tmpl w:val="B261B1F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B6F34B7D"/>
    <w:multiLevelType w:val="multilevel"/>
    <w:tmpl w:val="B6F34B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BA477478"/>
    <w:multiLevelType w:val="singleLevel"/>
    <w:tmpl w:val="BA47747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C266D6D7"/>
    <w:multiLevelType w:val="multilevel"/>
    <w:tmpl w:val="C266D6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C2DD146D"/>
    <w:multiLevelType w:val="singleLevel"/>
    <w:tmpl w:val="C2DD146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C872C9CA"/>
    <w:multiLevelType w:val="multilevel"/>
    <w:tmpl w:val="C872C9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
    <w:nsid w:val="D59928A1"/>
    <w:multiLevelType w:val="multilevel"/>
    <w:tmpl w:val="D59928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DED1702F"/>
    <w:multiLevelType w:val="singleLevel"/>
    <w:tmpl w:val="DED1702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E158C394"/>
    <w:multiLevelType w:val="multilevel"/>
    <w:tmpl w:val="E158C3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E8873B87"/>
    <w:multiLevelType w:val="multilevel"/>
    <w:tmpl w:val="E8873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EB35BFAA"/>
    <w:multiLevelType w:val="multilevel"/>
    <w:tmpl w:val="EB35BF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ECA81D75"/>
    <w:multiLevelType w:val="multilevel"/>
    <w:tmpl w:val="ECA81D7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ECDAACCA"/>
    <w:multiLevelType w:val="multilevel"/>
    <w:tmpl w:val="ECDAAC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F4A8AB60"/>
    <w:multiLevelType w:val="multilevel"/>
    <w:tmpl w:val="F4A8AB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F646059E"/>
    <w:multiLevelType w:val="multilevel"/>
    <w:tmpl w:val="F6460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FA3C7A13"/>
    <w:multiLevelType w:val="multilevel"/>
    <w:tmpl w:val="FA3C7A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FE3407A3"/>
    <w:multiLevelType w:val="multilevel"/>
    <w:tmpl w:val="FE3407A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FF421C73"/>
    <w:multiLevelType w:val="multilevel"/>
    <w:tmpl w:val="FF421C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013F7B19"/>
    <w:multiLevelType w:val="multilevel"/>
    <w:tmpl w:val="013F7B1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8">
    <w:nsid w:val="0563BE58"/>
    <w:multiLevelType w:val="multilevel"/>
    <w:tmpl w:val="0563BE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05825202"/>
    <w:multiLevelType w:val="multilevel"/>
    <w:tmpl w:val="0582520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
    <w:nsid w:val="05FD0B3D"/>
    <w:multiLevelType w:val="multilevel"/>
    <w:tmpl w:val="05FD0B3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
    <w:nsid w:val="0663FA07"/>
    <w:multiLevelType w:val="multilevel"/>
    <w:tmpl w:val="0663FA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07A06D71"/>
    <w:multiLevelType w:val="multilevel"/>
    <w:tmpl w:val="07A06D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0C606090"/>
    <w:multiLevelType w:val="multilevel"/>
    <w:tmpl w:val="0C60609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4">
    <w:nsid w:val="0CC0F3F4"/>
    <w:multiLevelType w:val="multilevel"/>
    <w:tmpl w:val="0CC0F3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1190CBDA"/>
    <w:multiLevelType w:val="multilevel"/>
    <w:tmpl w:val="1190CB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126D8EDF"/>
    <w:multiLevelType w:val="singleLevel"/>
    <w:tmpl w:val="126D8E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14F5253B"/>
    <w:multiLevelType w:val="multilevel"/>
    <w:tmpl w:val="14F5253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8">
    <w:nsid w:val="15DA6DC8"/>
    <w:multiLevelType w:val="multilevel"/>
    <w:tmpl w:val="15DA6D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1E817910"/>
    <w:multiLevelType w:val="multilevel"/>
    <w:tmpl w:val="1E81791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0">
    <w:nsid w:val="1E8B65E1"/>
    <w:multiLevelType w:val="multilevel"/>
    <w:tmpl w:val="1E8B65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1F6210AF"/>
    <w:multiLevelType w:val="multilevel"/>
    <w:tmpl w:val="1F6210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0D4B1C4"/>
    <w:multiLevelType w:val="multilevel"/>
    <w:tmpl w:val="20D4B1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28676A3"/>
    <w:multiLevelType w:val="multilevel"/>
    <w:tmpl w:val="228676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DFE2204"/>
    <w:multiLevelType w:val="multilevel"/>
    <w:tmpl w:val="2DFE22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320268CB"/>
    <w:multiLevelType w:val="multilevel"/>
    <w:tmpl w:val="320268C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6">
    <w:nsid w:val="39460362"/>
    <w:multiLevelType w:val="multilevel"/>
    <w:tmpl w:val="3946036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7">
    <w:nsid w:val="3AF290C2"/>
    <w:multiLevelType w:val="multilevel"/>
    <w:tmpl w:val="3AF290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3D99BF7F"/>
    <w:multiLevelType w:val="multilevel"/>
    <w:tmpl w:val="3D99BF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4109897A"/>
    <w:multiLevelType w:val="multilevel"/>
    <w:tmpl w:val="410989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45AB790B"/>
    <w:multiLevelType w:val="multilevel"/>
    <w:tmpl w:val="45AB790B"/>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51">
    <w:nsid w:val="46991812"/>
    <w:multiLevelType w:val="multilevel"/>
    <w:tmpl w:val="46991812"/>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52">
    <w:nsid w:val="48C9426E"/>
    <w:multiLevelType w:val="multilevel"/>
    <w:tmpl w:val="48C942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4DCED2FD"/>
    <w:multiLevelType w:val="multilevel"/>
    <w:tmpl w:val="4DCED2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4F370E35"/>
    <w:multiLevelType w:val="singleLevel"/>
    <w:tmpl w:val="4F370E3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5">
    <w:nsid w:val="5375BA7B"/>
    <w:multiLevelType w:val="multilevel"/>
    <w:tmpl w:val="5375BA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54D5BBB8"/>
    <w:multiLevelType w:val="multilevel"/>
    <w:tmpl w:val="54D5B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560FE0D0"/>
    <w:multiLevelType w:val="multilevel"/>
    <w:tmpl w:val="560FE0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5645AB0B"/>
    <w:multiLevelType w:val="multilevel"/>
    <w:tmpl w:val="5645A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575CF97E"/>
    <w:multiLevelType w:val="multilevel"/>
    <w:tmpl w:val="575CF97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5D734C7A"/>
    <w:multiLevelType w:val="multilevel"/>
    <w:tmpl w:val="5D734C7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1">
    <w:nsid w:val="6141E908"/>
    <w:multiLevelType w:val="multilevel"/>
    <w:tmpl w:val="6141E9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627EE0DF"/>
    <w:multiLevelType w:val="multilevel"/>
    <w:tmpl w:val="627EE0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65DD217B"/>
    <w:multiLevelType w:val="multilevel"/>
    <w:tmpl w:val="65DD217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4">
    <w:nsid w:val="67ED3559"/>
    <w:multiLevelType w:val="multilevel"/>
    <w:tmpl w:val="67ED355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5">
    <w:nsid w:val="71F7E62E"/>
    <w:multiLevelType w:val="multilevel"/>
    <w:tmpl w:val="71F7E62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728D7613"/>
    <w:multiLevelType w:val="singleLevel"/>
    <w:tmpl w:val="728D761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7">
    <w:nsid w:val="73BA7D3C"/>
    <w:multiLevelType w:val="multilevel"/>
    <w:tmpl w:val="73BA7D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7A9C7486"/>
    <w:multiLevelType w:val="multilevel"/>
    <w:tmpl w:val="7A9C7486"/>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69">
    <w:nsid w:val="7DDB75CD"/>
    <w:multiLevelType w:val="multilevel"/>
    <w:tmpl w:val="7DDB75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5"/>
  </w:num>
  <w:num w:numId="2">
    <w:abstractNumId w:val="34"/>
  </w:num>
  <w:num w:numId="3">
    <w:abstractNumId w:val="47"/>
  </w:num>
  <w:num w:numId="4">
    <w:abstractNumId w:val="55"/>
  </w:num>
  <w:num w:numId="5">
    <w:abstractNumId w:val="25"/>
  </w:num>
  <w:num w:numId="6">
    <w:abstractNumId w:val="31"/>
  </w:num>
  <w:num w:numId="7">
    <w:abstractNumId w:val="29"/>
  </w:num>
  <w:num w:numId="8">
    <w:abstractNumId w:val="49"/>
  </w:num>
  <w:num w:numId="9">
    <w:abstractNumId w:val="12"/>
  </w:num>
  <w:num w:numId="10">
    <w:abstractNumId w:val="22"/>
  </w:num>
  <w:num w:numId="11">
    <w:abstractNumId w:val="19"/>
  </w:num>
  <w:num w:numId="12">
    <w:abstractNumId w:val="59"/>
  </w:num>
  <w:num w:numId="13">
    <w:abstractNumId w:val="56"/>
  </w:num>
  <w:num w:numId="14">
    <w:abstractNumId w:val="3"/>
  </w:num>
  <w:num w:numId="15">
    <w:abstractNumId w:val="28"/>
  </w:num>
  <w:num w:numId="16">
    <w:abstractNumId w:val="69"/>
  </w:num>
  <w:num w:numId="17">
    <w:abstractNumId w:val="44"/>
  </w:num>
  <w:num w:numId="18">
    <w:abstractNumId w:val="43"/>
  </w:num>
  <w:num w:numId="19">
    <w:abstractNumId w:val="52"/>
  </w:num>
  <w:num w:numId="20">
    <w:abstractNumId w:val="10"/>
  </w:num>
  <w:num w:numId="21">
    <w:abstractNumId w:val="62"/>
  </w:num>
  <w:num w:numId="22">
    <w:abstractNumId w:val="5"/>
  </w:num>
  <w:num w:numId="23">
    <w:abstractNumId w:val="48"/>
  </w:num>
  <w:num w:numId="24">
    <w:abstractNumId w:val="15"/>
  </w:num>
  <w:num w:numId="25">
    <w:abstractNumId w:val="41"/>
  </w:num>
  <w:num w:numId="26">
    <w:abstractNumId w:val="1"/>
  </w:num>
  <w:num w:numId="27">
    <w:abstractNumId w:val="57"/>
  </w:num>
  <w:num w:numId="28">
    <w:abstractNumId w:val="6"/>
  </w:num>
  <w:num w:numId="29">
    <w:abstractNumId w:val="23"/>
  </w:num>
  <w:num w:numId="30">
    <w:abstractNumId w:val="40"/>
  </w:num>
  <w:num w:numId="31">
    <w:abstractNumId w:val="13"/>
  </w:num>
  <w:num w:numId="32">
    <w:abstractNumId w:val="14"/>
  </w:num>
  <w:num w:numId="33">
    <w:abstractNumId w:val="20"/>
  </w:num>
  <w:num w:numId="34">
    <w:abstractNumId w:val="21"/>
  </w:num>
  <w:num w:numId="35">
    <w:abstractNumId w:val="18"/>
  </w:num>
  <w:num w:numId="36">
    <w:abstractNumId w:val="65"/>
  </w:num>
  <w:num w:numId="37">
    <w:abstractNumId w:val="53"/>
  </w:num>
  <w:num w:numId="38">
    <w:abstractNumId w:val="60"/>
  </w:num>
  <w:num w:numId="39">
    <w:abstractNumId w:val="46"/>
  </w:num>
  <w:num w:numId="40">
    <w:abstractNumId w:val="17"/>
  </w:num>
  <w:num w:numId="41">
    <w:abstractNumId w:val="8"/>
  </w:num>
  <w:num w:numId="42">
    <w:abstractNumId w:val="16"/>
  </w:num>
  <w:num w:numId="43">
    <w:abstractNumId w:val="11"/>
  </w:num>
  <w:num w:numId="44">
    <w:abstractNumId w:val="51"/>
  </w:num>
  <w:num w:numId="45">
    <w:abstractNumId w:val="50"/>
  </w:num>
  <w:num w:numId="46">
    <w:abstractNumId w:val="68"/>
  </w:num>
  <w:num w:numId="47">
    <w:abstractNumId w:val="27"/>
  </w:num>
  <w:num w:numId="48">
    <w:abstractNumId w:val="37"/>
  </w:num>
  <w:num w:numId="49">
    <w:abstractNumId w:val="64"/>
  </w:num>
  <w:num w:numId="50">
    <w:abstractNumId w:val="33"/>
  </w:num>
  <w:num w:numId="51">
    <w:abstractNumId w:val="39"/>
  </w:num>
  <w:num w:numId="52">
    <w:abstractNumId w:val="42"/>
  </w:num>
  <w:num w:numId="53">
    <w:abstractNumId w:val="26"/>
  </w:num>
  <w:num w:numId="54">
    <w:abstractNumId w:val="66"/>
  </w:num>
  <w:num w:numId="55">
    <w:abstractNumId w:val="36"/>
  </w:num>
  <w:num w:numId="56">
    <w:abstractNumId w:val="7"/>
  </w:num>
  <w:num w:numId="57">
    <w:abstractNumId w:val="54"/>
  </w:num>
  <w:num w:numId="58">
    <w:abstractNumId w:val="9"/>
  </w:num>
  <w:num w:numId="59">
    <w:abstractNumId w:val="0"/>
  </w:num>
  <w:num w:numId="60">
    <w:abstractNumId w:val="4"/>
  </w:num>
  <w:num w:numId="61">
    <w:abstractNumId w:val="24"/>
  </w:num>
  <w:num w:numId="62">
    <w:abstractNumId w:val="63"/>
  </w:num>
  <w:num w:numId="63">
    <w:abstractNumId w:val="30"/>
  </w:num>
  <w:num w:numId="64">
    <w:abstractNumId w:val="2"/>
  </w:num>
  <w:num w:numId="65">
    <w:abstractNumId w:val="35"/>
  </w:num>
  <w:num w:numId="66">
    <w:abstractNumId w:val="67"/>
  </w:num>
  <w:num w:numId="67">
    <w:abstractNumId w:val="38"/>
  </w:num>
  <w:num w:numId="68">
    <w:abstractNumId w:val="32"/>
  </w:num>
  <w:num w:numId="69">
    <w:abstractNumId w:val="58"/>
  </w:num>
  <w:num w:numId="70">
    <w:abstractNumId w:val="6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ần Trọng Huỳnh">
    <w15:presenceInfo w15:providerId="None" w15:userId="Trần Trọng Huỳ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531F6A"/>
    <w:rsid w:val="12AC7F65"/>
    <w:rsid w:val="19AD30DA"/>
    <w:rsid w:val="21CF39D2"/>
    <w:rsid w:val="21FC5F50"/>
    <w:rsid w:val="29AA5686"/>
    <w:rsid w:val="2ADE3A4C"/>
    <w:rsid w:val="44481E40"/>
    <w:rsid w:val="51A04CCA"/>
    <w:rsid w:val="65E21C31"/>
    <w:rsid w:val="752B5E74"/>
    <w:rsid w:val="78B929D0"/>
    <w:rsid w:val="7CF011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4"/>
      <w:szCs w:val="24"/>
      <w:lang w:val="vi"/>
    </w:rPr>
  </w:style>
  <w:style w:type="paragraph" w:styleId="2">
    <w:name w:val="heading 1"/>
    <w:basedOn w:val="1"/>
    <w:next w:val="1"/>
    <w:link w:val="52"/>
    <w:qFormat/>
    <w:uiPriority w:val="0"/>
    <w:pPr>
      <w:keepNext/>
      <w:keepLines/>
      <w:spacing w:before="240" w:after="0"/>
    </w:pPr>
    <w:rPr>
      <w:rFonts w:ascii="Calibri" w:hAnsi="Calibri" w:eastAsia="Calibri" w:cs="Calibri"/>
      <w:b/>
      <w:color w:val="C00000"/>
      <w:sz w:val="32"/>
      <w:szCs w:val="32"/>
    </w:rPr>
  </w:style>
  <w:style w:type="paragraph" w:styleId="3">
    <w:name w:val="heading 2"/>
    <w:basedOn w:val="1"/>
    <w:next w:val="1"/>
    <w:qFormat/>
    <w:uiPriority w:val="0"/>
    <w:pPr>
      <w:keepNext/>
      <w:keepLines/>
      <w:spacing w:before="40" w:after="0"/>
    </w:pPr>
    <w:rPr>
      <w:b/>
      <w:sz w:val="26"/>
      <w:szCs w:val="26"/>
    </w:rPr>
  </w:style>
  <w:style w:type="paragraph" w:styleId="4">
    <w:name w:val="heading 3"/>
    <w:basedOn w:val="1"/>
    <w:next w:val="1"/>
    <w:qFormat/>
    <w:uiPriority w:val="0"/>
    <w:pPr>
      <w:keepNext/>
      <w:keepLines/>
      <w:spacing w:before="40" w:after="0"/>
    </w:pPr>
    <w:rPr>
      <w:rFonts w:ascii="Calibri" w:hAnsi="Calibri" w:eastAsia="Calibri" w:cs="Calibri"/>
      <w:b/>
      <w:sz w:val="24"/>
      <w:szCs w:val="24"/>
    </w:rPr>
  </w:style>
  <w:style w:type="paragraph" w:styleId="5">
    <w:name w:val="heading 4"/>
    <w:basedOn w:val="1"/>
    <w:next w:val="1"/>
    <w:qFormat/>
    <w:uiPriority w:val="0"/>
    <w:pPr>
      <w:keepNext/>
      <w:keepLines/>
      <w:spacing w:before="40" w:after="0"/>
    </w:pPr>
    <w:rPr>
      <w:rFonts w:ascii="Calibri" w:hAnsi="Calibri" w:eastAsia="Calibri" w:cs="Calibri"/>
      <w:b/>
      <w:i/>
    </w:rPr>
  </w:style>
  <w:style w:type="paragraph" w:styleId="6">
    <w:name w:val="heading 5"/>
    <w:basedOn w:val="1"/>
    <w:next w:val="1"/>
    <w:qFormat/>
    <w:uiPriority w:val="0"/>
    <w:pPr>
      <w:keepNext/>
      <w:keepLines/>
      <w:spacing w:before="40" w:after="0"/>
    </w:pPr>
    <w:rPr>
      <w:rFonts w:ascii="Calibri" w:hAnsi="Calibri" w:eastAsia="Calibri" w:cs="Calibri"/>
      <w:color w:val="2E75B5"/>
    </w:rPr>
  </w:style>
  <w:style w:type="paragraph" w:styleId="7">
    <w:name w:val="heading 6"/>
    <w:basedOn w:val="1"/>
    <w:next w:val="1"/>
    <w:qFormat/>
    <w:uiPriority w:val="0"/>
    <w:pPr>
      <w:keepNext/>
      <w:keepLines/>
      <w:pageBreakBefore w:val="0"/>
      <w:spacing w:before="200" w:after="40"/>
    </w:pPr>
    <w:rPr>
      <w:b/>
      <w:sz w:val="20"/>
      <w:szCs w:val="20"/>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11">
    <w:name w:val="Normal (Web)"/>
    <w:basedOn w:val="1"/>
    <w:qFormat/>
    <w:uiPriority w:val="0"/>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pageBreakBefore w:val="0"/>
      <w:spacing w:before="480" w:after="120"/>
    </w:pPr>
    <w:rPr>
      <w:b/>
      <w:sz w:val="72"/>
      <w:szCs w:val="72"/>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 w:type="paragraph" w:styleId="17">
    <w:name w:val="toc 4"/>
    <w:basedOn w:val="1"/>
    <w:next w:val="1"/>
    <w:uiPriority w:val="0"/>
    <w:pPr>
      <w:ind w:left="1260" w:leftChars="600"/>
    </w:pPr>
  </w:style>
  <w:style w:type="paragraph" w:styleId="18">
    <w:name w:val="toc 5"/>
    <w:basedOn w:val="1"/>
    <w:next w:val="1"/>
    <w:uiPriority w:val="0"/>
    <w:pPr>
      <w:ind w:left="1680" w:leftChars="800"/>
    </w:pPr>
  </w:style>
  <w:style w:type="paragraph" w:styleId="19">
    <w:name w:val="toc 6"/>
    <w:basedOn w:val="1"/>
    <w:next w:val="1"/>
    <w:uiPriority w:val="0"/>
    <w:pPr>
      <w:ind w:left="2100" w:leftChars="1000"/>
    </w:pPr>
  </w:style>
  <w:style w:type="paragraph" w:styleId="20">
    <w:name w:val="toc 7"/>
    <w:basedOn w:val="1"/>
    <w:next w:val="1"/>
    <w:uiPriority w:val="0"/>
    <w:pPr>
      <w:ind w:left="2520" w:leftChars="1200"/>
    </w:pPr>
  </w:style>
  <w:style w:type="table" w:customStyle="1" w:styleId="21">
    <w:name w:val="Table Normal1"/>
    <w:qFormat/>
    <w:uiPriority w:val="0"/>
  </w:style>
  <w:style w:type="table" w:customStyle="1" w:styleId="22">
    <w:name w:val="_Style 10"/>
    <w:basedOn w:val="21"/>
    <w:qFormat/>
    <w:uiPriority w:val="0"/>
    <w:tblPr>
      <w:tblCellMar>
        <w:top w:w="0" w:type="dxa"/>
        <w:left w:w="115" w:type="dxa"/>
        <w:bottom w:w="0" w:type="dxa"/>
        <w:right w:w="115" w:type="dxa"/>
      </w:tblCellMar>
    </w:tblPr>
  </w:style>
  <w:style w:type="table" w:customStyle="1" w:styleId="23">
    <w:name w:val="_Style 11"/>
    <w:basedOn w:val="21"/>
    <w:qFormat/>
    <w:uiPriority w:val="0"/>
    <w:tblPr>
      <w:tblCellMar>
        <w:top w:w="0" w:type="dxa"/>
        <w:left w:w="115" w:type="dxa"/>
        <w:bottom w:w="0" w:type="dxa"/>
        <w:right w:w="115" w:type="dxa"/>
      </w:tblCellMar>
    </w:tblPr>
  </w:style>
  <w:style w:type="table" w:customStyle="1" w:styleId="24">
    <w:name w:val="_Style 12"/>
    <w:basedOn w:val="21"/>
    <w:qFormat/>
    <w:uiPriority w:val="0"/>
    <w:tblPr>
      <w:tblCellMar>
        <w:top w:w="0" w:type="dxa"/>
        <w:left w:w="115" w:type="dxa"/>
        <w:bottom w:w="0" w:type="dxa"/>
        <w:right w:w="115" w:type="dxa"/>
      </w:tblCellMar>
    </w:tblPr>
  </w:style>
  <w:style w:type="table" w:customStyle="1" w:styleId="25">
    <w:name w:val="_Style 13"/>
    <w:basedOn w:val="21"/>
    <w:qFormat/>
    <w:uiPriority w:val="0"/>
    <w:rPr>
      <w:sz w:val="24"/>
      <w:szCs w:val="24"/>
    </w:rPr>
    <w:tblPr>
      <w:tblCellMar>
        <w:top w:w="0" w:type="dxa"/>
        <w:left w:w="115" w:type="dxa"/>
        <w:bottom w:w="0" w:type="dxa"/>
        <w:right w:w="115" w:type="dxa"/>
      </w:tblCellMar>
    </w:tblPr>
    <w:tcPr>
      <w:vAlign w:val="center"/>
    </w:tcPr>
    <w:tblStylePr w:type="firstRow">
      <w:rPr>
        <w:rFonts w:ascii="Times New Roman" w:hAnsi="Times New Roman" w:eastAsia="Times New Roman" w:cs="Times New Roman"/>
        <w:b w:val="0"/>
        <w:i w:val="0"/>
        <w:sz w:val="24"/>
        <w:szCs w:val="24"/>
        <w:u w:val="none"/>
      </w:rPr>
      <w:tcPr>
        <w:shd w:val="clear" w:color="auto" w:fill="BDD7EE"/>
      </w:tcPr>
    </w:tblStylePr>
  </w:style>
  <w:style w:type="table" w:customStyle="1" w:styleId="26">
    <w:name w:val="_Style 14"/>
    <w:basedOn w:val="21"/>
    <w:qFormat/>
    <w:uiPriority w:val="0"/>
    <w:tblPr>
      <w:tblCellMar>
        <w:top w:w="100" w:type="dxa"/>
        <w:left w:w="100" w:type="dxa"/>
        <w:bottom w:w="100" w:type="dxa"/>
        <w:right w:w="100" w:type="dxa"/>
      </w:tblCellMar>
    </w:tblPr>
  </w:style>
  <w:style w:type="table" w:customStyle="1" w:styleId="27">
    <w:name w:val="_Style 15"/>
    <w:basedOn w:val="21"/>
    <w:qFormat/>
    <w:uiPriority w:val="0"/>
    <w:tblPr>
      <w:tblCellMar>
        <w:top w:w="100" w:type="dxa"/>
        <w:left w:w="100" w:type="dxa"/>
        <w:bottom w:w="100" w:type="dxa"/>
        <w:right w:w="100" w:type="dxa"/>
      </w:tblCellMar>
    </w:tblPr>
  </w:style>
  <w:style w:type="table" w:customStyle="1" w:styleId="28">
    <w:name w:val="_Style 16"/>
    <w:basedOn w:val="21"/>
    <w:qFormat/>
    <w:uiPriority w:val="0"/>
    <w:tblPr>
      <w:tblCellMar>
        <w:top w:w="100" w:type="dxa"/>
        <w:left w:w="100" w:type="dxa"/>
        <w:bottom w:w="100" w:type="dxa"/>
        <w:right w:w="100" w:type="dxa"/>
      </w:tblCellMar>
    </w:tblPr>
  </w:style>
  <w:style w:type="table" w:customStyle="1" w:styleId="29">
    <w:name w:val="_Style 17"/>
    <w:basedOn w:val="21"/>
    <w:qFormat/>
    <w:uiPriority w:val="0"/>
    <w:tblPr>
      <w:tblCellMar>
        <w:top w:w="100" w:type="dxa"/>
        <w:left w:w="100" w:type="dxa"/>
        <w:bottom w:w="100" w:type="dxa"/>
        <w:right w:w="100" w:type="dxa"/>
      </w:tblCellMar>
    </w:tblPr>
  </w:style>
  <w:style w:type="table" w:customStyle="1" w:styleId="30">
    <w:name w:val="_Style 18"/>
    <w:basedOn w:val="21"/>
    <w:qFormat/>
    <w:uiPriority w:val="0"/>
    <w:tblPr>
      <w:tblCellMar>
        <w:top w:w="100" w:type="dxa"/>
        <w:left w:w="100" w:type="dxa"/>
        <w:bottom w:w="100" w:type="dxa"/>
        <w:right w:w="100" w:type="dxa"/>
      </w:tblCellMar>
    </w:tblPr>
  </w:style>
  <w:style w:type="table" w:customStyle="1" w:styleId="31">
    <w:name w:val="_Style 19"/>
    <w:basedOn w:val="21"/>
    <w:qFormat/>
    <w:uiPriority w:val="0"/>
    <w:tblPr>
      <w:tblCellMar>
        <w:top w:w="0" w:type="dxa"/>
        <w:left w:w="0" w:type="dxa"/>
        <w:bottom w:w="0" w:type="dxa"/>
        <w:right w:w="0" w:type="dxa"/>
      </w:tblCellMar>
    </w:tblPr>
  </w:style>
  <w:style w:type="table" w:customStyle="1" w:styleId="32">
    <w:name w:val="_Style 20"/>
    <w:basedOn w:val="21"/>
    <w:qFormat/>
    <w:uiPriority w:val="0"/>
    <w:tblPr>
      <w:tblCellMar>
        <w:top w:w="100" w:type="dxa"/>
        <w:left w:w="100" w:type="dxa"/>
        <w:bottom w:w="100" w:type="dxa"/>
        <w:right w:w="100" w:type="dxa"/>
      </w:tblCellMar>
    </w:tblPr>
  </w:style>
  <w:style w:type="table" w:customStyle="1" w:styleId="33">
    <w:name w:val="_Style 21"/>
    <w:basedOn w:val="21"/>
    <w:qFormat/>
    <w:uiPriority w:val="0"/>
    <w:tblPr>
      <w:tblCellMar>
        <w:top w:w="100" w:type="dxa"/>
        <w:left w:w="100" w:type="dxa"/>
        <w:bottom w:w="100" w:type="dxa"/>
        <w:right w:w="100" w:type="dxa"/>
      </w:tblCellMar>
    </w:tblPr>
  </w:style>
  <w:style w:type="table" w:customStyle="1" w:styleId="34">
    <w:name w:val="_Style 22"/>
    <w:basedOn w:val="21"/>
    <w:qFormat/>
    <w:uiPriority w:val="0"/>
    <w:tblPr>
      <w:tblCellMar>
        <w:top w:w="100" w:type="dxa"/>
        <w:left w:w="100" w:type="dxa"/>
        <w:bottom w:w="100" w:type="dxa"/>
        <w:right w:w="100" w:type="dxa"/>
      </w:tblCellMar>
    </w:tblPr>
  </w:style>
  <w:style w:type="table" w:customStyle="1" w:styleId="35">
    <w:name w:val="_Style 23"/>
    <w:basedOn w:val="21"/>
    <w:qFormat/>
    <w:uiPriority w:val="0"/>
    <w:tblPr>
      <w:tblCellMar>
        <w:top w:w="100" w:type="dxa"/>
        <w:left w:w="100" w:type="dxa"/>
        <w:bottom w:w="100" w:type="dxa"/>
        <w:right w:w="100" w:type="dxa"/>
      </w:tblCellMar>
    </w:tblPr>
  </w:style>
  <w:style w:type="table" w:customStyle="1" w:styleId="36">
    <w:name w:val="_Style 24"/>
    <w:basedOn w:val="21"/>
    <w:qFormat/>
    <w:uiPriority w:val="0"/>
    <w:tblPr>
      <w:tblCellMar>
        <w:top w:w="100" w:type="dxa"/>
        <w:left w:w="100" w:type="dxa"/>
        <w:bottom w:w="100" w:type="dxa"/>
        <w:right w:w="100" w:type="dxa"/>
      </w:tblCellMar>
    </w:tblPr>
  </w:style>
  <w:style w:type="table" w:customStyle="1" w:styleId="37">
    <w:name w:val="_Style 25"/>
    <w:basedOn w:val="21"/>
    <w:qFormat/>
    <w:uiPriority w:val="0"/>
    <w:tblPr>
      <w:tblCellMar>
        <w:top w:w="100" w:type="dxa"/>
        <w:left w:w="100" w:type="dxa"/>
        <w:bottom w:w="100" w:type="dxa"/>
        <w:right w:w="100" w:type="dxa"/>
      </w:tblCellMar>
    </w:tblPr>
  </w:style>
  <w:style w:type="table" w:customStyle="1" w:styleId="38">
    <w:name w:val="_Style 26"/>
    <w:basedOn w:val="21"/>
    <w:qFormat/>
    <w:uiPriority w:val="0"/>
    <w:tblPr>
      <w:tblCellMar>
        <w:top w:w="100" w:type="dxa"/>
        <w:left w:w="100" w:type="dxa"/>
        <w:bottom w:w="100" w:type="dxa"/>
        <w:right w:w="100" w:type="dxa"/>
      </w:tblCellMar>
    </w:tblPr>
  </w:style>
  <w:style w:type="table" w:customStyle="1" w:styleId="39">
    <w:name w:val="_Style 27"/>
    <w:basedOn w:val="21"/>
    <w:qFormat/>
    <w:uiPriority w:val="0"/>
    <w:tblPr>
      <w:tblCellMar>
        <w:top w:w="100" w:type="dxa"/>
        <w:left w:w="100" w:type="dxa"/>
        <w:bottom w:w="100" w:type="dxa"/>
        <w:right w:w="100" w:type="dxa"/>
      </w:tblCellMar>
    </w:tblPr>
  </w:style>
  <w:style w:type="table" w:customStyle="1" w:styleId="40">
    <w:name w:val="_Style 28"/>
    <w:basedOn w:val="21"/>
    <w:qFormat/>
    <w:uiPriority w:val="0"/>
    <w:pPr>
      <w:widowControl w:val="0"/>
      <w:jc w:val="both"/>
    </w:pPr>
    <w:tblPr>
      <w:tblCellMar>
        <w:top w:w="0" w:type="dxa"/>
        <w:left w:w="108" w:type="dxa"/>
        <w:bottom w:w="0" w:type="dxa"/>
        <w:right w:w="108" w:type="dxa"/>
      </w:tblCellMar>
    </w:tblPr>
  </w:style>
  <w:style w:type="table" w:customStyle="1" w:styleId="41">
    <w:name w:val="_Style 29"/>
    <w:basedOn w:val="21"/>
    <w:qFormat/>
    <w:uiPriority w:val="0"/>
    <w:pPr>
      <w:widowControl w:val="0"/>
      <w:jc w:val="both"/>
    </w:pPr>
    <w:tblPr>
      <w:tblCellMar>
        <w:top w:w="0" w:type="dxa"/>
        <w:left w:w="108" w:type="dxa"/>
        <w:bottom w:w="0" w:type="dxa"/>
        <w:right w:w="108" w:type="dxa"/>
      </w:tblCellMar>
    </w:tblPr>
  </w:style>
  <w:style w:type="table" w:customStyle="1" w:styleId="42">
    <w:name w:val="_Style 30"/>
    <w:basedOn w:val="21"/>
    <w:qFormat/>
    <w:uiPriority w:val="0"/>
    <w:tblPr>
      <w:tblCellMar>
        <w:top w:w="100" w:type="dxa"/>
        <w:left w:w="100" w:type="dxa"/>
        <w:bottom w:w="100" w:type="dxa"/>
        <w:right w:w="100" w:type="dxa"/>
      </w:tblCellMar>
    </w:tblPr>
  </w:style>
  <w:style w:type="table" w:customStyle="1" w:styleId="43">
    <w:name w:val="_Style 31"/>
    <w:basedOn w:val="21"/>
    <w:qFormat/>
    <w:uiPriority w:val="0"/>
    <w:tblPr>
      <w:tblCellMar>
        <w:top w:w="100" w:type="dxa"/>
        <w:left w:w="100" w:type="dxa"/>
        <w:bottom w:w="100" w:type="dxa"/>
        <w:right w:w="100" w:type="dxa"/>
      </w:tblCellMar>
    </w:tblPr>
  </w:style>
  <w:style w:type="table" w:customStyle="1" w:styleId="44">
    <w:name w:val="_Style 32"/>
    <w:basedOn w:val="21"/>
    <w:qFormat/>
    <w:uiPriority w:val="0"/>
    <w:tblPr>
      <w:tblCellMar>
        <w:top w:w="100" w:type="dxa"/>
        <w:left w:w="100" w:type="dxa"/>
        <w:bottom w:w="100" w:type="dxa"/>
        <w:right w:w="100" w:type="dxa"/>
      </w:tblCellMar>
    </w:tblPr>
    <w:tcPr>
      <w:shd w:val="clear" w:color="auto" w:fill="F0F4F9"/>
    </w:tcPr>
  </w:style>
  <w:style w:type="table" w:customStyle="1" w:styleId="45">
    <w:name w:val="_Style 33"/>
    <w:basedOn w:val="21"/>
    <w:qFormat/>
    <w:uiPriority w:val="0"/>
    <w:tblPr>
      <w:tblCellMar>
        <w:top w:w="100" w:type="dxa"/>
        <w:left w:w="100" w:type="dxa"/>
        <w:bottom w:w="100" w:type="dxa"/>
        <w:right w:w="100" w:type="dxa"/>
      </w:tblCellMar>
    </w:tblPr>
    <w:tcPr>
      <w:shd w:val="clear" w:color="auto" w:fill="F0F4F9"/>
    </w:tcPr>
  </w:style>
  <w:style w:type="table" w:customStyle="1" w:styleId="46">
    <w:name w:val="_Style 34"/>
    <w:basedOn w:val="21"/>
    <w:qFormat/>
    <w:uiPriority w:val="0"/>
    <w:tblPr>
      <w:tblCellMar>
        <w:top w:w="100" w:type="dxa"/>
        <w:left w:w="100" w:type="dxa"/>
        <w:bottom w:w="100" w:type="dxa"/>
        <w:right w:w="100" w:type="dxa"/>
      </w:tblCellMar>
    </w:tblPr>
    <w:tcPr>
      <w:shd w:val="clear" w:color="auto" w:fill="F0F4F9"/>
    </w:tcPr>
  </w:style>
  <w:style w:type="table" w:customStyle="1" w:styleId="47">
    <w:name w:val="_Style 35"/>
    <w:basedOn w:val="21"/>
    <w:qFormat/>
    <w:uiPriority w:val="0"/>
    <w:tblPr>
      <w:tblCellMar>
        <w:top w:w="100" w:type="dxa"/>
        <w:left w:w="100" w:type="dxa"/>
        <w:bottom w:w="100" w:type="dxa"/>
        <w:right w:w="100" w:type="dxa"/>
      </w:tblCellMar>
    </w:tblPr>
    <w:tcPr>
      <w:shd w:val="clear" w:color="auto" w:fill="F0F4F9"/>
    </w:tcPr>
  </w:style>
  <w:style w:type="table" w:customStyle="1" w:styleId="48">
    <w:name w:val="_Style 36"/>
    <w:basedOn w:val="21"/>
    <w:qFormat/>
    <w:uiPriority w:val="0"/>
    <w:tblPr>
      <w:tblCellMar>
        <w:top w:w="100" w:type="dxa"/>
        <w:left w:w="100" w:type="dxa"/>
        <w:bottom w:w="100" w:type="dxa"/>
        <w:right w:w="100" w:type="dxa"/>
      </w:tblCellMar>
    </w:tblPr>
    <w:tcPr>
      <w:shd w:val="clear" w:color="auto" w:fill="F0F4F9"/>
    </w:tcPr>
  </w:style>
  <w:style w:type="table" w:customStyle="1" w:styleId="49">
    <w:name w:val="_Style 37"/>
    <w:basedOn w:val="21"/>
    <w:qFormat/>
    <w:uiPriority w:val="0"/>
    <w:tblPr>
      <w:tblCellMar>
        <w:top w:w="100" w:type="dxa"/>
        <w:left w:w="100" w:type="dxa"/>
        <w:bottom w:w="100" w:type="dxa"/>
        <w:right w:w="100" w:type="dxa"/>
      </w:tblCellMar>
    </w:tblPr>
    <w:tcPr>
      <w:shd w:val="clear" w:color="auto" w:fill="F0F4F9"/>
    </w:tcPr>
  </w:style>
  <w:style w:type="table" w:customStyle="1" w:styleId="50">
    <w:name w:val="_Style 38"/>
    <w:basedOn w:val="21"/>
    <w:qFormat/>
    <w:uiPriority w:val="0"/>
    <w:tblPr>
      <w:tblCellMar>
        <w:top w:w="100" w:type="dxa"/>
        <w:left w:w="100" w:type="dxa"/>
        <w:bottom w:w="100" w:type="dxa"/>
        <w:right w:w="100" w:type="dxa"/>
      </w:tblCellMar>
    </w:tblPr>
  </w:style>
  <w:style w:type="table" w:customStyle="1" w:styleId="51">
    <w:name w:val="_Style 39"/>
    <w:basedOn w:val="21"/>
    <w:qFormat/>
    <w:uiPriority w:val="0"/>
    <w:tblPr>
      <w:tblCellMar>
        <w:top w:w="100" w:type="dxa"/>
        <w:left w:w="100" w:type="dxa"/>
        <w:bottom w:w="100" w:type="dxa"/>
        <w:right w:w="100" w:type="dxa"/>
      </w:tblCellMar>
    </w:tblPr>
  </w:style>
  <w:style w:type="character" w:customStyle="1" w:styleId="52">
    <w:name w:val="Heading 1 Char"/>
    <w:link w:val="2"/>
    <w:qFormat/>
    <w:uiPriority w:val="0"/>
    <w:rPr>
      <w:rFonts w:ascii="Calibri" w:hAnsi="Calibri" w:eastAsia="Calibri" w:cs="Calibri"/>
      <w:b/>
      <w:color w:val="C00000"/>
      <w:sz w:val="32"/>
      <w:szCs w:val="32"/>
    </w:rPr>
  </w:style>
  <w:style w:type="paragraph" w:styleId="53">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94.svg"/><Relationship Id="rId98" Type="http://schemas.openxmlformats.org/officeDocument/2006/relationships/image" Target="media/image93.png"/><Relationship Id="rId97" Type="http://schemas.openxmlformats.org/officeDocument/2006/relationships/image" Target="media/image92.svg"/><Relationship Id="rId96" Type="http://schemas.openxmlformats.org/officeDocument/2006/relationships/image" Target="media/image91.png"/><Relationship Id="rId95" Type="http://schemas.openxmlformats.org/officeDocument/2006/relationships/image" Target="media/image90.svg"/><Relationship Id="rId94" Type="http://schemas.openxmlformats.org/officeDocument/2006/relationships/image" Target="media/image89.png"/><Relationship Id="rId93" Type="http://schemas.openxmlformats.org/officeDocument/2006/relationships/image" Target="media/image88.svg"/><Relationship Id="rId92" Type="http://schemas.openxmlformats.org/officeDocument/2006/relationships/image" Target="media/image87.png"/><Relationship Id="rId91" Type="http://schemas.openxmlformats.org/officeDocument/2006/relationships/image" Target="media/image86.sv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svg"/><Relationship Id="rId88" Type="http://schemas.openxmlformats.org/officeDocument/2006/relationships/image" Target="media/image83.png"/><Relationship Id="rId87" Type="http://schemas.openxmlformats.org/officeDocument/2006/relationships/image" Target="media/image82.svg"/><Relationship Id="rId86" Type="http://schemas.openxmlformats.org/officeDocument/2006/relationships/image" Target="media/image81.png"/><Relationship Id="rId85" Type="http://schemas.openxmlformats.org/officeDocument/2006/relationships/image" Target="media/image80.svg"/><Relationship Id="rId84" Type="http://schemas.openxmlformats.org/officeDocument/2006/relationships/image" Target="media/image79.png"/><Relationship Id="rId83" Type="http://schemas.openxmlformats.org/officeDocument/2006/relationships/image" Target="media/image78.svg"/><Relationship Id="rId82" Type="http://schemas.openxmlformats.org/officeDocument/2006/relationships/image" Target="media/image77.png"/><Relationship Id="rId81" Type="http://schemas.openxmlformats.org/officeDocument/2006/relationships/image" Target="media/image76.sv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svg"/><Relationship Id="rId78" Type="http://schemas.openxmlformats.org/officeDocument/2006/relationships/image" Target="media/image73.png"/><Relationship Id="rId77" Type="http://schemas.openxmlformats.org/officeDocument/2006/relationships/image" Target="media/image72.svg"/><Relationship Id="rId76" Type="http://schemas.openxmlformats.org/officeDocument/2006/relationships/image" Target="media/image71.png"/><Relationship Id="rId75" Type="http://schemas.openxmlformats.org/officeDocument/2006/relationships/image" Target="media/image70.svg"/><Relationship Id="rId74" Type="http://schemas.openxmlformats.org/officeDocument/2006/relationships/image" Target="media/image69.png"/><Relationship Id="rId73" Type="http://schemas.openxmlformats.org/officeDocument/2006/relationships/image" Target="media/image68.svg"/><Relationship Id="rId72" Type="http://schemas.openxmlformats.org/officeDocument/2006/relationships/image" Target="media/image67.png"/><Relationship Id="rId71" Type="http://schemas.openxmlformats.org/officeDocument/2006/relationships/image" Target="media/image66.sv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svg"/><Relationship Id="rId68" Type="http://schemas.openxmlformats.org/officeDocument/2006/relationships/image" Target="media/image63.png"/><Relationship Id="rId67" Type="http://schemas.openxmlformats.org/officeDocument/2006/relationships/image" Target="media/image62.svg"/><Relationship Id="rId66" Type="http://schemas.openxmlformats.org/officeDocument/2006/relationships/image" Target="media/image61.png"/><Relationship Id="rId65" Type="http://schemas.openxmlformats.org/officeDocument/2006/relationships/image" Target="media/image60.svg"/><Relationship Id="rId64" Type="http://schemas.openxmlformats.org/officeDocument/2006/relationships/image" Target="media/image59.png"/><Relationship Id="rId63" Type="http://schemas.openxmlformats.org/officeDocument/2006/relationships/image" Target="media/image58.svg"/><Relationship Id="rId62" Type="http://schemas.openxmlformats.org/officeDocument/2006/relationships/image" Target="media/image57.png"/><Relationship Id="rId61" Type="http://schemas.openxmlformats.org/officeDocument/2006/relationships/image" Target="media/image56.sv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svg"/><Relationship Id="rId58" Type="http://schemas.openxmlformats.org/officeDocument/2006/relationships/image" Target="media/image53.png"/><Relationship Id="rId57" Type="http://schemas.openxmlformats.org/officeDocument/2006/relationships/image" Target="media/image52.sv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svg"/><Relationship Id="rId53" Type="http://schemas.openxmlformats.org/officeDocument/2006/relationships/image" Target="media/image48.png"/><Relationship Id="rId52" Type="http://schemas.openxmlformats.org/officeDocument/2006/relationships/image" Target="media/image47.svg"/><Relationship Id="rId51" Type="http://schemas.openxmlformats.org/officeDocument/2006/relationships/image" Target="media/image46.png"/><Relationship Id="rId50" Type="http://schemas.openxmlformats.org/officeDocument/2006/relationships/image" Target="media/image45.sv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svg"/><Relationship Id="rId47" Type="http://schemas.openxmlformats.org/officeDocument/2006/relationships/image" Target="media/image42.png"/><Relationship Id="rId46" Type="http://schemas.openxmlformats.org/officeDocument/2006/relationships/image" Target="media/image41.sv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svg"/><Relationship Id="rId425" Type="http://schemas.microsoft.com/office/2011/relationships/people" Target="people.xml"/><Relationship Id="rId424" Type="http://schemas.openxmlformats.org/officeDocument/2006/relationships/fontTable" Target="fontTable.xml"/><Relationship Id="rId423" Type="http://schemas.openxmlformats.org/officeDocument/2006/relationships/numbering" Target="numbering.xml"/><Relationship Id="rId422" Type="http://schemas.openxmlformats.org/officeDocument/2006/relationships/customXml" Target="../customXml/item1.xml"/><Relationship Id="rId421" Type="http://schemas.openxmlformats.org/officeDocument/2006/relationships/image" Target="media/image416.png"/><Relationship Id="rId420" Type="http://schemas.openxmlformats.org/officeDocument/2006/relationships/image" Target="media/image415.png"/><Relationship Id="rId42" Type="http://schemas.openxmlformats.org/officeDocument/2006/relationships/image" Target="media/image37.png"/><Relationship Id="rId419" Type="http://schemas.openxmlformats.org/officeDocument/2006/relationships/image" Target="media/image414.png"/><Relationship Id="rId418" Type="http://schemas.openxmlformats.org/officeDocument/2006/relationships/image" Target="media/image413.png"/><Relationship Id="rId417" Type="http://schemas.openxmlformats.org/officeDocument/2006/relationships/image" Target="media/image412.png"/><Relationship Id="rId416" Type="http://schemas.openxmlformats.org/officeDocument/2006/relationships/image" Target="media/image411.svg"/><Relationship Id="rId415" Type="http://schemas.openxmlformats.org/officeDocument/2006/relationships/image" Target="media/image410.png"/><Relationship Id="rId414" Type="http://schemas.openxmlformats.org/officeDocument/2006/relationships/image" Target="media/image409.svg"/><Relationship Id="rId413" Type="http://schemas.openxmlformats.org/officeDocument/2006/relationships/image" Target="media/image408.png"/><Relationship Id="rId412" Type="http://schemas.openxmlformats.org/officeDocument/2006/relationships/image" Target="media/image407.svg"/><Relationship Id="rId411" Type="http://schemas.openxmlformats.org/officeDocument/2006/relationships/image" Target="media/image406.png"/><Relationship Id="rId410" Type="http://schemas.openxmlformats.org/officeDocument/2006/relationships/image" Target="media/image405.svg"/><Relationship Id="rId41" Type="http://schemas.openxmlformats.org/officeDocument/2006/relationships/image" Target="media/image36.png"/><Relationship Id="rId409" Type="http://schemas.openxmlformats.org/officeDocument/2006/relationships/image" Target="media/image404.png"/><Relationship Id="rId408" Type="http://schemas.openxmlformats.org/officeDocument/2006/relationships/image" Target="media/image403.png"/><Relationship Id="rId407" Type="http://schemas.openxmlformats.org/officeDocument/2006/relationships/image" Target="media/image402.png"/><Relationship Id="rId406" Type="http://schemas.openxmlformats.org/officeDocument/2006/relationships/image" Target="media/image401.png"/><Relationship Id="rId405" Type="http://schemas.openxmlformats.org/officeDocument/2006/relationships/image" Target="media/image400.png"/><Relationship Id="rId404" Type="http://schemas.openxmlformats.org/officeDocument/2006/relationships/image" Target="media/image399.png"/><Relationship Id="rId403" Type="http://schemas.openxmlformats.org/officeDocument/2006/relationships/image" Target="media/image398.png"/><Relationship Id="rId402" Type="http://schemas.openxmlformats.org/officeDocument/2006/relationships/image" Target="media/image397.svg"/><Relationship Id="rId401" Type="http://schemas.openxmlformats.org/officeDocument/2006/relationships/image" Target="media/image396.png"/><Relationship Id="rId400" Type="http://schemas.openxmlformats.org/officeDocument/2006/relationships/image" Target="media/image395.svg"/><Relationship Id="rId40" Type="http://schemas.openxmlformats.org/officeDocument/2006/relationships/image" Target="media/image35.png"/><Relationship Id="rId4" Type="http://schemas.openxmlformats.org/officeDocument/2006/relationships/endnotes" Target="endnotes.xml"/><Relationship Id="rId399" Type="http://schemas.openxmlformats.org/officeDocument/2006/relationships/image" Target="media/image394.png"/><Relationship Id="rId398" Type="http://schemas.openxmlformats.org/officeDocument/2006/relationships/image" Target="media/image393.svg"/><Relationship Id="rId397" Type="http://schemas.openxmlformats.org/officeDocument/2006/relationships/image" Target="media/image392.png"/><Relationship Id="rId396" Type="http://schemas.openxmlformats.org/officeDocument/2006/relationships/image" Target="media/image391.svg"/><Relationship Id="rId395" Type="http://schemas.openxmlformats.org/officeDocument/2006/relationships/image" Target="media/image390.png"/><Relationship Id="rId394" Type="http://schemas.openxmlformats.org/officeDocument/2006/relationships/image" Target="media/image389.svg"/><Relationship Id="rId393" Type="http://schemas.openxmlformats.org/officeDocument/2006/relationships/image" Target="media/image388.png"/><Relationship Id="rId392" Type="http://schemas.openxmlformats.org/officeDocument/2006/relationships/image" Target="media/image387.png"/><Relationship Id="rId391" Type="http://schemas.openxmlformats.org/officeDocument/2006/relationships/image" Target="media/image386.png"/><Relationship Id="rId390" Type="http://schemas.openxmlformats.org/officeDocument/2006/relationships/image" Target="media/image385.png"/><Relationship Id="rId39" Type="http://schemas.openxmlformats.org/officeDocument/2006/relationships/image" Target="media/image34.png"/><Relationship Id="rId389" Type="http://schemas.openxmlformats.org/officeDocument/2006/relationships/image" Target="media/image384.png"/><Relationship Id="rId388" Type="http://schemas.openxmlformats.org/officeDocument/2006/relationships/image" Target="media/image383.svg"/><Relationship Id="rId387" Type="http://schemas.openxmlformats.org/officeDocument/2006/relationships/image" Target="media/image382.png"/><Relationship Id="rId386" Type="http://schemas.openxmlformats.org/officeDocument/2006/relationships/image" Target="media/image381.svg"/><Relationship Id="rId385" Type="http://schemas.openxmlformats.org/officeDocument/2006/relationships/image" Target="media/image380.png"/><Relationship Id="rId384" Type="http://schemas.openxmlformats.org/officeDocument/2006/relationships/image" Target="media/image379.svg"/><Relationship Id="rId383" Type="http://schemas.openxmlformats.org/officeDocument/2006/relationships/image" Target="media/image378.png"/><Relationship Id="rId382" Type="http://schemas.openxmlformats.org/officeDocument/2006/relationships/image" Target="media/image377.svg"/><Relationship Id="rId381" Type="http://schemas.openxmlformats.org/officeDocument/2006/relationships/image" Target="media/image376.png"/><Relationship Id="rId380" Type="http://schemas.openxmlformats.org/officeDocument/2006/relationships/image" Target="media/image375.png"/><Relationship Id="rId38" Type="http://schemas.openxmlformats.org/officeDocument/2006/relationships/image" Target="media/image33.png"/><Relationship Id="rId379" Type="http://schemas.openxmlformats.org/officeDocument/2006/relationships/image" Target="media/image374.svg"/><Relationship Id="rId378" Type="http://schemas.openxmlformats.org/officeDocument/2006/relationships/image" Target="media/image373.png"/><Relationship Id="rId377" Type="http://schemas.openxmlformats.org/officeDocument/2006/relationships/image" Target="media/image372.svg"/><Relationship Id="rId376" Type="http://schemas.openxmlformats.org/officeDocument/2006/relationships/image" Target="media/image371.png"/><Relationship Id="rId375" Type="http://schemas.openxmlformats.org/officeDocument/2006/relationships/image" Target="media/image370.svg"/><Relationship Id="rId374" Type="http://schemas.openxmlformats.org/officeDocument/2006/relationships/image" Target="media/image369.png"/><Relationship Id="rId373" Type="http://schemas.openxmlformats.org/officeDocument/2006/relationships/image" Target="media/image368.svg"/><Relationship Id="rId372" Type="http://schemas.openxmlformats.org/officeDocument/2006/relationships/image" Target="media/image367.png"/><Relationship Id="rId371" Type="http://schemas.openxmlformats.org/officeDocument/2006/relationships/image" Target="media/image366.svg"/><Relationship Id="rId370" Type="http://schemas.openxmlformats.org/officeDocument/2006/relationships/image" Target="media/image365.png"/><Relationship Id="rId37" Type="http://schemas.openxmlformats.org/officeDocument/2006/relationships/image" Target="media/image32.png"/><Relationship Id="rId369" Type="http://schemas.openxmlformats.org/officeDocument/2006/relationships/image" Target="media/image364.svg"/><Relationship Id="rId368" Type="http://schemas.openxmlformats.org/officeDocument/2006/relationships/image" Target="media/image363.png"/><Relationship Id="rId367" Type="http://schemas.openxmlformats.org/officeDocument/2006/relationships/image" Target="media/image362.svg"/><Relationship Id="rId366" Type="http://schemas.openxmlformats.org/officeDocument/2006/relationships/image" Target="media/image361.png"/><Relationship Id="rId365" Type="http://schemas.openxmlformats.org/officeDocument/2006/relationships/image" Target="media/image360.svg"/><Relationship Id="rId364" Type="http://schemas.openxmlformats.org/officeDocument/2006/relationships/image" Target="media/image359.png"/><Relationship Id="rId363" Type="http://schemas.openxmlformats.org/officeDocument/2006/relationships/image" Target="media/image358.svg"/><Relationship Id="rId362" Type="http://schemas.openxmlformats.org/officeDocument/2006/relationships/image" Target="media/image357.png"/><Relationship Id="rId361" Type="http://schemas.openxmlformats.org/officeDocument/2006/relationships/image" Target="media/image356.svg"/><Relationship Id="rId360" Type="http://schemas.openxmlformats.org/officeDocument/2006/relationships/image" Target="media/image355.png"/><Relationship Id="rId36" Type="http://schemas.openxmlformats.org/officeDocument/2006/relationships/image" Target="media/image31.png"/><Relationship Id="rId359" Type="http://schemas.openxmlformats.org/officeDocument/2006/relationships/image" Target="media/image354.svg"/><Relationship Id="rId358" Type="http://schemas.openxmlformats.org/officeDocument/2006/relationships/image" Target="media/image353.png"/><Relationship Id="rId357" Type="http://schemas.openxmlformats.org/officeDocument/2006/relationships/image" Target="media/image352.svg"/><Relationship Id="rId356" Type="http://schemas.openxmlformats.org/officeDocument/2006/relationships/image" Target="media/image351.png"/><Relationship Id="rId355" Type="http://schemas.openxmlformats.org/officeDocument/2006/relationships/image" Target="media/image350.png"/><Relationship Id="rId354" Type="http://schemas.openxmlformats.org/officeDocument/2006/relationships/image" Target="media/image349.svg"/><Relationship Id="rId353" Type="http://schemas.openxmlformats.org/officeDocument/2006/relationships/image" Target="media/image348.png"/><Relationship Id="rId352" Type="http://schemas.openxmlformats.org/officeDocument/2006/relationships/image" Target="media/image347.svg"/><Relationship Id="rId351" Type="http://schemas.openxmlformats.org/officeDocument/2006/relationships/image" Target="media/image346.png"/><Relationship Id="rId350" Type="http://schemas.openxmlformats.org/officeDocument/2006/relationships/image" Target="media/image345.svg"/><Relationship Id="rId35" Type="http://schemas.openxmlformats.org/officeDocument/2006/relationships/image" Target="media/image30.png"/><Relationship Id="rId349" Type="http://schemas.openxmlformats.org/officeDocument/2006/relationships/image" Target="media/image344.png"/><Relationship Id="rId348" Type="http://schemas.openxmlformats.org/officeDocument/2006/relationships/image" Target="media/image343.svg"/><Relationship Id="rId347" Type="http://schemas.openxmlformats.org/officeDocument/2006/relationships/image" Target="media/image342.png"/><Relationship Id="rId346" Type="http://schemas.openxmlformats.org/officeDocument/2006/relationships/image" Target="media/image341.svg"/><Relationship Id="rId345" Type="http://schemas.openxmlformats.org/officeDocument/2006/relationships/image" Target="media/image340.png"/><Relationship Id="rId344" Type="http://schemas.openxmlformats.org/officeDocument/2006/relationships/image" Target="media/image339.svg"/><Relationship Id="rId343" Type="http://schemas.openxmlformats.org/officeDocument/2006/relationships/image" Target="media/image338.png"/><Relationship Id="rId342" Type="http://schemas.openxmlformats.org/officeDocument/2006/relationships/image" Target="media/image337.svg"/><Relationship Id="rId341" Type="http://schemas.openxmlformats.org/officeDocument/2006/relationships/image" Target="media/image336.png"/><Relationship Id="rId340" Type="http://schemas.openxmlformats.org/officeDocument/2006/relationships/image" Target="media/image335.svg"/><Relationship Id="rId34" Type="http://schemas.openxmlformats.org/officeDocument/2006/relationships/image" Target="media/image29.png"/><Relationship Id="rId339" Type="http://schemas.openxmlformats.org/officeDocument/2006/relationships/image" Target="media/image334.png"/><Relationship Id="rId338" Type="http://schemas.openxmlformats.org/officeDocument/2006/relationships/image" Target="media/image333.svg"/><Relationship Id="rId337" Type="http://schemas.openxmlformats.org/officeDocument/2006/relationships/image" Target="media/image332.png"/><Relationship Id="rId336" Type="http://schemas.openxmlformats.org/officeDocument/2006/relationships/image" Target="media/image331.png"/><Relationship Id="rId335" Type="http://schemas.openxmlformats.org/officeDocument/2006/relationships/image" Target="media/image330.svg"/><Relationship Id="rId334" Type="http://schemas.openxmlformats.org/officeDocument/2006/relationships/image" Target="media/image329.png"/><Relationship Id="rId333" Type="http://schemas.openxmlformats.org/officeDocument/2006/relationships/image" Target="media/image328.svg"/><Relationship Id="rId332" Type="http://schemas.openxmlformats.org/officeDocument/2006/relationships/image" Target="media/image327.png"/><Relationship Id="rId331" Type="http://schemas.openxmlformats.org/officeDocument/2006/relationships/image" Target="media/image326.svg"/><Relationship Id="rId330" Type="http://schemas.openxmlformats.org/officeDocument/2006/relationships/image" Target="media/image325.png"/><Relationship Id="rId33" Type="http://schemas.openxmlformats.org/officeDocument/2006/relationships/image" Target="media/image28.png"/><Relationship Id="rId329" Type="http://schemas.openxmlformats.org/officeDocument/2006/relationships/image" Target="media/image324.svg"/><Relationship Id="rId328" Type="http://schemas.openxmlformats.org/officeDocument/2006/relationships/image" Target="media/image323.png"/><Relationship Id="rId327" Type="http://schemas.openxmlformats.org/officeDocument/2006/relationships/image" Target="media/image322.svg"/><Relationship Id="rId326" Type="http://schemas.openxmlformats.org/officeDocument/2006/relationships/image" Target="media/image321.png"/><Relationship Id="rId325" Type="http://schemas.openxmlformats.org/officeDocument/2006/relationships/image" Target="media/image320.svg"/><Relationship Id="rId324" Type="http://schemas.openxmlformats.org/officeDocument/2006/relationships/image" Target="media/image319.png"/><Relationship Id="rId323" Type="http://schemas.openxmlformats.org/officeDocument/2006/relationships/image" Target="media/image318.svg"/><Relationship Id="rId322" Type="http://schemas.openxmlformats.org/officeDocument/2006/relationships/image" Target="media/image317.png"/><Relationship Id="rId321" Type="http://schemas.openxmlformats.org/officeDocument/2006/relationships/image" Target="media/image316.svg"/><Relationship Id="rId320" Type="http://schemas.openxmlformats.org/officeDocument/2006/relationships/image" Target="media/image315.png"/><Relationship Id="rId32" Type="http://schemas.openxmlformats.org/officeDocument/2006/relationships/image" Target="media/image27.png"/><Relationship Id="rId319" Type="http://schemas.openxmlformats.org/officeDocument/2006/relationships/image" Target="media/image314.svg"/><Relationship Id="rId318" Type="http://schemas.openxmlformats.org/officeDocument/2006/relationships/image" Target="media/image313.png"/><Relationship Id="rId317" Type="http://schemas.openxmlformats.org/officeDocument/2006/relationships/image" Target="media/image312.svg"/><Relationship Id="rId316" Type="http://schemas.openxmlformats.org/officeDocument/2006/relationships/image" Target="media/image311.png"/><Relationship Id="rId315" Type="http://schemas.openxmlformats.org/officeDocument/2006/relationships/image" Target="media/image310.svg"/><Relationship Id="rId314" Type="http://schemas.openxmlformats.org/officeDocument/2006/relationships/image" Target="media/image309.png"/><Relationship Id="rId313" Type="http://schemas.openxmlformats.org/officeDocument/2006/relationships/image" Target="media/image308.svg"/><Relationship Id="rId312" Type="http://schemas.openxmlformats.org/officeDocument/2006/relationships/image" Target="media/image307.png"/><Relationship Id="rId311" Type="http://schemas.openxmlformats.org/officeDocument/2006/relationships/image" Target="media/image306.svg"/><Relationship Id="rId310" Type="http://schemas.openxmlformats.org/officeDocument/2006/relationships/image" Target="media/image305.png"/><Relationship Id="rId31" Type="http://schemas.openxmlformats.org/officeDocument/2006/relationships/image" Target="media/image26.png"/><Relationship Id="rId309" Type="http://schemas.openxmlformats.org/officeDocument/2006/relationships/image" Target="media/image304.svg"/><Relationship Id="rId308" Type="http://schemas.openxmlformats.org/officeDocument/2006/relationships/image" Target="media/image303.png"/><Relationship Id="rId307" Type="http://schemas.openxmlformats.org/officeDocument/2006/relationships/image" Target="media/image302.svg"/><Relationship Id="rId306" Type="http://schemas.openxmlformats.org/officeDocument/2006/relationships/image" Target="media/image301.png"/><Relationship Id="rId305" Type="http://schemas.openxmlformats.org/officeDocument/2006/relationships/image" Target="media/image300.svg"/><Relationship Id="rId304" Type="http://schemas.openxmlformats.org/officeDocument/2006/relationships/image" Target="media/image299.png"/><Relationship Id="rId303" Type="http://schemas.openxmlformats.org/officeDocument/2006/relationships/image" Target="media/image298.svg"/><Relationship Id="rId302" Type="http://schemas.openxmlformats.org/officeDocument/2006/relationships/image" Target="media/image297.png"/><Relationship Id="rId301" Type="http://schemas.openxmlformats.org/officeDocument/2006/relationships/image" Target="media/image296.svg"/><Relationship Id="rId300" Type="http://schemas.openxmlformats.org/officeDocument/2006/relationships/image" Target="media/image295.png"/><Relationship Id="rId30" Type="http://schemas.openxmlformats.org/officeDocument/2006/relationships/image" Target="media/image25.png"/><Relationship Id="rId3" Type="http://schemas.openxmlformats.org/officeDocument/2006/relationships/footnotes" Target="footnotes.xml"/><Relationship Id="rId299" Type="http://schemas.openxmlformats.org/officeDocument/2006/relationships/image" Target="media/image294.svg"/><Relationship Id="rId298" Type="http://schemas.openxmlformats.org/officeDocument/2006/relationships/image" Target="media/image293.png"/><Relationship Id="rId297" Type="http://schemas.openxmlformats.org/officeDocument/2006/relationships/image" Target="media/image292.svg"/><Relationship Id="rId296" Type="http://schemas.openxmlformats.org/officeDocument/2006/relationships/image" Target="media/image291.png"/><Relationship Id="rId295" Type="http://schemas.openxmlformats.org/officeDocument/2006/relationships/image" Target="media/image290.svg"/><Relationship Id="rId294" Type="http://schemas.openxmlformats.org/officeDocument/2006/relationships/image" Target="media/image289.png"/><Relationship Id="rId293" Type="http://schemas.openxmlformats.org/officeDocument/2006/relationships/image" Target="media/image288.svg"/><Relationship Id="rId292" Type="http://schemas.openxmlformats.org/officeDocument/2006/relationships/image" Target="media/image287.png"/><Relationship Id="rId291" Type="http://schemas.openxmlformats.org/officeDocument/2006/relationships/image" Target="media/image286.png"/><Relationship Id="rId290" Type="http://schemas.openxmlformats.org/officeDocument/2006/relationships/image" Target="media/image285.svg"/><Relationship Id="rId29" Type="http://schemas.openxmlformats.org/officeDocument/2006/relationships/image" Target="media/image24.png"/><Relationship Id="rId289" Type="http://schemas.openxmlformats.org/officeDocument/2006/relationships/image" Target="media/image284.png"/><Relationship Id="rId288" Type="http://schemas.openxmlformats.org/officeDocument/2006/relationships/image" Target="media/image283.svg"/><Relationship Id="rId287" Type="http://schemas.openxmlformats.org/officeDocument/2006/relationships/image" Target="media/image282.png"/><Relationship Id="rId286" Type="http://schemas.openxmlformats.org/officeDocument/2006/relationships/image" Target="media/image281.svg"/><Relationship Id="rId285" Type="http://schemas.openxmlformats.org/officeDocument/2006/relationships/image" Target="media/image280.png"/><Relationship Id="rId284" Type="http://schemas.openxmlformats.org/officeDocument/2006/relationships/image" Target="media/image279.svg"/><Relationship Id="rId283" Type="http://schemas.openxmlformats.org/officeDocument/2006/relationships/image" Target="media/image278.png"/><Relationship Id="rId282" Type="http://schemas.openxmlformats.org/officeDocument/2006/relationships/image" Target="media/image277.svg"/><Relationship Id="rId281" Type="http://schemas.openxmlformats.org/officeDocument/2006/relationships/image" Target="media/image276.png"/><Relationship Id="rId280" Type="http://schemas.openxmlformats.org/officeDocument/2006/relationships/image" Target="media/image275.svg"/><Relationship Id="rId28" Type="http://schemas.openxmlformats.org/officeDocument/2006/relationships/image" Target="media/image23.png"/><Relationship Id="rId279" Type="http://schemas.openxmlformats.org/officeDocument/2006/relationships/image" Target="media/image274.png"/><Relationship Id="rId278" Type="http://schemas.openxmlformats.org/officeDocument/2006/relationships/image" Target="media/image273.svg"/><Relationship Id="rId277" Type="http://schemas.openxmlformats.org/officeDocument/2006/relationships/image" Target="media/image272.png"/><Relationship Id="rId276" Type="http://schemas.openxmlformats.org/officeDocument/2006/relationships/image" Target="media/image271.svg"/><Relationship Id="rId275" Type="http://schemas.openxmlformats.org/officeDocument/2006/relationships/image" Target="media/image270.png"/><Relationship Id="rId274" Type="http://schemas.openxmlformats.org/officeDocument/2006/relationships/image" Target="media/image269.svg"/><Relationship Id="rId273" Type="http://schemas.openxmlformats.org/officeDocument/2006/relationships/image" Target="media/image268.png"/><Relationship Id="rId272" Type="http://schemas.openxmlformats.org/officeDocument/2006/relationships/image" Target="media/image267.svg"/><Relationship Id="rId271" Type="http://schemas.openxmlformats.org/officeDocument/2006/relationships/image" Target="media/image266.png"/><Relationship Id="rId270" Type="http://schemas.openxmlformats.org/officeDocument/2006/relationships/image" Target="media/image265.svg"/><Relationship Id="rId27" Type="http://schemas.openxmlformats.org/officeDocument/2006/relationships/image" Target="media/image22.png"/><Relationship Id="rId269" Type="http://schemas.openxmlformats.org/officeDocument/2006/relationships/image" Target="media/image264.png"/><Relationship Id="rId268" Type="http://schemas.openxmlformats.org/officeDocument/2006/relationships/image" Target="media/image263.svg"/><Relationship Id="rId267" Type="http://schemas.openxmlformats.org/officeDocument/2006/relationships/image" Target="media/image262.png"/><Relationship Id="rId266" Type="http://schemas.openxmlformats.org/officeDocument/2006/relationships/image" Target="media/image261.svg"/><Relationship Id="rId265" Type="http://schemas.openxmlformats.org/officeDocument/2006/relationships/image" Target="media/image260.png"/><Relationship Id="rId264" Type="http://schemas.openxmlformats.org/officeDocument/2006/relationships/image" Target="media/image259.svg"/><Relationship Id="rId263" Type="http://schemas.openxmlformats.org/officeDocument/2006/relationships/image" Target="media/image258.png"/><Relationship Id="rId262" Type="http://schemas.openxmlformats.org/officeDocument/2006/relationships/image" Target="media/image257.png"/><Relationship Id="rId261" Type="http://schemas.openxmlformats.org/officeDocument/2006/relationships/image" Target="media/image256.svg"/><Relationship Id="rId260" Type="http://schemas.openxmlformats.org/officeDocument/2006/relationships/image" Target="media/image255.png"/><Relationship Id="rId26" Type="http://schemas.openxmlformats.org/officeDocument/2006/relationships/image" Target="media/image21.png"/><Relationship Id="rId259" Type="http://schemas.openxmlformats.org/officeDocument/2006/relationships/image" Target="media/image254.svg"/><Relationship Id="rId258" Type="http://schemas.openxmlformats.org/officeDocument/2006/relationships/image" Target="media/image253.png"/><Relationship Id="rId257" Type="http://schemas.openxmlformats.org/officeDocument/2006/relationships/image" Target="media/image252.svg"/><Relationship Id="rId256" Type="http://schemas.openxmlformats.org/officeDocument/2006/relationships/image" Target="media/image251.png"/><Relationship Id="rId255" Type="http://schemas.openxmlformats.org/officeDocument/2006/relationships/image" Target="media/image250.svg"/><Relationship Id="rId254" Type="http://schemas.openxmlformats.org/officeDocument/2006/relationships/image" Target="media/image249.png"/><Relationship Id="rId253" Type="http://schemas.openxmlformats.org/officeDocument/2006/relationships/image" Target="media/image248.svg"/><Relationship Id="rId252" Type="http://schemas.openxmlformats.org/officeDocument/2006/relationships/image" Target="media/image247.png"/><Relationship Id="rId251" Type="http://schemas.openxmlformats.org/officeDocument/2006/relationships/image" Target="media/image246.svg"/><Relationship Id="rId250" Type="http://schemas.openxmlformats.org/officeDocument/2006/relationships/image" Target="media/image245.png"/><Relationship Id="rId25" Type="http://schemas.openxmlformats.org/officeDocument/2006/relationships/image" Target="media/image20.png"/><Relationship Id="rId249" Type="http://schemas.openxmlformats.org/officeDocument/2006/relationships/image" Target="media/image244.svg"/><Relationship Id="rId248" Type="http://schemas.openxmlformats.org/officeDocument/2006/relationships/image" Target="media/image243.png"/><Relationship Id="rId247" Type="http://schemas.openxmlformats.org/officeDocument/2006/relationships/image" Target="media/image242.svg"/><Relationship Id="rId246" Type="http://schemas.openxmlformats.org/officeDocument/2006/relationships/image" Target="media/image241.png"/><Relationship Id="rId245" Type="http://schemas.openxmlformats.org/officeDocument/2006/relationships/image" Target="media/image240.svg"/><Relationship Id="rId244" Type="http://schemas.openxmlformats.org/officeDocument/2006/relationships/image" Target="media/image239.png"/><Relationship Id="rId243" Type="http://schemas.openxmlformats.org/officeDocument/2006/relationships/image" Target="media/image238.svg"/><Relationship Id="rId242" Type="http://schemas.openxmlformats.org/officeDocument/2006/relationships/image" Target="media/image237.png"/><Relationship Id="rId241" Type="http://schemas.openxmlformats.org/officeDocument/2006/relationships/image" Target="media/image236.svg"/><Relationship Id="rId240" Type="http://schemas.openxmlformats.org/officeDocument/2006/relationships/image" Target="media/image235.png"/><Relationship Id="rId24" Type="http://schemas.openxmlformats.org/officeDocument/2006/relationships/image" Target="media/image19.png"/><Relationship Id="rId239" Type="http://schemas.openxmlformats.org/officeDocument/2006/relationships/image" Target="media/image234.svg"/><Relationship Id="rId238" Type="http://schemas.openxmlformats.org/officeDocument/2006/relationships/image" Target="media/image233.png"/><Relationship Id="rId237" Type="http://schemas.openxmlformats.org/officeDocument/2006/relationships/image" Target="media/image232.png"/><Relationship Id="rId236" Type="http://schemas.openxmlformats.org/officeDocument/2006/relationships/image" Target="media/image231.svg"/><Relationship Id="rId235" Type="http://schemas.openxmlformats.org/officeDocument/2006/relationships/image" Target="media/image230.png"/><Relationship Id="rId234" Type="http://schemas.openxmlformats.org/officeDocument/2006/relationships/image" Target="media/image229.svg"/><Relationship Id="rId233" Type="http://schemas.openxmlformats.org/officeDocument/2006/relationships/image" Target="media/image228.png"/><Relationship Id="rId232" Type="http://schemas.openxmlformats.org/officeDocument/2006/relationships/image" Target="media/image227.svg"/><Relationship Id="rId231" Type="http://schemas.openxmlformats.org/officeDocument/2006/relationships/image" Target="media/image226.png"/><Relationship Id="rId230" Type="http://schemas.openxmlformats.org/officeDocument/2006/relationships/image" Target="media/image225.sv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svg"/><Relationship Id="rId227" Type="http://schemas.openxmlformats.org/officeDocument/2006/relationships/image" Target="media/image222.png"/><Relationship Id="rId226" Type="http://schemas.openxmlformats.org/officeDocument/2006/relationships/image" Target="media/image221.svg"/><Relationship Id="rId225" Type="http://schemas.openxmlformats.org/officeDocument/2006/relationships/image" Target="media/image220.png"/><Relationship Id="rId224" Type="http://schemas.openxmlformats.org/officeDocument/2006/relationships/image" Target="media/image219.svg"/><Relationship Id="rId223" Type="http://schemas.openxmlformats.org/officeDocument/2006/relationships/image" Target="media/image218.png"/><Relationship Id="rId222" Type="http://schemas.openxmlformats.org/officeDocument/2006/relationships/image" Target="media/image217.svg"/><Relationship Id="rId221" Type="http://schemas.openxmlformats.org/officeDocument/2006/relationships/image" Target="media/image216.png"/><Relationship Id="rId220" Type="http://schemas.openxmlformats.org/officeDocument/2006/relationships/image" Target="media/image215.sv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sv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svg"/><Relationship Id="rId214" Type="http://schemas.openxmlformats.org/officeDocument/2006/relationships/image" Target="media/image209.png"/><Relationship Id="rId213" Type="http://schemas.openxmlformats.org/officeDocument/2006/relationships/image" Target="media/image208.svg"/><Relationship Id="rId212" Type="http://schemas.openxmlformats.org/officeDocument/2006/relationships/image" Target="media/image207.png"/><Relationship Id="rId211" Type="http://schemas.openxmlformats.org/officeDocument/2006/relationships/image" Target="media/image206.sv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svg"/><Relationship Id="rId208" Type="http://schemas.openxmlformats.org/officeDocument/2006/relationships/image" Target="media/image203.png"/><Relationship Id="rId207" Type="http://schemas.openxmlformats.org/officeDocument/2006/relationships/image" Target="media/image202.svg"/><Relationship Id="rId206" Type="http://schemas.openxmlformats.org/officeDocument/2006/relationships/image" Target="media/image201.png"/><Relationship Id="rId205" Type="http://schemas.openxmlformats.org/officeDocument/2006/relationships/image" Target="media/image200.svg"/><Relationship Id="rId204" Type="http://schemas.openxmlformats.org/officeDocument/2006/relationships/image" Target="media/image199.png"/><Relationship Id="rId203" Type="http://schemas.openxmlformats.org/officeDocument/2006/relationships/image" Target="media/image198.svg"/><Relationship Id="rId202" Type="http://schemas.openxmlformats.org/officeDocument/2006/relationships/image" Target="media/image197.png"/><Relationship Id="rId201" Type="http://schemas.openxmlformats.org/officeDocument/2006/relationships/image" Target="media/image196.sv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svg"/><Relationship Id="rId198" Type="http://schemas.openxmlformats.org/officeDocument/2006/relationships/image" Target="media/image193.png"/><Relationship Id="rId197" Type="http://schemas.openxmlformats.org/officeDocument/2006/relationships/image" Target="media/image192.svg"/><Relationship Id="rId196" Type="http://schemas.openxmlformats.org/officeDocument/2006/relationships/image" Target="media/image191.png"/><Relationship Id="rId195" Type="http://schemas.openxmlformats.org/officeDocument/2006/relationships/image" Target="media/image190.svg"/><Relationship Id="rId194" Type="http://schemas.openxmlformats.org/officeDocument/2006/relationships/image" Target="media/image189.png"/><Relationship Id="rId193" Type="http://schemas.openxmlformats.org/officeDocument/2006/relationships/image" Target="media/image188.svg"/><Relationship Id="rId192" Type="http://schemas.openxmlformats.org/officeDocument/2006/relationships/image" Target="media/image187.png"/><Relationship Id="rId191" Type="http://schemas.openxmlformats.org/officeDocument/2006/relationships/image" Target="media/image186.sv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svg"/><Relationship Id="rId188" Type="http://schemas.openxmlformats.org/officeDocument/2006/relationships/image" Target="media/image183.png"/><Relationship Id="rId187" Type="http://schemas.openxmlformats.org/officeDocument/2006/relationships/image" Target="media/image182.svg"/><Relationship Id="rId186" Type="http://schemas.openxmlformats.org/officeDocument/2006/relationships/image" Target="media/image181.svg"/><Relationship Id="rId185" Type="http://schemas.openxmlformats.org/officeDocument/2006/relationships/image" Target="media/image180.png"/><Relationship Id="rId184" Type="http://schemas.openxmlformats.org/officeDocument/2006/relationships/image" Target="media/image179.svg"/><Relationship Id="rId183" Type="http://schemas.openxmlformats.org/officeDocument/2006/relationships/image" Target="media/image178.png"/><Relationship Id="rId182" Type="http://schemas.openxmlformats.org/officeDocument/2006/relationships/image" Target="media/image177.svg"/><Relationship Id="rId181" Type="http://schemas.openxmlformats.org/officeDocument/2006/relationships/image" Target="media/image176.png"/><Relationship Id="rId180" Type="http://schemas.openxmlformats.org/officeDocument/2006/relationships/image" Target="media/image175.sv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svg"/><Relationship Id="rId177" Type="http://schemas.openxmlformats.org/officeDocument/2006/relationships/image" Target="media/image172.png"/><Relationship Id="rId176" Type="http://schemas.openxmlformats.org/officeDocument/2006/relationships/image" Target="media/image171.svg"/><Relationship Id="rId175" Type="http://schemas.openxmlformats.org/officeDocument/2006/relationships/image" Target="media/image170.png"/><Relationship Id="rId174" Type="http://schemas.openxmlformats.org/officeDocument/2006/relationships/image" Target="media/image169.sv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sv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svg"/><Relationship Id="rId168" Type="http://schemas.openxmlformats.org/officeDocument/2006/relationships/image" Target="media/image163.png"/><Relationship Id="rId167" Type="http://schemas.openxmlformats.org/officeDocument/2006/relationships/image" Target="media/image162.svg"/><Relationship Id="rId166" Type="http://schemas.openxmlformats.org/officeDocument/2006/relationships/image" Target="media/image161.png"/><Relationship Id="rId165" Type="http://schemas.openxmlformats.org/officeDocument/2006/relationships/image" Target="media/image160.svg"/><Relationship Id="rId164" Type="http://schemas.openxmlformats.org/officeDocument/2006/relationships/image" Target="media/image159.png"/><Relationship Id="rId163" Type="http://schemas.openxmlformats.org/officeDocument/2006/relationships/image" Target="media/image158.svg"/><Relationship Id="rId162" Type="http://schemas.openxmlformats.org/officeDocument/2006/relationships/image" Target="media/image157.png"/><Relationship Id="rId161" Type="http://schemas.openxmlformats.org/officeDocument/2006/relationships/image" Target="media/image156.sv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svg"/><Relationship Id="rId158" Type="http://schemas.openxmlformats.org/officeDocument/2006/relationships/image" Target="media/image153.png"/><Relationship Id="rId157" Type="http://schemas.openxmlformats.org/officeDocument/2006/relationships/image" Target="media/image152.sv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svg"/><Relationship Id="rId153" Type="http://schemas.openxmlformats.org/officeDocument/2006/relationships/image" Target="media/image148.png"/><Relationship Id="rId152" Type="http://schemas.openxmlformats.org/officeDocument/2006/relationships/image" Target="media/image147.sv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svg"/><Relationship Id="rId148" Type="http://schemas.openxmlformats.org/officeDocument/2006/relationships/image" Target="media/image143.png"/><Relationship Id="rId147" Type="http://schemas.openxmlformats.org/officeDocument/2006/relationships/image" Target="media/image142.svg"/><Relationship Id="rId146" Type="http://schemas.openxmlformats.org/officeDocument/2006/relationships/image" Target="media/image141.png"/><Relationship Id="rId145" Type="http://schemas.openxmlformats.org/officeDocument/2006/relationships/image" Target="media/image140.svg"/><Relationship Id="rId144" Type="http://schemas.openxmlformats.org/officeDocument/2006/relationships/image" Target="media/image139.png"/><Relationship Id="rId143" Type="http://schemas.openxmlformats.org/officeDocument/2006/relationships/image" Target="media/image138.svg"/><Relationship Id="rId142" Type="http://schemas.openxmlformats.org/officeDocument/2006/relationships/image" Target="media/image137.png"/><Relationship Id="rId141" Type="http://schemas.openxmlformats.org/officeDocument/2006/relationships/image" Target="media/image136.sv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svg"/><Relationship Id="rId138" Type="http://schemas.openxmlformats.org/officeDocument/2006/relationships/image" Target="media/image133.png"/><Relationship Id="rId137" Type="http://schemas.openxmlformats.org/officeDocument/2006/relationships/image" Target="media/image132.svg"/><Relationship Id="rId136" Type="http://schemas.openxmlformats.org/officeDocument/2006/relationships/image" Target="media/image131.png"/><Relationship Id="rId135" Type="http://schemas.openxmlformats.org/officeDocument/2006/relationships/image" Target="media/image130.svg"/><Relationship Id="rId134" Type="http://schemas.openxmlformats.org/officeDocument/2006/relationships/image" Target="media/image129.png"/><Relationship Id="rId133" Type="http://schemas.openxmlformats.org/officeDocument/2006/relationships/image" Target="media/image128.sv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svg"/><Relationship Id="rId128" Type="http://schemas.openxmlformats.org/officeDocument/2006/relationships/image" Target="media/image123.png"/><Relationship Id="rId127" Type="http://schemas.openxmlformats.org/officeDocument/2006/relationships/image" Target="media/image122.svg"/><Relationship Id="rId126" Type="http://schemas.openxmlformats.org/officeDocument/2006/relationships/image" Target="media/image121.png"/><Relationship Id="rId125" Type="http://schemas.openxmlformats.org/officeDocument/2006/relationships/image" Target="media/image120.svg"/><Relationship Id="rId124" Type="http://schemas.openxmlformats.org/officeDocument/2006/relationships/image" Target="media/image119.png"/><Relationship Id="rId123" Type="http://schemas.openxmlformats.org/officeDocument/2006/relationships/image" Target="media/image118.svg"/><Relationship Id="rId122" Type="http://schemas.openxmlformats.org/officeDocument/2006/relationships/image" Target="media/image117.png"/><Relationship Id="rId121" Type="http://schemas.openxmlformats.org/officeDocument/2006/relationships/image" Target="media/image116.sv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svg"/><Relationship Id="rId118" Type="http://schemas.openxmlformats.org/officeDocument/2006/relationships/image" Target="media/image113.png"/><Relationship Id="rId117" Type="http://schemas.openxmlformats.org/officeDocument/2006/relationships/image" Target="media/image112.svg"/><Relationship Id="rId116" Type="http://schemas.openxmlformats.org/officeDocument/2006/relationships/image" Target="media/image111.png"/><Relationship Id="rId115" Type="http://schemas.openxmlformats.org/officeDocument/2006/relationships/image" Target="media/image110.svg"/><Relationship Id="rId114" Type="http://schemas.openxmlformats.org/officeDocument/2006/relationships/image" Target="media/image109.png"/><Relationship Id="rId113" Type="http://schemas.openxmlformats.org/officeDocument/2006/relationships/image" Target="media/image108.svg"/><Relationship Id="rId112" Type="http://schemas.openxmlformats.org/officeDocument/2006/relationships/image" Target="media/image107.png"/><Relationship Id="rId111" Type="http://schemas.openxmlformats.org/officeDocument/2006/relationships/image" Target="media/image106.sv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svg"/><Relationship Id="rId108" Type="http://schemas.openxmlformats.org/officeDocument/2006/relationships/image" Target="media/image103.png"/><Relationship Id="rId107" Type="http://schemas.openxmlformats.org/officeDocument/2006/relationships/image" Target="media/image102.svg"/><Relationship Id="rId106" Type="http://schemas.openxmlformats.org/officeDocument/2006/relationships/image" Target="media/image101.png"/><Relationship Id="rId105" Type="http://schemas.openxmlformats.org/officeDocument/2006/relationships/image" Target="media/image100.svg"/><Relationship Id="rId104" Type="http://schemas.openxmlformats.org/officeDocument/2006/relationships/image" Target="media/image99.png"/><Relationship Id="rId103" Type="http://schemas.openxmlformats.org/officeDocument/2006/relationships/image" Target="media/image98.svg"/><Relationship Id="rId102" Type="http://schemas.openxmlformats.org/officeDocument/2006/relationships/image" Target="media/image97.png"/><Relationship Id="rId101" Type="http://schemas.openxmlformats.org/officeDocument/2006/relationships/image" Target="media/image96.sv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k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El3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qQ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kF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d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WpB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1D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5TU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kF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kF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pBdFZFVllMVTR0TWpJeE1pSWdaRDBpVFRnMElESXpOMVE0TkNBeU5UQlVPVGdnTWpjd1NEWTNPVkUyT1RRZ01qWXlJRFk1TkNBeU5UQlVOamM1SURJek1FZzVPRkU0TkNBeU16Y2dPRFFnTWpVd1dpSXZQanh3WVhSb0lHbGtQU0pOU2xndE1qQ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UM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d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"/>
    </extobj>
    <extobj name="2384804F-3998-4D57-9195-F3826E402611-2">
      <extobjdata type="2384804F-3998-4D57-9195-F3826E402611" data="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lRZ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U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FO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5UW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MU5p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MU5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MU5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FO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U5pMVVSVmd0VGkweU1qSXpJaUJrUFNKTk1UTTVJQzB5TkRsSU1UTTNVVEV5TlNBdE1qUTVJREV4T1NBdE1qTTFWakkxTVV3eE1qQWdOek0zVVRFek1DQTNOVEFnTVRNNUlEYzFNRkV4TlRJZ056VXdJREUxT1NBM016VldMVEl6TlZFeE5URWdMVEkwT1NBeE5ERWdMVEkwT1VneE16bGFJaTgrUEhCaGRHZ2dhV1E5SWsxS1dDMDFO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OVFl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MU5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VMk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"/>
    </extobj>
    <extobj name="2384804F-3998-4D57-9195-F3826E402611-3">
      <extobjdata type="2384804F-3998-4D57-9195-F3826E402611" data="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NVE1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"/>
    </extobj>
    <extobj name="2384804F-3998-4D57-9195-F3826E402611-4">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5">
      <extobjdata type="2384804F-3998-4D57-9195-F3826E402611" data="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"/>
    </extobj>
    <extobj name="2384804F-3998-4D57-9195-F3826E402611-6">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7">
      <extobjdata type="2384804F-3998-4D57-9195-F3826E402611" data="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UXRWRVZZTFU0dE1qSXhNaUlnWkQwaVRUZzBJREl6TjFRNE5DQXlOVEJVT1RnZ01qY3dTRFkzT1ZFMk9UUWdNall5SURZNU5DQXlOVEJVTmpjNUlESXpNRWc1T0ZFNE5DQXlNemNnT0RRZ01qVXdXaUl2UGp4d1lYUm9JR2xrUFNKTlNsZ3ROQz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R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"/>
    </extobj>
    <extobj name="2384804F-3998-4D57-9195-F3826E402611-8">
      <extobjdata type="2384804F-3998-4D57-9195-F3826E402611" data="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n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9E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n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0RJ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eHdZWFJvSUdsa1BTSk5TbGd0T0RJ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R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D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A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D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"/>
    </extobj>
    <extobj name="2384804F-3998-4D57-9195-F3826E402611-9">
      <extobjdata type="2384804F-3998-4D57-9195-F3826E402611" data="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US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NVE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V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4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h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"/>
    </extobj>
    <extobj name="2384804F-3998-4D57-9195-F3826E402611-10">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11">
      <extobjdata type="2384804F-3998-4D57-9195-F3826E402611" data="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E1qW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eU5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JMk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STJ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V5Tm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RXlOaT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NVEky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E1qWX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VRJMk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"/>
    </extobj>
    <extobj name="2384804F-3998-4D57-9195-F3826E402611-12">
      <extobjdata type="2384804F-3998-4D57-9195-F3826E402611" data="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U1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VGt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"/>
    </extobj>
    <extobj name="2384804F-3998-4D57-9195-F3826E402611-13">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14">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15">
      <extobjdata type="2384804F-3998-4D57-9195-F3826E402611" data="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WXl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Uy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Mk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TJ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Mk1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hOakl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VRZ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VRZ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VFl5TFZSRldDMU9MVEl5TVRJaUlHUTlJazA0TkNBeU16ZFVPRFFnTWpVd1ZEazRJREkzTUVnMk56bFJOamswSURJMk1pQTJPVFFnTWpVd1ZEWTNPU0F5TXpCSU9UaFJPRFFnTWpNM0lEZzBJREkxTUZvaUx6NDhjR0YwYUNCcFpEMGlUVXBZTFRFMk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"/>
    </extobj>
    <extobj name="2384804F-3998-4D57-9195-F3826E402611-16">
      <extobjdata type="2384804F-3998-4D57-9195-F3826E402611" data="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OQ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Aw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OQzFVUlZndFRpMHpRU0lnWkQwaVRUYzRJRE0zTUZFM09DQXpPVFFnT1RVZ05ERXlWREV6T0NBME16QlJNVFl5SURRek1DQXhPREFnTkRFMFZERTVPU0F6TnpGUk1UazVJRE0wTmlBeE9ESWdNekk0VkRFek9TQXpNVEJVT1RZZ016STNWRGM0SURNM01GcE5OemdnTmpCUk56Z2dPRFFnT1RVZ01UQXlWREV6T0NBeE1qQlJNVFl5SURFeU1DQXhPREFnTVRBMFZERTVPU0EyTVZFeE9Ua2dNellnTVRneUlERTRWREV6T1NBd1ZEazJJREUzVkRjNElEW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"/>
    </extobj>
    <extobj name="2384804F-3998-4D57-9195-F3826E402611-17">
      <extobjdata type="2384804F-3998-4D57-9195-F3826E402611" data="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"/>
    </extobj>
    <extobj name="2384804F-3998-4D57-9195-F3826E402611-18">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19">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20">
      <extobjdata type="2384804F-3998-4D57-9195-F3826E402611" data="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U0lnZUd4cGJtczZhSEpsWmowaUkwMUtXQzB4TFZSRldDMUpMVEZFTkRZeElpOCtQQzluUGp3dlp6NDhMMmMrUEM5emRtYysiLAoJIlJlYWxWaWV3U2l6ZUpzb24iIDogIntcImhlaWdodFwiOjIyMSxcIndpZHRoXCI6MTI1fSIKfQo="/>
    </extobj>
    <extobj name="2384804F-3998-4D57-9195-F3826E402611-21">
      <extobjdata type="2384804F-3998-4D57-9195-F3826E402611" data="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jR0YwYUNCcFpEMGlUVXBZTFRZd0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OakF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5qQ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"/>
    </extobj>
    <extobj name="2384804F-3998-4D57-9195-F3826E402611-22">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23">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24">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25">
      <extobjdata type="2384804F-3998-4D57-9195-F3826E402611" data="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U0lnZUd4cGJtczZhSEpsWmowaUkwMUtXQzB4TFZSRldDMUpMVEZFTkRZeElpOCtQQzluUGp3dlp6NDhMMmMrUEM5emRtYysiLAoJIlJlYWxWaWV3U2l6ZUpzb24iIDogIntcImhlaWdodFwiOjIyMSxcIndpZHRoXCI6MTI1fSIKfQo="/>
    </extobj>
    <extobj name="2384804F-3998-4D57-9195-F3826E402611-26">
      <extobjdata type="2384804F-3998-4D57-9195-F3826E402611" data="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"/>
    </extobj>
    <extobj name="2384804F-3998-4D57-9195-F3826E402611-27">
      <extobjdata type="2384804F-3998-4D57-9195-F3826E402611" data="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4d1lYUm9JR2xrUFNKTlNsZ3RNaT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J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MVlJGV0MxT0xUSXlNak1pSUdROUlrMHhNemtnTFRJME9VZ3hNemRSTVRJMUlDMHlORGtnTVRFNUlDMHlNelZXTWpVeFRERXlNQ0EzTXpkUk1UTXdJRGMxTUNBeE16a2dOelV3VVRFMU1pQTNOVEFnTVRVNUlEY3pOVll0TWpNMVVURTFNU0F0TWpRNUlERTBNU0F0TWpRNVNERXpPVm9pTHo0OGNHRjBhQ0JwWkQwaVRVcFlMVEl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Wk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"/>
    </extobj>
    <extobj name="2384804F-3998-4D57-9195-F3826E402611-28">
      <extobjdata type="2384804F-3998-4D57-9195-F3826E402611" data="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OakV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Mk1T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JNU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Y0dGMGFDQnBaRDBpVFVwWUxUWXh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Mk1T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Mk1T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"/>
    </extobj>
    <extobj name="2384804F-3998-4D57-9195-F3826E402611-29">
      <extobjdata type="2384804F-3998-4D57-9195-F3826E402611" data="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U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R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w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w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F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F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UaTB5UlNJZ1pEMGlUVGM0SURZd1VUYzRJRGcwSURrMUlERXdNbFF4TXpnZ01USXdVVEUyTWlBeE1qQWdNVGd3SURFd05GUXhPVGtnTmpGUk1UazVJRE0ySURFNE1pQXhPRlF4TXprZ01GUTVOaUF4TjFRM09DQTJNRm9pTHo0OGNHRjBhQ0JwWkQwaVRVcFlMVFF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"/>
    </extobj>
    <extobj name="2384804F-3998-4D57-9195-F3826E402611-30">
      <extobjdata type="2384804F-3998-4D57-9195-F3826E402611" data="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O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k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Aw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R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"/>
    </extobj>
    <extobj name="2384804F-3998-4D57-9195-F3826E402611-31">
      <extobjdata type="2384804F-3998-4D57-9195-F3826E402611" data="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GN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Y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0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"/>
    </extobj>
    <extobj name="2384804F-3998-4D57-9195-F3826E402611-32">
      <extobjdata type="2384804F-3998-4D57-9195-F3826E402611" data="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U1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VGt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"/>
    </extobj>
    <extobj name="2384804F-3998-4D57-9195-F3826E402611-33">
      <extobjdata type="2384804F-3998-4D57-9195-F3826E402611" data="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RNaUlIaHNhVzVyT21oeVpXWTlJaU5OU2xndE1TMVVSVmd0U1MweFJEUTFNeUl2UGp3dlp6NDhMMmMrUEM5blBqd3ZjM1puUGc9PSIsCgkiUmVhbFZpZXdTaXplSnNvbiIgOiAie1wiaGVpZ2h0XCI6MzI0LFwid2lkdGhcIjoxOTZ9Igp9Cg=="/>
    </extobj>
    <extobj name="2384804F-3998-4D57-9195-F3826E402611-34">
      <extobjdata type="2384804F-3998-4D57-9195-F3826E402611" data="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T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V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R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h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h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4TFZSRldDMU9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"/>
    </extobj>
    <extobj name="2384804F-3998-4D57-9195-F3826E402611-35">
      <extobjdata type="2384804F-3998-4D57-9195-F3826E402611" data="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5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F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w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F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F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"/>
    </extobj>
    <extobj name="2384804F-3998-4D57-9195-F3826E402611-36">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37">
      <extobjdata type="2384804F-3998-4D57-9195-F3826E402611" data="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Gc0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9EZ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PRGd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NE9D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0T0M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DRP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9EZ3RWRVZZTFU0dE1qSXhNaUlnWkQwaVRUZzBJREl6TjFRNE5DQXlOVEJVT1RnZ01qY3dTRFkzT1ZFMk9UUWdNall5SURZNU5DQXlOVEJVTmpjNUlESXpNRWc1T0ZFNE5DQXlNemNnT0RRZ01qVXdXaUl2UGp4d1lYUm9JR2xrUFNKTlNsZ3RPRGd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0T0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"/>
    </extobj>
    <extobj name="2384804F-3998-4D57-9195-F3826E402611-38">
      <extobjdata type="2384804F-3998-4D57-9195-F3826E402611" data="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mN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qY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55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"/>
    </extobj>
    <extobj name="2384804F-3998-4D57-9195-F3826E402611-39">
      <extobjdata type="2384804F-3998-4D57-9195-F3826E402611" data="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4TV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4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RXh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"/>
    </extobj>
    <extobj name="2384804F-3998-4D57-9195-F3826E402611-40">
      <extobjdata type="2384804F-3998-4D57-9195-F3826E402611" data="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Fe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X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Fek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EV6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"/>
    </extobj>
    <extobj name="2384804F-3998-4D57-9195-F3826E402611-41">
      <extobjdata type="2384804F-3998-4D57-9195-F3826E402611" data="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Mk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O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O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W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Z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l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k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p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mkxVVJWZ3RUaTB5UlNJZ1pEMGlUVGM0SURZd1VUYzRJRGcwSURrMUlERXdNbFF4TXpnZ01USXdVVEUyTWlBeE1qQWdNVGd3SURFd05GUXhPVGtnTmpGUk1UazVJRE0ySURFNE1pQXhPRlF4TXprZ01GUTVOaUF4TjFRM09DQTJNRm9pTHo0OGNHRjBhQ0JwWkQwaVRVcFlMVF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"/>
    </extobj>
    <extobj name="2384804F-3998-4D57-9195-F3826E402611-42">
      <extobjdata type="2384804F-3998-4D57-9195-F3826E402611" data="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4d1lYUm9JR2xrUFNKTlNsZ3ROVEF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FV3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FNQ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xTU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Vd0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UQX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lRB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VEF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"/>
    </extobj>
    <extobj name="2384804F-3998-4D57-9195-F3826E402611-43">
      <extobjdata type="2384804F-3998-4D57-9195-F3826E402611" data="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Gt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1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r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r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"/>
    </extobj>
    <extobj name="2384804F-3998-4D57-9195-F3826E402611-44">
      <extobjdata type="2384804F-3998-4D57-9195-F3826E402611" data="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e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T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k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5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XkxVVJWZ3RUaTB5UlNJZ1pEMGlUVGM0SURZd1VUYzRJRGcwSURrMUlERXdNbFF4TXpnZ01USXdVVEUyTWlBeE1qQWdNVGd3SURFd05GUXhPVGtnTmpGUk1UazVJRE0ySURFNE1pQXhPRlF4TXprZ01GUTVOaUF4TjFRM09DQTJNRm9pTHo0OGNHRjBhQ0JwWkQwaVRVcFlMVE1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6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"/>
    </extobj>
    <extobj name="2384804F-3998-4D57-9195-F3826E402611-45">
      <extobjdata type="2384804F-3998-4D57-9195-F3826E402611" data="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Hl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"/>
    </extobj>
    <extobj name="2384804F-3998-4D57-9195-F3826E402611-46">
      <extobjdata type="2384804F-3998-4D57-9195-F3826E402611" data="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h3WVhSb0lHbGtQU0pOU2xndE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Xk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E1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6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X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N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5MVVSVmd0VGkweU1qRXlJaUJrUFNKTk9EUWdNak0zVkRnMElESTFNRlE1T0NBeU56QklOamM1VVRZNU5DQXlOaklnTmprMElESTFNRlEyTnprZ01qTXdTRGs0VVRnMElESXpOeUE0TkNBeU5U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"/>
    </extobj>
    <extobj name="2384804F-3998-4D57-9195-F3826E402611-47">
      <extobjdata type="2384804F-3998-4D57-9195-F3826E402611" data="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VaUlIaHNhVzVyT21oeVpXWTlJaU5OU2xndE1TMVVSVmd0U1MweFJEUTJOU0l2UGp3dlp6NDhMMmMrUEM5blBqd3ZjM1puUGc9PSIsCgkiUmVhbFZpZXdTaXplSnNvbiIgOiAie1wiaGVpZ2h0XCI6MTU1LFwid2lkdGhcIjoxOTZ9Igp9Cg=="/>
    </extobj>
    <extobj name="2384804F-3998-4D57-9195-F3826E402611-48">
      <extobjdata type="2384804F-3998-4D57-9195-F3826E402611" data="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Mk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O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O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W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Z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l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k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p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mkxVVJWZ3RUaTB5UlNJZ1pEMGlUVGM0SURZd1VUYzRJRGcwSURrMUlERXdNbFF4TXpnZ01USXdVVEUyTWlBeE1qQWdNVGd3SURFd05GUXhPVGtnTmpGUk1UazVJRE0ySURFNE1pQXhPRlF4TXprZ01GUTVOaUF4TjFRM09DQTJNRm9pTHo0OGNHRjBhQ0JwWkQwaVRVcFlMVF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"/>
    </extobj>
    <extobj name="2384804F-3998-4D57-9195-F3826E402611-49">
      <extobjdata type="2384804F-3998-4D57-9195-F3826E402611" data="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Gt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1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r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r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"/>
    </extobj>
    <extobj name="2384804F-3998-4D57-9195-F3826E402611-50">
      <extobjdata type="2384804F-3998-4D57-9195-F3826E402611" data="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V6TVMxVVJWZ3RUaTAxUlNJZ1pEMGlUVEV4TWlBMU5qQk1NalE1SURZNU5Fd3lOVGNnTmpnMlVUTTROeUExTmpJZ016ZzNJRFUyTUV3ek5qRWdOVE14VVRNMU9TQTFNeklnTXpBeklEVTRNVXd5TlRBZ05qSTNUREU1TlNBMU9EQlJNVGd5SURVMk9TQXhOamtnTlRVM1ZERTBPQ0ExTXpoTU1UUXdJRFV6TWxFeE16Z2dOVE13SURFeU5TQTFORFpNTVRFeUlEVTJNRm9pTHo0OGNHRjBhQ0JwWkQwaVRVcFlMVEV6TV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V6TV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6TVM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RXpNUz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VE14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ekV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VRNeE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IQmhkR2dnYVdROUlrMUtXQzB4TXpFdFZFVllMVTR0TWtVaUlHUTlJazAzT0NBMk1GRTNPQ0E0TkNBNU5TQXhNREpVTVRNNElERXlNRkV4TmpJZ01USXdJREU0TUNBeE1EUlVNVGs1SURZeFVURTVPU0F6TmlBeE9ESWdNVGhVTVRNNUlEQlVPVFlnTVRkVU56Z2dOakJhSWk4K1BIQmhkR2dnYVdROUlrMUtXQzB4TXpF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eE16R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VRNeE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VE14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Fek1T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hNekV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E16R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k1T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"/>
    </extobj>
    <extobj name="2384804F-3998-4D57-9195-F3826E402611-51">
      <extobjdata type="2384804F-3998-4D57-9195-F3826E402611" data="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aT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4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eUxWUkZXQzFPTFRJeU1USWlJR1E5SWswNE5DQXlNemRVT0RRZ01qVXdWRGs0SURJM01FZzJOemxSTmprMElESTJNaUEyT1RRZ01qVXdWRFkzT1NBeU16QklPVGhST0RRZ01qTTNJRGcwSURJMU1Gb2lMejQ4Y0dGMGFDQnBaRDBpVFVwWUxURX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eU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VEl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JdFZFVllMVTR0TlVJaUlHUTlJazB4TVRnZ0xUSTFNRlkzTlRCSU1qVTFWamN4TUVneE5UaFdMVEl4TUVneU5UVldMVEkxTUVneE1UaGFJaTgrUEhCaGRHZ2dhV1E5SWsxS1dDMHh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Hh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EV5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FeU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EV5TFZSRldDMU9MVFZFSWlCa1BTSk5NaklnTnpFd1ZqYzFNRWd4TlRsV0xUSTFNRWd5TWxZdE1qRXdTREV4T1ZZM01UQklNak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"/>
    </extobj>
    <extobj name="2384804F-3998-4D57-9195-F3826E402611-52">
      <extobjdata type="2384804F-3998-4D57-9195-F3826E402611" data="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4TV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RXh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RXh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"/>
    </extobj>
    <extobj name="2384804F-3998-4D57-9195-F3826E402611-53">
      <extobjdata type="2384804F-3998-4D57-9195-F3826E402611" data="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NaT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"/>
    </extobj>
    <extobj name="2384804F-3998-4D57-9195-F3826E402611-54">
      <extobjdata type="2384804F-3998-4D57-9195-F3826E402611" data="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NaT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"/>
    </extobj>
    <extobj name="2384804F-3998-4D57-9195-F3826E402611-55">
      <extobjdata type="2384804F-3998-4D57-9195-F3826E402611" data="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NaT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"/>
    </extobj>
    <extobj name="2384804F-3998-4D57-9195-F3826E402611-56">
      <extobjdata type="2384804F-3998-4D57-9195-F3826E402611" data="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Zd0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yTU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l3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"/>
    </extobj>
    <extobj name="2384804F-3998-4D57-9195-F3826E402611-57">
      <extobjdata type="2384804F-3998-4D57-9195-F3826E402611" data="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k1D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XpB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Nd0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ekF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"/>
    </extobj>
    <extobj name="2384804F-3998-4D57-9195-F3826E402611-58">
      <extobjdata type="2384804F-3998-4D57-9195-F3826E402611" data="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a3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1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"/>
    </extobj>
    <extobj name="2384804F-3998-4D57-9195-F3826E402611-59">
      <extobjdata type="2384804F-3998-4D57-9195-F3826E402611" data="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l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ky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HlOaTFVUlZndFRpMHlNa00xSWlCa1BTSk5OemdnTWpVd1VUYzRJREkzTkNBNU5TQXlPVEpVTVRNNElETXhNRkV4TmpJZ016RXdJREU0TUNBeU9UUlVNVGs1SURJMU1WRXhPVGtnTWpJMklERTRNaUF5TURoVU1UTTVJREU1TUZRNU5pQXlNRGRVTnpnZ01qVXdXaUl2UGp4d1lYUm9JR2xrUFNKTlNsZ3RNal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"/>
    </extobj>
    <extobj name="2384804F-3998-4D57-9195-F3826E402611-60">
      <extobjdata type="2384804F-3998-4D57-9195-F3826E402611" data="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Xp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15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15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ek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"/>
    </extobj>
    <extobj name="2384804F-3998-4D57-9195-F3826E402611-61">
      <extobjdata type="2384804F-3998-4D57-9195-F3826E402611" data="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Mk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O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O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W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Z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F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y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Ay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l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k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p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mkxVVJWZ3RUaTB5UlNJZ1pEMGlUVGM0SURZd1VUYzRJRGcwSURrMUlERXdNbFF4TXpnZ01USXdVVEUyTWlBeE1qQWdNVGd3SURFd05GUXhPVGtnTmpGUk1UazVJRE0ySURFNE1pQXhPRlF4TXprZ01GUTVOaUF4TjFRM09DQTJNRm9pTHo0OGNHRjBhQ0JwWkQwaVRVcFlMVF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"/>
    </extobj>
    <extobj name="2384804F-3998-4D57-9195-F3826E402611-62">
      <extobjdata type="2384804F-3998-4D57-9195-F3826E402611" data="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TX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ekl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k1p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4d1lYUm9JR2xrUFNKTlNsZ3RNek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6S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"/>
    </extobj>
    <extobj name="2384804F-3998-4D57-9195-F3826E402611-63">
      <extobjdata type="2384804F-3998-4D57-9195-F3826E402611" data="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0y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B6Tmk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TTJ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"/>
    </extobj>
    <extobj name="2384804F-3998-4D57-9195-F3826E402611-64">
      <extobjdata type="2384804F-3998-4D57-9195-F3826E402611" data="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Ax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Ax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"/>
    </extobj>
    <extobj name="2384804F-3998-4D57-9195-F3826E402611-65">
      <extobjdata type="2384804F-3998-4D57-9195-F3826E402611" data="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E5EY3RWRVZZTFU0dE5VVWlJR1E5SWsweE1USWdOVFl3VERJME9TQTJPVFJNTWpVM0lEWTRObEV6T0RjZ05UWXlJRE00TnlBMU5qQk1Nell4SURVek1WRXpOVGtnTlRNeUlETXdNeUExT0RGTU1qVXdJRFl5TjB3eE9UVWdOVGd3VVRFNE1pQTFOamtnTVRZNUlEVTFOMVF4TkRnZ05UTTRUREUwTUNBMU16SlJNVE00SURVek1DQXhNalVnTlRRMlRERXhNaUExTmpCYUlpOCtQSEJoZEdnZ2FXUTlJazFLV0MweE5E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ORGN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HhORGN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5EY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VRRM0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RM0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"/>
    </extobj>
    <extobj name="2384804F-3998-4D57-9195-F3826E402611-66">
      <extobjdata type="2384804F-3998-4D57-9195-F3826E402611" data="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FMU5TMVVSVmd0VGkwMlJT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TBOVEFnTkRNNElEUTJNeUF6TWpsUk5EWTBJRE15TWlBME5qUWdNVGt3VmpFd05GRTBOalFnTmpZZ05EWTJJRFU1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FMU5T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GNHRjBhQ0JwWkQwaVRVcFlMVEUxTl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UxTlM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MU5T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hOVFV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RTFO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UxTlM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"/>
    </extobj>
    <extobj name="2384804F-3998-4D57-9195-F3826E402611-67">
      <extobjdata type="2384804F-3998-4D57-9195-F3826E402611" data="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VRFM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4TVRV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V4TlM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RXhOUz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VRFMU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RXhOU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E1UV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URTF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"/>
    </extobj>
    <extobj name="2384804F-3998-4D57-9195-F3826E402611-68">
      <extobjdata type="2384804F-3998-4D57-9195-F3826E402611" data="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Xl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Wp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5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5TWk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E1q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"/>
    </extobj>
    <extobj name="2384804F-3998-4D57-9195-F3826E402611-69">
      <extobjdata type="2384804F-3998-4D57-9195-F3826E402611" data="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mpF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5qR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Mk1TMVVSVmd0VmkweU1ETXlJaUJrUFNKTk56a2dORE5STnpNZ05ETWdOVElnTkRsVU16QWdOakZSTXpBZ05qZ2dPRFVnTWprelZERTBOaUExTWpoUk1UWXhJRFUyTUNBeE9UZ2dOVFl3VVRJeE9DQTFOakFnTWpRd0lEVTBOVlF5TmpJZ05UQXhVVEkyTWlBME9UWWdNall3SURRNE5sRXlOVGtnTkRjNUlERTNNeUF5TmpOVU9EUWdORFZVTnprZ05ETmFJaTgrUEhCaGRHZ2dhV1E5SWsxS1dDMDJNU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Fl4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mpF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"/>
    </extobj>
    <extobj name="2384804F-3998-4D57-9195-F3826E402611-70">
      <extobjdata type="2384804F-3998-4D57-9195-F3826E402611" data="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E1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RN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kRrdFZFVllMVll0TWpBek1pSWdaRDBpVFRjNUlEUXpVVGN6SURReklEVXlJRFE1VkRNd0lEWXhVVE13SURZNElEZzFJREk1TTFReE5EWWdOVEk0VVRFMk1TQTFOakFnTVRrNElEVTJNRkV5TVRnZ05UWXdJREkwTUNBMU5EVlVNall5SURVd01WRXlOaklnTkRrMklESTJNQ0EwT0RaUk1qVTVJRFEzT1NBeE56TWdNall6VkRnMElEUTFWRGM1SURReldpSXZQanh3WVhSb0lHbGtQU0pOU2xndE5Ea3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BP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5Ea3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kRr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5Ea3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"/>
    </extobj>
    <extobj name="2384804F-3998-4D57-9195-F3826E402611-71">
      <extobjdata type="2384804F-3998-4D57-9195-F3826E402611" data="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kx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ZM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mpVdFZFVllMVll0TWpBek1pSWdaRDBpVFRjNUlEUXpVVGN6SURReklEVXlJRFE1VkRNd0lEWXhVVE13SURZNElEZzFJREk1TTFReE5EWWdOVEk0VVRFMk1TQTFOakFnTVRrNElEVTJNRkV5TVRnZ05UWXdJREkwTUNBMU5EVlVNall5SURVd01WRXlOaklnTkRrMklESTJNQ0EwT0RaUk1qVTVJRFEzT1NBeE56TWdNall6VkRnMElEUTFWRGM1SURReldpSXZQanh3WVhSb0lHbGtQU0pOU2xndE5qV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JO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kx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ZMU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"/>
    </extobj>
    <extobj name="2384804F-3998-4D57-9195-F3826E402611-72">
      <extobjdata type="2384804F-3998-4D57-9195-F3826E402611" data="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y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"/>
    </extobj>
    <extobj name="2384804F-3998-4D57-9195-F3826E402611-73">
      <extobjdata type="2384804F-3998-4D57-9195-F3826E402611" data="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5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F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w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F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F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"/>
    </extobj>
    <extobj name="2384804F-3998-4D57-9195-F3826E402611-74">
      <extobjdata type="2384804F-3998-4D57-9195-F3826E402611" data="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B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F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w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FF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OQz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OQz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R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"/>
    </extobj>
    <extobj name="2384804F-3998-4D57-9195-F3826E402611-75">
      <extobjdata type="2384804F-3998-4D57-9195-F3826E402611" data="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aUlnZUd4cGJtczZhSEpsWmowaUkwMUtXQzB5TFZSRldDMUpMVEZFTkRVMklpOCtQQzluUGp4bklHUmhkR0V0Ylcxc0xXNXZaR1U5SW0xcElpQjBjbUZ1YzJadmNtMDlJblJ5WVc1emJHRjBaU2d6Tnpnc0xURTFNQ2tnYzJOaGJHVW9NQzQzTURjcElqNDhkWE5sSUdSaGRHRXRZejBpTVVRME16VWlJSGhzYVc1ck9taHlaV1k5SWlOTlNsZ3RNaTFVUlZndFNTMHhSRFF6TlNJdlBqd3ZaejQ4TDJjK1BDOW5Qand2Wno0OEwzTjJaejQ9IiwKCSJSZWFsVmlld1NpemVKc29uIiA6ICJ7XCJoZWlnaHRcIjoyODUuNzE0MjgyOTg5NTAxOTUsXCJ3aWR0aFwiOjMzOS4yODU2OTc5MzcwMTE3fSIKfQo="/>
    </extobj>
    <extobj name="2384804F-3998-4D57-9195-F3826E402611-76">
      <extobjdata type="2384804F-3998-4D57-9195-F3826E402611" data="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YzB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GM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npRdFZFVllMVTR0TWpNd09DSWdaRDBpVFRFM05DQTNNelJSTVRjNElEYzBOaUF4T1RBZ056VXdTREk1T0Vnek5qbFJOREF3SURjMU1DQTBNVEVnTnpRM1ZEUXlNaUEzTXpCVU5ERXhJRGN4TTFRek56SWdOekE1VVRNMk5TQTNNRGtnTXpRMUlEY3dPVlF6TVRBZ056RXdTREl4TkZZdE1qTTFVVEl3TmlBdE1qUTRJREU1TmlBdE1qVXdVVEU1TWlBdE1qVXdJREU0T1NBdE1qUTVWREU0TkNBdE1qUTNWREU0TUNBdE1qUTBWREUzT0NBdE1qUXhWREUzTmlBdE1qTTNWREUzTkNBdE1qTTBWamN6TkZvaUx6NDhjR0YwYUNCcFpEMGlUVXBZTFRjME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OelF0VkVWWUxVNHRNak13T1NJZ1pEMGlUVEl4SURjeE4xUXlNU0EzTXpCVU16SWdOelEyVkRjMUlEYzFNRWd4TkRkSU1qVTJVVEkyTmlBM05ESWdNalk1SURjek5WWXRNak0xVVRJMk1pQXRNalE0SURJMU1TQXRNalV3VVRJME55QXRNalV3SURJME5DQXRNalE1VkRJek9TQXRNalEzVkRJek5TQXRNalEwVkRJek15QXRNalF4VkRJek1TQXRNak0zVkRJeU9TQXRNak0wVmpjeE1FZ3hNek5STVRFNUlEY3hNQ0E1T1NBM01UQlVOekVnTnpBNVVUUXpJRGN3T1NBek1pQTNNVE5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"/>
    </extobj>
    <extobj name="2384804F-3998-4D57-9195-F3826E402611-77">
      <extobjdata type="2384804F-3998-4D57-9195-F3826E402611" data="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5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F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w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F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F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"/>
    </extobj>
    <extobj name="2384804F-3998-4D57-9195-F3826E402611-78">
      <extobjdata type="2384804F-3998-4D57-9195-F3826E402611" data="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N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T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NdFZFVllMVTR0TWtVaUlHUTlJazAzT0NBMk1GRTNPQ0E0TkNBNU5TQXhNREpVTVRNNElERXlNRkV4TmpJZ01USXdJREU0TUNBeE1EUlVNVGs1SURZeFVURTVPU0F6TmlBeE9ESWdNVGhVTVRNNUlEQlVPVFlnTVRkVU56Z2dOakJhSWk4K1BIQmhkR2dnYVdROUlrMUtXQzB6TFZSRldDMU9MVFZDSWlCa1BTSk5NVEU0SUMweU5UQldOelV3U0RJMU5WWTNNVEJJTVRVNFZpMHlNVEJJTWpVMVZpMHlOVEJJTVRFNFdpSXZQanh3WVhSb0lHbGtQU0pOU2xndE15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E10VkVWWUxVNHRNakl4TWlJZ1pEMGlUVGcwSURJek4xUTROQ0F5TlRCVU9UZ2dNamN3U0RZM09WRTJPVFFnTWpZeUlEWTVOQ0F5TlRCVU5qYzVJREl6TUVnNU9GRTROQ0F5TXpjZ09EUWdNalV3V2lJdlBqeHdZWFJvSUdsa1BTSk5TbGd0TX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5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pMVlJGV0MxT0xUVkVJaUJrUFNKTk1qSWdOekV3VmpjMU1FZ3hOVGxXTFRJMU1FZ3lNbFl0TWpFd1NERXhPVlkzTVRCSU1qSmFJaTgrUEhCaGRHZ2dhV1E5SWsxS1dDMHp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N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eHdZWFJvSUdsa1BTSk5TbGd0TX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"/>
    </extobj>
    <extobj name="2384804F-3998-4D57-9195-F3826E402611-79">
      <extobjdata type="2384804F-3998-4D57-9195-F3826E402611" data="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"/>
    </extobj>
    <extobj name="2384804F-3998-4D57-9195-F3826E402611-80">
      <extobjdata type="2384804F-3998-4D57-9195-F3826E402611" data="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Gd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NExWUkZXQzFPTFRJeU1USWlJR1E5SWswNE5DQXlNemRVT0RRZ01qVXdWRGs0SURJM01FZzJOemxSTmprMElESTJNaUEyT1RRZ01qVXdWRFkzT1NBeU16QklPVGhST0RRZ01qTTNJRGcwSURJMU1Gb2lMejQ4Y0dGMGFDQnBaRDBpVFVwWUxUZ3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0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Gd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A0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"/>
    </extobj>
    <extobj name="2384804F-3998-4D57-9195-F3826E402611-81">
      <extobjdata type="2384804F-3998-4D57-9195-F3826E402611" data="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FZSRldDMU9MVEl5TVRJaUlHUTlJazA0TkNBeU16ZFVPRFFnTWpVd1ZEazRJREkzTUVnMk56bFJOamswSURJMk1pQTJPVFFnTWpVd1ZEWTNPU0F5TXpCSU9UaFJPRFFnTWpNM0lEZzBJREkx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DFSQ0lnWkQwaVRUSXlJRGN4TUZZM05UQklNVFU1VmkweU5UQklNakpXTFRJeE1FZ3hNVGxXTnpFd1NESXlXaUl2UGp4d1lYUm9JR2xrUFNKTlNsZ3RN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c4aVBqeDFjMlVnWkdGMFlTMWpQU0kxUWlJZ2VHeHBibXM2YUhKbFpqMGlJMDFLV0MweUxWUkZXQzFPTFRWQ0lpOCtQQzluUGp4bklHUmhkR0V0Ylcxc0xXNXZaR1U5SW0xemRXSWlJSFJ5WVc1elptOXliVDBpZEhKaGJuTnNZWFJsS0RJM09Dd3dLU0krUEdjZ1pHRjBZUzF0Yld3dGJtOWtaVDBpYldraVBqeDFjMlVnWkdGMFlTMWpQU0l5TVRCRklpQjRiR2x1YXpwb2NtVm1QU0lqVFVwWUxUS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"/>
    </extobj>
    <extobj name="2384804F-3998-4D57-9195-F3826E402611-82">
      <extobjdata type="2384804F-3998-4D57-9195-F3826E402611" data="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Wk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Wk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VrdE1VUTBNemtpSUdROUlrMDBPQ0F4VVRNeElER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"/>
    </extobj>
    <extobj name="2384804F-3998-4D57-9195-F3826E402611-83">
      <extobjdata type="2384804F-3998-4D57-9195-F3826E402611" data="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E5T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UxTFZSRldDMU9MVEl5TVRJaUlHUTlJazA0TkNBeU16ZFVPRFFnTWpVd1ZEazRJREkzTUVnMk56bFJOamswSURJMk1pQTJPVFFnTWpVd1ZEWTNPU0F5TXpCSU9UaFJPRFFnTWpNM0lEZzBJREkxTUZvaUx6NDhjR0YwYUNCcFpEMGlUVXBZTFRFM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"/>
    </extobj>
    <extobj name="2384804F-3998-4D57-9195-F3826E402611-84">
      <extobjdata type="2384804F-3998-4D57-9195-F3826E402611" data="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VRR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hOQzFVUlZndFRpMHlNakV5SWlCa1BTSk5PRFFnTWpNM1ZEZzBJREkxTUZRNU9DQXlOekJJTmpjNVVUWTVOQ0F5TmpJZ05qazBJREkxTUZRMk56a2dNak13U0RrNFVUZzBJREl6TnlBNE5DQXlOVEJhSWk4K1BIQmhkR2dnYVdROUlrMUtXQzB4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"/>
    </extobj>
    <extobj name="2384804F-3998-4D57-9195-F3826E402611-85">
      <extobjdata type="2384804F-3998-4D57-9195-F3826E402611" data="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WpR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HlOQzFVUlZndFRpMHlNakV5SWlCa1BTSk5PRFFnTWpNM1ZEZzBJREkxTUZRNU9DQXlOekJJTmpjNVVUWTVOQ0F5TmpJZ05qazBJREkxTUZRMk56a2dNak13U0RrNFVUZzBJREl6TnlBNE5DQXlOVEJhSWk4K1BIQmhkR2dnYVdROUlrMUtXQzB5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"/>
    </extobj>
    <extobj name="2384804F-3998-4D57-9195-F3826E402611-86">
      <extobjdata type="2384804F-3998-4D57-9195-F3826E402611" data="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kR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DBOe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ORGN0VkVWWUxVNHROVUlpSUdROUlrMHhNVGdnTFRJMU1GWTNOVEJJTWpVMVZqY3hNRWd4TlRoV0xUSXhNRWd5TlRWV0xUSTFNRWd4TVRoYUlpOCtQSEJoZEdnZ2FXUTlJazFLV0MwME55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UTN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EY3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kRjdFZFVllMVTR0TlVRaUlHUTlJazB5TWlBM01UQldOelV3U0RFMU9WWXRNalV3U0RJeVZpMHlNVEJJTVRFNVZqY3hNRWd5TWxvaUx6NDhjR0YwYUNCcFpEMGlUVXBZTFRRM0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"/>
    </extobj>
    <extobj name="2384804F-3998-4D57-9195-F3826E402611-87">
      <extobjdata type="2384804F-3998-4D57-9195-F3826E402611" data="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E5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Uy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E5pMVVSVmd0VGkweU1qRXlJaUJrUFNKTk9EUWdNak0zVkRnMElESTFNRlE1T0NBeU56QklOamM1VVRZNU5DQXlOaklnTmprMElESTFNRlEyTnprZ01qTXdTRGs0VVRnMElESXpOeUE0TkNBeU5UQmFJaTgrUEhCaGRHZ2dhV1E5SWsxS1dDMHhO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E5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FMk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RTJMVlJGV0MxT0xUVkVJaUJrUFNKTk1qSWdOekV3VmpjMU1FZ3hOVGxXTFRJMU1FZ3lNbFl0TWpFd1NERXhPVlkzTVRCSU1qSmFJaTgrUEhCaGRHZ2dhV1E5SWsxS1dDMHhOa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eE5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E5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"/>
    </extobj>
    <extobj name="2384804F-3998-4D57-9195-F3826E402611-88">
      <extobjdata type="2384804F-3998-4D57-9195-F3826E402611" data="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"/>
    </extobj>
    <extobj name="2384804F-3998-4D57-9195-F3826E402611-89">
      <extobjdata type="2384804F-3998-4D57-9195-F3826E402611" data="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O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Mk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VRZ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eHdZWFJvSUdsa1BTSk5TbGd0TVRZ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hOaTFVUlZndFRpMHlNakV5SWlCa1BTSk5PRFFnTWpNM1ZEZzBJREkxTUZRNU9DQXlOekJJTmpjNVVUWTVOQ0F5TmpJZ05qazBJREkxTUZRMk56a2dNak13U0RrNFVUZzBJREl6TnlBNE5DQXlOVEJhSWk4K1BIQmhkR2dnYVdROUlrMUtXQzB4Tm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O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VF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"/>
    </extobj>
    <extobj name="2384804F-3998-4D57-9195-F3826E402611-90">
      <extobjdata type="2384804F-3998-4D57-9195-F3826E402611" data="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"/>
    </extobj>
    <extobj name="2384804F-3998-4D57-9195-F3826E402611-91">
      <extobjdata type="2384804F-3998-4D57-9195-F3826E402611" data="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FZSRldDMU9MVEl5TVRJaUlHUTlJazA0TkNBeU16ZFVPRFFnTWpVd1ZEazRJREkzTUVnMk56bFJOamswSURJMk1pQTJPVFFnTWpVd1ZEWTNPU0F5TXpCSU9UaFJPRFFnTWpNM0lEZzBJREkx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DFSQ0lnWkQwaVRUSXlJRGN4TUZZM05UQklNVFU1VmkweU5UQklNakpXTFRJeE1FZ3hNVGxXTnpFd1NESXlXaUl2UGp4d1lYUm9JR2xrUFNKTlNsZ3RN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c4aVBqeDFjMlVnWkdGMFlTMWpQU0kxUWlJZ2VHeHBibXM2YUhKbFpqMGlJMDFLV0MweUxWUkZXQzFPTFRWQ0lpOCtQQzluUGp4bklHUmhkR0V0Ylcxc0xXNXZaR1U5SW0xemRXSWlJSFJ5WVc1elptOXliVDBpZEhKaGJuTnNZWFJsS0RJM09Dd3dLU0krUEdjZ1pHRjBZUzF0Yld3dGJtOWtaVDBpYldraVBqeDFjMlVnWkdGMFlTMWpQU0l5TVRCRklpQjRiR2x1YXpwb2NtVm1QU0lqVFVwWUxUS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"/>
    </extobj>
    <extobj name="2384804F-3998-4D57-9195-F3826E402611-92">
      <extobjdata type="2384804F-3998-4D57-9195-F3826E402611" data="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RFFnTmpVNUlEUTFOQ0EyTlRKVU16Z3lJRFl5T0ZReU9Ua2dOVGN5VkRJeU5pQTBOemxSTVRrMElEUXlNaUF4TnpVZ016UTJWREUxTmlBeU1qSlJNVFUySURFd09DQXlNeklnTlRoUk1qZ3dJREkwSURNMU1DQXlORkUwTkRFZ01qUWdOVEV5SURreVZEWXdOaUF5TkRCUk5qRXdJREkxTXlBMk1USWdNalUxVkRZeU9DQXlOVGRSTmpRNElESTFOeUEyTkRnZ01qUTRVVFkwT0NBeU5ETWdOalEzSURJek9WRTJNVGdnTVRNeUlEVXlNeUExTlZRek1Ua2dMVEl5VVRJd05pQXRNaklnTVRJNElEVXpWRFV3SURJMU1sb2lMejQ4Y0dGMGFDQnBaRDBpVFVwWUxURXp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"/>
    </extobj>
    <extobj name="2384804F-3998-4D57-9195-F3826E402611-93">
      <extobjdata type="2384804F-3998-4D57-9195-F3826E402611" data="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k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e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eTFVUlZndFRpMDFRaUlnWkQwaVRURXhPQ0F0TWpVd1ZqYzFNRWd5TlRWV056RXdTREUxT0ZZdE1qRXdTREkxTlZZdE1qVXdTREV4T0ZvaUx6NDhjR0YwYUNCcFpEMGlUVXBZTFRN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k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X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MVlJGV0MxT0xUVkVJaUJrUFNKTk1qSWdOekV3VmpjMU1FZ3hOVGxXTFRJMU1FZ3lNbFl0TWpFd1NERXhPVlkzTVRCSU1qSmFJaTgrUEhCaGRHZ2dhV1E5SWsxS1dDMHp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"/>
    </extobj>
    <extobj name="2384804F-3998-4D57-9195-F3826E402611-94">
      <extobjdata type="2384804F-3998-4D57-9195-F3826E402611" data="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1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N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PU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r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Gt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a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NU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a3RWRVZZTFU0dE5VUWlJR1E5SWsweU1pQTNNVEJXTnpVd1NERTFPVll0TWpVd1NESXlWaTB5TVRCSU1URTVWamN4TUVneU1sb2lMejQ4Y0dGMGFDQnBaRDBpVFVwWUxUa3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1M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A1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"/>
    </extobj>
    <extobj name="2384804F-3998-4D57-9195-F3826E402611-95">
      <extobjdata type="2384804F-3998-4D57-9195-F3826E402611" data="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Hl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9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"/>
    </extobj>
    <extobj name="2384804F-3998-4D57-9195-F3826E402611-96">
      <extobjdata type="2384804F-3998-4D57-9195-F3826E402611" data="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UY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55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E55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eHdZWFJvSUdsa1BTSk5TbGd0TVRj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hOeTFVUlZndFRpMHlNakV5SWlCa1BTSk5PRFFnTWpNM1ZEZzBJREkxTUZRNU9DQXlOekJJTmpjNVVUWTVOQ0F5TmpJZ05qazBJREkxTUZRMk56a2dNak13U0RrNFVUZzBJREl6TnlBNE5DQXlOVEJhSWk4K1BIQmhkR2dnYVdROUlrMUtXQzB4Tn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hOe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VGN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"/>
    </extobj>
    <extobj name="2384804F-3998-4D57-9195-F3826E402611-97">
      <extobjdata type="2384804F-3998-4D57-9195-F3826E402611" data="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FZSRldDMU9MVEl5TVRJaUlHUTlJazA0TkNBeU16ZFVPRFFnTWpVd1ZEazRJREkzTUVnMk56bFJOamswSURJMk1pQTJPVFFnTWpVd1ZEWTNPU0F5TXpCSU9UaFJPRFFnTWpNM0lEZzBJREkx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DFSQ0lnWkQwaVRUSXlJRGN4TUZZM05UQklNVFU1VmkweU5UQklNakpXTFRJeE1FZ3hNVGxXTnpFd1NESXlXaUl2UGp4d1lYUm9JR2xrUFNKTlNsZ3RN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c4aVBqeDFjMlVnWkdGMFlTMWpQU0kxUWlJZ2VHeHBibXM2YUhKbFpqMGlJMDFLV0MweUxWUkZXQzFPTFRWQ0lpOCtQQzluUGp4bklHUmhkR0V0Ylcxc0xXNXZaR1U5SW0xemRXSWlJSFJ5WVc1elptOXliVDBpZEhKaGJuTnNZWFJsS0RJM09Dd3dLU0krUEdjZ1pHRjBZUzF0Yld3dGJtOWtaVDBpYldraVBqeDFjMlVnWkdGMFlTMWpQU0l5TVRCRklpQjRiR2x1YXpwb2NtVm1QU0lqVFVwWUxUS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"/>
    </extobj>
    <extobj name="2384804F-3998-4D57-9195-F3826E402611-98">
      <extobjdata type="2384804F-3998-4D57-9195-F3826E402611" data="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"/>
    </extobj>
    <extobj name="2384804F-3998-4D57-9195-F3826E402611-99">
      <extobjdata type="2384804F-3998-4D57-9195-F3826E402611" data="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5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F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Mk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"/>
    </extobj>
    <extobj name="2384804F-3998-4D57-9195-F3826E402611-100">
      <extobjdata type="2384804F-3998-4D57-9195-F3826E402611" data="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cwSURZMU9TQTBOVFFnTmpVeVZETTRNaUEyTWpoVU1qazVJRFUzTWxReU1qWWdORGM1VVRFNU5DQTBNaklnTVRjMUlETTBObFF4TlRZZ01qSXlVVEUxTmlBeE1EZ2dNak15SURVNFVUSTRNQ0F5TkNBek5UQWdNalJSTkRReElESTBJRFV4TWlBNU1sUTJNRFlnTWpRd1VUWXhNQ0F5TlRNZ05qRXlJREkxTlZRMk1qZ2dNalUzVVRZME9DQXlOVGNnTmpRNElESTBPRkUyTkRnZ01qUXpJRFkwTnlBeU16bFJOakU0SURFek1pQTFNak1nTlRWVU16RTVJQzB5TWxFeU1EWWdMVEl5SURFeU9DQTFNMVExTUNBeU5USmFJaTgrUEhCaGRHZ2dhV1E5SWsxS1dDMHp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X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N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6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T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NdFZFVllMVTR0TjBVaUlHUTlJazB4TnprZ01qVXhVVEUyTkNBeU5URWdNVFV4SURJME5WUXhNekVnTWpNMFZERXhNU0F5TVRWTU9UY2dNakkzVERneklESXpPRkU0TXlBeU16a2dPVFVnTWpVelZERXlNU0F5T0ROVU1UUXlJRE13TkZFeE5qVWdNekU0SURFNE55QXpNVGhVTWpVeklETXdNRlF6TWpBZ01qZ3lVVE16TlNBeU9ESWdNelE0SURJNE9GUXpOamdnTWprNVZETTRPQ0F6TVRoTU5EQXlJRE13Tmt3ME1UWWdNamsxVVRNM05TQXlNellnTXpRMElESXlNbEV6TXpBZ01qRTFJRE14TXlBeU1UVlJNamt5SURJeE5TQXlORGdnTWpNelZERTNPU0F5TlRG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"/>
    </extobj>
    <extobj name="2384804F-3998-4D57-9195-F3826E402611-101">
      <extobjdata type="2384804F-3998-4D57-9195-F3826E402611" data="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k9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00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emd0VkVWWUxVNHRNakl4TWlJZ1pEMGlUVGcwSURJek4xUTROQ0F5TlRCVU9UZ2dNamN3U0RZM09WRTJPVFFnTWpZeUlEWTVOQ0F5TlRCVU5qYzVJREl6TUVnNU9GRTROQ0F5TXpjZ09EUWdNalV3V2lJdlBqeHdZWFJvSUdsa1BTSk5TbGd0TXpn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emd0VkVWWUxVNHROMFVpSUdROUlrMHhOemtnTWpVeFVURTJOQ0F5TlRFZ01UVXhJREkwTlZReE16RWdNak0wVkRFeE1TQXlNVFZNT1RjZ01qSTNURGd6SURJek9GRTRNeUF5TXprZ09UVWdNalV6VkRFeU1TQXlPRE5VTVRReUlETXdORkV4TmpVZ016RTRJREU0TnlBek1UaFVNalV6SURNd01GUXpNakFnTWpneVVUTXpOU0F5T0RJZ016UTRJREk0T0ZRek5qZ2dNams1VkRNNE9DQXpNVGhNTkRBeUlETXdOa3cwTVRZZ01qazFVVE0zTlNBeU16WWdNelEwSURJeU1sRXpNekFnTWpFMUlETXhNeUF5TVRWUk1qa3lJREl4TlNBeU5EZ2dNak16VkRFM09TQXlOVEZhSWk4K1BIQmhkR2dnYVdROUlrMUtXQzB6T0M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Xpn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HpPQ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"/>
    </extobj>
    <extobj name="2384804F-3998-4D57-9195-F3826E402611-102">
      <extobjdata type="2384804F-3998-4D57-9195-F3826E402611" data="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RFFnTmpVNUlEUTFOQ0EyTlRKVU16Z3lJRFl5T0ZReU9Ua2dOVGN5VkRJeU5pQTBOemxSTVRrMElEUXlNaUF4TnpVZ016UTJWREUxTmlBeU1qSlJNVFUySURFd09DQXlNeklnTlRoUk1qZ3dJREkwSURNMU1DQXlORkUwTkRFZ01qUWdOVEV5SURreVZEWXdOaUF5TkRCUk5qRXdJREkxTXlBMk1USWdNalUxVkRZeU9DQXlOVGRSTmpRNElESTFOeUEyTkRnZ01qUTRVVFkwT0NBeU5ETWdOalEzSURJek9WRTJNVGdnTVRNeUlEVXlNeUExTlZRek1Ua2dMVEl5VVRJd05pQXRNaklnTVRJNElEVXpWRFV3SURJMU1sb2lMejQ4Y0dGMGFDQnBaRDBpVFVwWUxURXp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"/>
    </extobj>
    <extobj name="2384804F-3998-4D57-9195-F3826E402611-103">
      <extobjdata type="2384804F-3998-4D57-9195-F3826E402611" data="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UxTFZSRldDMU9MVEl5TVRJaUlHUTlJazA0TkNBeU16ZFVPRFFnTWpVd1ZEazRJREkzTUVnMk56bFJOamswSURJMk1pQTJPVFFnTWpVd1ZEWTNPU0F5TXpCSU9UaFJPRFFnTWpNM0lEZzBJREkxTUZvaUx6NDhjR0YwYUNCcFpEMGlUVXBZTFRFM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"/>
    </extobj>
    <extobj name="2384804F-3998-4D57-9195-F3826E402611-104">
      <extobjdata type="2384804F-3998-4D57-9195-F3826E402611" data="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"/>
    </extobj>
    <extobj name="2384804F-3998-4D57-9195-F3826E402611-105">
      <extobjdata type="2384804F-3998-4D57-9195-F3826E402611" data="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"/>
    </extobj>
    <extobj name="2384804F-3998-4D57-9195-F3826E402611-106">
      <extobjdata type="2384804F-3998-4D57-9195-F3826E402611" data="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Nek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ek1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Xk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HpNe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6T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NekxWUkZXQzFPTFRKRklpQmtQU0pOTnpnZ05qQlJOemdnT0RRZ09UVWdNVEF5VkRFek9DQXhNakJSTVRZeUlERXlNQ0F4T0RBZ01UQTBWREU1T1NBMk1WRXhPVGtnTXpZZ01UZ3lJREU0VkRFek9TQXdWRGsySURFM1ZEYzRJRFl3V2lJdlBqeHdZWFJvSUdsa1BTSk5TbGd0TXpNdFZFVllMVTR0TlVJaUlHUTlJazB4TVRnZ0xUSTFNRlkzTlRCSU1qVTFWamN4TUVneE5UaFdMVEl4TUVneU5UVldMVEkxTUVneE1UaGFJaTgrUEhCaGRHZ2dhV1E5SWsxS1dDMHpNeT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NekxWUkZXQzFPTFRJeU1USWlJR1E5SWswNE5DQXlNemRVT0RRZ01qVXdWRGs0SURJM01FZzJOemxSTmprMElESTJNaUEyT1RRZ01qVXdWRFkzT1NBeU16QklPVGhST0RRZ01qTTNJRGcwSURJMU1Gb2lMejQ4Y0dGMGFDQnBaRDBpVFVwWUxUTXp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Nek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XpN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6TXRWRVZZTFU0dE5VUWlJR1E5SWsweU1pQTNNVEJXTnpVd1NERTFPVll0TWpVd1NESXlWaTB5TVRCSU1URTVWamN4TUVneU1sb2lMejQ4Y0dGMGFDQnBaRDBpVFVwWUxUTXp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"/>
    </extobj>
    <extobj name="2384804F-3998-4D57-9195-F3826E402611-107">
      <extobjdata type="2384804F-3998-4D57-9195-F3826E402611" data="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STN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Wp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5Tnk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B5Tn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TNMVlJGV0MxT0xUSXlNVElpSUdROUlrMDROQ0F5TXpkVU9EUWdNalV3VkRrNElESTNNRWcyTnpsUk5qazBJREkyTWlBMk9UUWdNalV3VkRZM09TQXlNekJJT1RoUk9EUWdNak0zSURnMElESTFNRm9pTHo0OGNHRjBhQ0JwWkQwaVRVcFlMVEkz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STN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lOe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"/>
    </extobj>
    <extobj name="2384804F-3998-4D57-9195-F3826E402611-108">
      <extobjdata type="2384804F-3998-4D57-9195-F3826E402611" data="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W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"/>
    </extobj>
    <extobj name="2384804F-3998-4D57-9195-F3826E402611-109">
      <extobjdata type="2384804F-3998-4D57-9195-F3826E402611" data="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FZSRldDMU9MVEl5TVRJaUlHUTlJazA0TkNBeU16ZFVPRFFnTWpVd1ZEazRJREkzTUVnMk56bFJOamswSURJMk1pQTJPVFFnTWpVd1ZEWTNPU0F5TXpCSU9UaFJPRFFnTWpNM0lEZzBJREkxTUZ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DFSQ0lnWkQwaVRUSXlJRGN4TUZZM05UQklNVFU1VmkweU5UQklNakpXTFRJeE1FZ3hNVGxXTnpFd1NESXlXaUl2UGp4d1lYUm9JR2xrUFNKTlNsZ3RNaT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"/>
    </extobj>
    <extobj name="2384804F-3998-4D57-9195-F3826E402611-110">
      <extobjdata type="2384804F-3998-4D57-9195-F3826E402611" data="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p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1p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E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"/>
    </extobj>
    <extobj name="2384804F-3998-4D57-9195-F3826E402611-111">
      <extobjdata type="2384804F-3998-4D57-9195-F3826E402611" data="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"/>
    </extobj>
    <extobj name="2384804F-3998-4D57-9195-F3826E402611-112">
      <extobjdata type="2384804F-3998-4D57-9195-F3826E402611" data="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"/>
    </extobj>
    <extobj name="2384804F-3998-4D57-9195-F3826E402611-113">
      <extobjdata type="2384804F-3998-4D57-9195-F3826E402611" data="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E1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ek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k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"/>
    </extobj>
    <extobj name="2384804F-3998-4D57-9195-F3826E402611-114">
      <extobjdata type="2384804F-3998-4D57-9195-F3826E402611" data="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"/>
    </extobj>
    <extobj name="2384804F-3998-4D57-9195-F3826E402611-115">
      <extobjdata type="2384804F-3998-4D57-9195-F3826E402611" data="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5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F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Mk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"/>
    </extobj>
    <extobj name="2384804F-3998-4D57-9195-F3826E402611-116">
      <extobjdata type="2384804F-3998-4D57-9195-F3826E402611" data="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RFFnTmpVNUlEUTFOQ0EyTlRKVU16Z3lJRFl5T0ZReU9Ua2dOVGN5VkRJeU5pQTBOemxSTVRrMElEUXlNaUF4TnpVZ016UTJWREUxTmlBeU1qSlJNVFUySURFd09DQXlNeklnTlRoUk1qZ3dJREkwSURNMU1DQXlORkUwTkRFZ01qUWdOVEV5SURreVZEWXdOaUF5TkRCUk5qRXdJREkxTXlBMk1USWdNalUxVkRZeU9DQXlOVGRSTmpRNElESTFOeUEyTkRnZ01qUTRVVFkwT0NBeU5ETWdOalEzSURJek9WRTJNVGdnTVRNeUlEVXlNeUExTlZRek1Ua2dMVEl5VVRJd05pQXRNaklnTVRJNElEVXpWRFV3SURJMU1sb2lMejQ4Y0dGMGFDQnBaRDBpVFVwWUxURXp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"/>
    </extobj>
    <extobj name="2384804F-3998-4D57-9195-F3826E402611-117">
      <extobjdata type="2384804F-3998-4D57-9195-F3826E402611" data="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GN3UlNJZ2VHeHBibXM2YUhKbFpqMGlJMDFLV0MwekxWUkZXQzFKTFRGRU56QkZJaTgrUEM5blBqd3ZaejQ4TDJjK1BDOXpkbWMrIiwKCSJSZWFsVmlld1NpemVKc29uIiA6ICJ7XCJoZWlnaHRcIjoxNjAuNzE0MjgyOTg5NTAxOTUsXCJ3aWR0aFwiOjE5Ni40Mjg1NjU5NzkwMDM5fSIKfQo="/>
    </extobj>
    <extobj name="2384804F-3998-4D57-9195-F3826E402611-118">
      <extobjdata type="2384804F-3998-4D57-9195-F3826E402611" data="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"/>
    </extobj>
    <extobj name="2384804F-3998-4D57-9195-F3826E402611-119">
      <extobjdata type="2384804F-3998-4D57-9195-F3826E402611" data="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AxTnk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DFOeT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VM0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OVGN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MU55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4d1lYUm9JR2xrUFNKTlNsZ3ROVGN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FUz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DFOe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AxTn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Uz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DFOeT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DFOe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"/>
    </extobj>
    <extobj name="2384804F-3998-4D57-9195-F3826E402611-120">
      <extobjdata type="2384804F-3998-4D57-9195-F3826E402611" data="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1p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4d1lYUm9JR2xrUFNKTlNsZ3RN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aT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"/>
    </extobj>
    <extobj name="2384804F-3998-4D57-9195-F3826E402611-121">
      <extobjdata type="2384804F-3998-4D57-9195-F3826E402611" data="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B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F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w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FF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OQz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OQz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R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"/>
    </extobj>
    <extobj name="2384804F-3998-4D57-9195-F3826E402611-122">
      <extobjdata type="2384804F-3998-4D57-9195-F3826E402611" data="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UlpQjRiR2x1YXpwb2NtVm1QU0lqVFVwWUxUSXRWRVZZTFVrdE1VUTBNelVpTHo0OEwyYytQQzluUGp3dlp6NDhMM04yWno0PSIsCgkiUmVhbFZpZXdTaXplSnNvbiIgOiAie1wiaGVpZ2h0XCI6MjQxLFwid2lkdGhcIjoyNjh9Igp9Cg=="/>
    </extobj>
    <extobj name="2384804F-3998-4D57-9195-F3826E402611-123">
      <extobjdata type="2384804F-3998-4D57-9195-F3826E402611" data="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55SWdlR3hwYm1zNmFISmxaajBpSTAxS1dDMHlMVlJGV0MxSkxURkVORFEzSWk4K1BDOW5Qand2Wno0OEwyYytQQzl6ZG1jKyIsCgkiUmVhbFZpZXdTaXplSnNvbiIgOiAie1wiaGVpZ2h0XCI6MjQxLFwid2lkdGhcIjoyNTB9Igp9Cg=="/>
    </extobj>
    <extobj name="2384804F-3998-4D57-9195-F3826E402611-124">
      <extobjdata type="2384804F-3998-4D57-9195-F3826E402611" data="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EV5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"/>
    </extobj>
    <extobj name="2384804F-3998-4D57-9195-F3826E402611-125">
      <extobjdata type="2384804F-3998-4D57-9195-F3826E402611" data="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hOQz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E5D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Uw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"/>
    </extobj>
    <extobj name="2384804F-3998-4D57-9195-F3826E402611-126">
      <extobjdata type="2384804F-3998-4D57-9195-F3826E402611" data="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V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l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V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M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OUz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V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5T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lMxVVJWZ3RUaTB5TWpFeUlpQmtQU0pOT0RRZ01qTTNWRGcwSURJMU1GUTVPQ0F5TnpCSU5qYzVVVFk1TkNBeU5qSWdOamswSURJMU1GUTJOemtnTWpNd1NEazRVVGcwSURJek55QTROQ0F5TlRCYUlpOCtQSEJoZEdnZ2FXUTlJazFLV0MwM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FV0VkVWWUxVNHROVVFpSUdROUlrMHlNaUEzTVRCV056VXdTREUxT1ZZdE1qVXdTREl5VmkweU1UQklNVEU1VmpjeE1FZ3lNbG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"/>
    </extobj>
    <extobj name="2384804F-3998-4D57-9195-F3826E402611-127">
      <extobjdata type="2384804F-3998-4D57-9195-F3826E402611" data="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r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r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DV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Gt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IQmhkR2dnYVdROUlrMUtXQzA1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1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"/>
    </extobj>
    <extobj name="2384804F-3998-4D57-9195-F3826E402611-128">
      <extobjdata type="2384804F-3998-4D57-9195-F3826E402611" data="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EV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EV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h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V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R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Hh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RX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IQmhkR2dnYVdROUlrMUtXQzB4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U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"/>
    </extobj>
    <extobj name="2384804F-3998-4D57-9195-F3826E402611-129">
      <extobjdata type="2384804F-3998-4D57-9195-F3826E402611" data="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r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r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DV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Gt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IQmhkR2dnYVdROUlrMUtXQzA1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1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"/>
    </extobj>
    <extobj name="2384804F-3998-4D57-9195-F3826E402611-130">
      <extobjdata type="2384804F-3998-4D57-9195-F3826E402611" data="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4Tl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l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"/>
    </extobj>
    <extobj name="2384804F-3998-4D57-9195-F3826E402611-131">
      <extobjdata type="2384804F-3998-4D57-9195-F3826E402611" data="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M0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5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5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"/>
    </extobj>
    <extobj name="2384804F-3998-4D57-9195-F3826E402611-132">
      <extobjdata type="2384804F-3998-4D57-9195-F3826E402611" data="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5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55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GN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n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"/>
    </extobj>
    <extobj name="2384804F-3998-4D57-9195-F3826E402611-133">
      <extobjdata type="2384804F-3998-4D57-9195-F3826E402611" data="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J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kl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WpJ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eU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"/>
    </extobj>
    <extobj name="2384804F-3998-4D57-9195-F3826E402611-134">
      <extobjdata type="2384804F-3998-4D57-9195-F3826E402611" data="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5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F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w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F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F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"/>
    </extobj>
    <extobj name="2384804F-3998-4D57-9195-F3826E402611-135">
      <extobjdata type="2384804F-3998-4D57-9195-F3826E402611" data="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DB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FF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"/>
    </extobj>
    <extobj name="2384804F-3998-4D57-9195-F3826E402611-136">
      <extobjdata type="2384804F-3998-4D57-9195-F3826E402611" data="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OaUlnZUd4cGJtczZhSEpsWmowaUkwMUtXQzB5TFZSRldDMUpMVEZFTkRVMklpOCtQQzluUGp4bklHUmhkR0V0Ylcxc0xXNXZaR1U5SW0xcElpQjBjbUZ1YzJadmNtMDlJblJ5WVc1emJHRjBaU2d6Tnpnc0xURTFNQ2tnYzJOaGJHVW9NQzQzTURjcElqNDhkWE5sSUdSaGRHRXRZejBpTVVRME16VWlJSGhzYVc1ck9taHlaV1k5SWlOTlNsZ3RNaTFVUlZndFNTMHhSRFF6TlNJdlBqd3ZaejQ4TDJjK1BDOW5Qand2Wno0OEwzTjJaejQ9IiwKCSJSZWFsVmlld1NpemVKc29uIiA6ICJ7XCJoZWlnaHRcIjoyODUuNzE0MjgyOTg5NTAxOTUsXCJ3aWR0aFwiOjMzOS4yODU2OTc5MzcwMTE3fSIKfQo="/>
    </extobj>
    <extobj name="2384804F-3998-4D57-9195-F3826E402611-137">
      <extobjdata type="2384804F-3998-4D57-9195-F3826E402611" data="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npRdFZFVllMVTR0TWpNd09DSWdaRDBpVFRFM05DQTNNelJSTVRjNElEYzBOaUF4T1RBZ056VXdTREk1T0Vnek5qbFJOREF3SURjMU1DQTBNVEVnTnpRM1ZEUXlNaUEzTXpCVU5ERXhJRGN4TTFRek56SWdOekE1VVRNMk5TQTNNRGtnTXpRMUlEY3dPVlF6TVRBZ056RXdTREl4TkZZdE1qTTFVVEl3TmlBdE1qUTRJREU1TmlBdE1qVXdVVEU1TWlBdE1qVXdJREU0T1NBdE1qUTVWREU0TkNBdE1qUTNWREU0TUNBdE1qUTBWREUzT0NBdE1qUXhWREUzTmlBdE1qTTNWREUzTkNBdE1qTTBWamN6TkZvaUx6NDhjR0YwYUNCcFpEMGlUVXBZTFRjME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OelF0VkVWWUxVNHRNak13T1NJZ1pEMGlUVEl4SURjeE4xUXlNU0EzTXpCVU16SWdOelEyVkRjMUlEYzFNRWd4TkRkSU1qVTJVVEkyTmlBM05ESWdNalk1SURjek5WWXRNak0xVVRJMk1pQXRNalE0SURJMU1TQXRNalV3VVRJME55QXRNalV3SURJME5DQXRNalE1VkRJek9TQXRNalEzVkRJek5TQXRNalEwVkRJek15QXRNalF4VkRJek1TQXRNak0zVkRJeU9TQXRNak0wVmpjeE1FZ3hNek5STVRFNUlEY3hNQ0E1T1NBM01UQlVOekVnTnpBNVVUUXpJRGN3T1NBek1pQTNNVE5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"/>
    </extobj>
    <extobj name="2384804F-3998-4D57-9195-F3826E402611-138">
      <extobjdata type="2384804F-3998-4D57-9195-F3826E402611" data="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5D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FF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DB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FF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M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D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kMxVVJWZ3RTUzB4UkRRek9TSWdaRDBpVFRRNElERlJNekVnTV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"/>
    </extobj>
    <extobj name="2384804F-3998-4D57-9195-F3826E402611-139">
      <extobjdata type="2384804F-3998-4D57-9195-F3826E402611" data="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nd0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Z3d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nd0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Z3d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PREF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Y0dGMGFDQnBaRDBpVFVwWUxUZ3d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"/>
    </extobj>
    <extobj name="2384804F-3998-4D57-9195-F3826E402611-140">
      <extobjdata type="2384804F-3998-4D57-9195-F3826E402611" data="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"/>
    </extobj>
    <extobj name="2384804F-3998-4D57-9195-F3826E402611-141">
      <extobjdata type="2384804F-3998-4D57-9195-F3826E402611" data="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0M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0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PQz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PQ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DR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"/>
    </extobj>
    <extobj name="2384804F-3998-4D57-9195-F3826E402611-142">
      <extobjdata type="2384804F-3998-4D57-9195-F3826E402611" data="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ORGd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FE0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ME9D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FE0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wT0M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UTR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FE0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"/>
    </extobj>
    <extobj name="2384804F-3998-4D57-9195-F3826E402611-143">
      <extobjdata type="2384804F-3998-4D57-9195-F3826E402611" data="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XpN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Ne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TXp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pNe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Nek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6T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pNe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ek1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k15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pNe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"/>
    </extobj>
    <extobj name="2384804F-3998-4D57-9195-F3826E402611-144">
      <extobjdata type="2384804F-3998-4D57-9195-F3826E402611" data="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kw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STB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GNHRjBhQ0JwWkQwaVRVcFlMVEkw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HlOQz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ME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STB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"/>
    </extobj>
    <extobj name="2384804F-3998-4D57-9195-F3826E402611-145">
      <extobjdata type="2384804F-3998-4D57-9195-F3826E402611" data="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3TW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RXd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d0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VRBeU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E1ES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VRB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VRB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VRB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E1E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hNR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U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VEF5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B4TU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UQX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"/>
    </extobj>
    <extobj name="2384804F-3998-4D57-9195-F3826E402611-146">
      <extobjdata type="2384804F-3998-4D57-9195-F3826E402611" data="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U0TFZSRldDMUpMVEZFTkRNNElpQmtQU0pOTkRreUlESXhNMUUwTnpJZ01qRXpJRFEzTWlBeU1qWlJORGN5SURJek1DQTBOemNnTWpVd1ZEUTRNaUF5T0RWUk5EZ3lJRE14TmlBME5qRWdNekl6VkRNMk5DQXpNekJJTXpFeVVUTXhNU0F6TWpnZ01qYzNJREU1TWxReU5ETWdOVEpSTWpReklEUTRJREkxTkNBME9GUXpNelFnTkRaUk5ESTRJRFEySURRMU9DQTBPRlExTVRnZ05qRlJOVFkzSURjM0lEVTVPU0F4TVRkVU5qY3dJREkwT0ZFMk9EQWdNamN3SURZNE15QXlOekpSTmprd0lESTNOQ0EyT1RnZ01qYzBVVGN4T0NBeU56UWdOekU0SURJMk1WRTJNVE1nTnlBMk1EZ2dNbEUyTURVZ01DQXpNaklnTUVneE16TlJNekVnTU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U0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UZ3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4T0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Gd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U0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9D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UZ3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n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VGd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4T0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NE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eE9D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RTR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HhPQz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FNE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RTR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"/>
    </extobj>
    <extobj name="2384804F-3998-4D57-9195-F3826E402611-147">
      <extobjdata type="2384804F-3998-4D57-9195-F3826E402611" data="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hOUz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FMU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"/>
    </extobj>
    <extobj name="2384804F-3998-4D57-9195-F3826E402611-148">
      <extobjdata type="2384804F-3998-4D57-9195-F3826E402611" data="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AyTn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ZM0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ZM0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WTN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mpj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5qY3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AyTnk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mp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55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mp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DJOeT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"/>
    </extobj>
    <extobj name="2384804F-3998-4D57-9195-F3826E402611-149">
      <extobjdata type="2384804F-3998-4D57-9195-F3826E402611" data="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0Rr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9Ea3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IQmhkR2dnYVdROUlrMUtXQzA0T1M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NE9T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Gc1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NE9T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Gc1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"/>
    </extobj>
    <extobj name="2384804F-3998-4D57-9195-F3826E402611-150">
      <extobjdata type="2384804F-3998-4D57-9195-F3826E402611" data="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"/>
    </extobj>
    <extobj name="2384804F-3998-4D57-9195-F3826E402611-151">
      <extobjdata type="2384804F-3998-4D57-9195-F3826E402611" data="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E1EV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VRBM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VRBM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QTF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V3TlM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E1EVXRWRVZZTFU0dE1rSWlJR1E5SWswMU5pQXlNemRVTlRZZ01qVXdWRGN3SURJM01FZ3pOamxXTkRJd1RETTNNQ0ExTnpCUk16Z3dJRFU0TXlBek9Ea2dOVGd6VVRRd01pQTFPRE1nTkRBNUlEVTJPRll5TnpCSU56QTNVVGN5TWlBeU5qSWdOekl5SURJMU1GUTNNRGNnTWpNd1NEUXdPVll0TmpoUk5EQXhJQzA0TWlBek9URWdMVGd5U0RNNE9VZ3pPRGRSTXpjMUlDMDRNaUF6TmprZ0xUWTRWakl6TUVnM01GRTFOaUF5TXpjZ05UWWdNalV3V2lJdlBqeHdZWFJvSUdsa1BTSk5TbGd0TVRBMU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RXdOUz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EV3Tl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URV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UQTF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VRBM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VEEx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3TlM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UQTFMVlJGV0MxT0xUVkVJaUJrUFNKTk1qSWdOekV3VmpjMU1FZ3hOVGxXTFRJMU1FZ3lNbFl0TWpFd1NERXhPVlkzTVRCSU1qSm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"/>
    </extobj>
    <extobj name="2384804F-3998-4D57-9195-F3826E402611-152">
      <extobjdata type="2384804F-3998-4D57-9195-F3826E402611" data="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10VkVWWUxVa3RNVVEwTXpnaUlHUTlJazAwT1RJZ01qRXpVVFEzTWlBeU1UTWdORGN5SURJeU5sRTBOeklnTWpNd0lEUTNOeUF5TlRCVU5EZ3lJREk0TlZFME9ESWdNekUySURRMk1TQXpNak5VTXpZMElETXpNRWd6TVRKUk16RXhJRE15T0NBeU56Y2dNVGt5VkRJME15QTFNbEV5TkRNZ05EZ2dNalUwSURRNFZETXpOQ0EwTmxFME1qZ2dORFlnTkRVNElEUTRWRFV4T0NBMk1WRTFOamNnTnpjZ05UazVJREV4TjFRMk56QWdNalE0VVRZNE1DQXlOekFnTmpneklESTNNbEUyT1RBZ01qYzBJRFk1T0NBeU56UlJOekU0SURJM05DQTNNVGdnTWpZeFVUWXhNeUEzSURZd09DQXlVVFl3TlNBd0lETXlNaUF3U0RFek0xRXpNU0F3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1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k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T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NeT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X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T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Xk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"/>
    </extobj>
    <extobj name="2384804F-3998-4D57-9195-F3826E402611-153">
      <extobjdata type="2384804F-3998-4D57-9195-F3826E402611" data="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VNQz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a3d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DVNQz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NU1D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PVEF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"/>
    </extobj>
    <extobj name="2384804F-3998-4D57-9195-F3826E402611-154">
      <extobjdata type="2384804F-3998-4D57-9195-F3826E402611" data="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hNaT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V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B4TWk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"/>
    </extobj>
    <extobj name="2384804F-3998-4D57-9195-F3826E402611-155">
      <extobjdata type="2384804F-3998-4D57-9195-F3826E402611" data="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5EU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kRR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DBOQz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ME5D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BOQz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DBOQz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"/>
    </extobj>
    <extobj name="2384804F-3998-4D57-9195-F3826E402611-156">
      <extobjdata type="2384804F-3998-4D57-9195-F3826E402611" data="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V3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"/>
    </extobj>
    <extobj name="2384804F-3998-4D57-9195-F3826E402611-157">
      <extobjdata type="2384804F-3998-4D57-9195-F3826E402611" data="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SX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l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"/>
    </extobj>
    <extobj name="2384804F-3998-4D57-9195-F3826E402611-158">
      <extobjdata type="2384804F-3998-4D57-9195-F3826E402611" data="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VRFek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RXhNeT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FeE15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URXp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E1UT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eE1UT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4TVRN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NVEV6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FeE15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V4TXk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RXhNe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"/>
    </extobj>
    <extobj name="2384804F-3998-4D57-9195-F3826E402611-159">
      <extobjdata type="2384804F-3998-4D57-9195-F3826E402611" data="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"/>
    </extobj>
    <extobj name="2384804F-3998-4D57-9195-F3826E402611-160">
      <extobjdata type="2384804F-3998-4D57-9195-F3826E402611" data="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kRr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BPUz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DBPUz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RN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AwT1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UTV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DBP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kRr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AwT1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RN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RGt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FE1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5Ea3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kRr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AwT1MxVVJWZ3RUaTB5UlNJZ1pEMGlUVGM0SURZd1VUYzRJRGcwSURrMUlERXdNbFF4TXpnZ01USXdVVEUyTWlBeE1qQWdNVGd3SURFd05GUXhPVGtnTmpGUk1UazVJRE0ySURFNE1pQXhPRlF4TXprZ01GUTVOaUF4TjFRM09DQTJNRm9pTHo0OGNHRjBhQ0JwWkQwaVRVcFlMVFE1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DBPUzFVUlZndFNTMHhSRFEwTWl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XpjZ05EYzJVVFl6TnlBMU5qVWdOVGt4SURZeE5WUTBOellnTmpZMVVUTTVOaUEyTmpVZ016SXlJRFl3TlZFeU5ESWdOVFF5SURJd01DQTBNamhVTVRVM0lESXhObEV4TlRjZ01USTJJREl3TUNBM00xUXpNVFFnTVRsUk5EQTBJREU1SURRNE5TQTVPRlEyTURnZ016RXpVVFl6TnlBME1EZ2dOak0zSURRM05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"/>
    </extobj>
    <extobj name="2384804F-3998-4D57-9195-F3826E402611-161">
      <extobjdata type="2384804F-3998-4D57-9195-F3826E402611" data="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nlJK1BIVnpaU0JrWVhSaExXTTlJakl5TURnaUlIaHNhVzVyT21oeVpXWTlJaU5OU2xndE1pMVVSVmd0VGkweU1qQTRJaTgrUEM5blBqeG5JR1JoZEdFdGJXMXNMVzV2WkdVOUltMXpkWEFpSUhSeVlXNXpabTl5YlQwaWRISmhibk5zWVhSbEtEazBOQzQ0TERBcElqNDhaeUJrWVhSaExXMXRiQzF1YjJSbFBTSnRhU0krUEhWelpTQmtZWFJoTFdNOUlqRkVORFExSWlCNGJHbHVhenBvY21WbVBTSWpUVXBZTFRJ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"/>
    </extobj>
    <extobj name="2384804F-3998-4D57-9195-F3826E402611-162">
      <extobjdata type="2384804F-3998-4D57-9195-F3826E402611" data="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VM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"/>
    </extobj>
    <extobj name="2384804F-3998-4D57-9195-F3826E402611-163">
      <extobjdata type="2384804F-3998-4D57-9195-F3826E402611" data="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DOWtaV1p6UGp4bklITjBjbTlyWlQwaVkzVnljbVZ1ZEVOdmJHOXlJaUJtYVd4c1BTSmpkWEp5Wlc1MFEyOXNiM0lpSUhOMGNtOXJaUzEzYVdSMGFEMGlNQ0lnZEhKaGJuTm1iM0p0UFNKelkyRnNaU2d4TEMweEtTSStQR2NnWkdGMFlTMXRiV3d0Ym05a1pUMGliV0YwYUNJK1BHY2daR0YwWVMxdGJXd3RibTlrWlQwaWJXa2lQangxYzJVZ1pHRjBZUzFqUFNJeU1UQkZJaUI0YkdsdWF6cG9jbVZtUFNJalRVcFlMVEV0VkVWWUxVa3RNakV3UlNJdlBqd3ZaejQ4TDJjK1BDOW5Qand2YzNablBnPT0iLAoJIlJlYWxWaWV3U2l6ZUpzb24iIDogIntcImhlaWdodFwiOjI0MCxcIndpZHRoXCI6MTk2fSIKfQo="/>
    </extobj>
    <extobj name="2384804F-3998-4D57-9195-F3826E402611-164">
      <extobjdata type="2384804F-3998-4D57-9195-F3826E402611" data="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FlpSUhoc2FXNXJPbWh5WldZOUlpTk5TbGd0TVMxVVJWZ3RTUzB4UkRRMU5pSXZQand2Wno0OEwyYytQQzluUGp3dmMzWm5QZz09IiwKCSJSZWFsVmlld1NpemVKc29uIiA6ICJ7XCJoZWlnaHRcIjoyNDQsXCJ3aWR0aFwiOjEyNX0iCn0K"/>
    </extobj>
    <extobj name="2384804F-3998-4D57-9195-F3826E402611-165">
      <extobjdata type="2384804F-3998-4D57-9195-F3826E402611" data="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z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OeT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"/>
    </extobj>
    <extobj name="2384804F-3998-4D57-9195-F3826E402611-166">
      <extobjdata type="2384804F-3998-4D57-9195-F3826E402611" data="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"/>
    </extobj>
    <extobj name="2384804F-3998-4D57-9195-F3826E402611-167">
      <extobjdata type="2384804F-3998-4D57-9195-F3826E402611" data="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l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"/>
    </extobj>
    <extobj name="2384804F-3998-4D57-9195-F3826E402611-168">
      <extobjdata type="2384804F-3998-4D57-9195-F3826E402611" data="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E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Uz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4TFZSRldDMUp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VM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T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"/>
    </extobj>
    <extobj name="2384804F-3998-4D57-9195-F3826E402611-169">
      <extobjdata type="2384804F-3998-4D57-9195-F3826E402611" data="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STV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Wpr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Namt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Wpr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Wpr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9T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9T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"/>
    </extobj>
    <extobj name="2384804F-3998-4D57-9195-F3826E402611-170">
      <extobjdata type="2384804F-3998-4D57-9195-F3826E402611" data="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NNE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TTR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TTR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Nemd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"/>
    </extobj>
    <extobj name="2384804F-3998-4D57-9195-F3826E402611-171">
      <extobjdata type="2384804F-3998-4D57-9195-F3826E402611" data="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FRWlJSGhzYVc1ck9taHlaV1k5SWlOTlNsZ3ROUzFVUlZndFNTMHhSRFEwUVNJdlBqd3ZaejQ4WnlCa1lYUmhMVzF0YkMxdWIyUmxQU0p0YmlJZ2RISmhibk5tYjNKdFBTSjBjbUZ1YzJ4aGRHVW9PVGMzTEMweE5UQXBJSE5qWVd4bEtEQXVOekEzS1NJK1BIVnpaU0JrWVhSaExXTTlJak14SWlCNGJHbHVhenBvY21WbVBTSWpUVXBZTFRVdFZFVllMVTR0TXpFaUx6NDhMMmMrUEM5blBqd3ZaejQ4TDJjK1BDOXpkbWMrIiwKCSJSZWFsVmlld1NpemVKc29uIiA6ICJ7XCJoZWlnaHRcIjoyOTEsXCJ3aWR0aFwiOjQ4Mn0iCn0K"/>
    </extobj>
    <extobj name="2384804F-3998-4D57-9195-F3826E402611-172">
      <extobjdata type="2384804F-3998-4D57-9195-F3826E402611" data="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DF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OVF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UW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"/>
    </extobj>
    <extobj name="2384804F-3998-4D57-9195-F3826E402611-173">
      <extobjdata type="2384804F-3998-4D57-9195-F3826E402611" data="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nlJK1BIVnpaU0JrWVhSaExXTTlJakl5TURnaUlIaHNhVzVyT21oeVpXWTlJaU5OU2xndE1pMVVSVmd0VGkweU1qQTRJaTgrUEM5blBqeG5JR1JoZEdFdGJXMXNMVzV2WkdVOUltMXpkWEFpSUhSeVlXNXpabTl5YlQwaWRISmhibk5zWVhSbEtEazBOQzQ0TERBcElqNDhaeUJrWVhSaExXMXRiQzF1YjJSbFBTSnRhU0krUEhWelpTQmtZWFJoTFdNOUlqRkVORFExSWlCNGJHbHVhenBvY21WbVBTSWpUVXBZTFRJ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"/>
    </extobj>
    <extobj name="2384804F-3998-4D57-9195-F3826E402611-174">
      <extobjdata type="2384804F-3998-4D57-9195-F3826E402611" data="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"/>
    </extobj>
    <extobj name="2384804F-3998-4D57-9195-F3826E402611-175">
      <extobjdata type="2384804F-3998-4D57-9195-F3826E402611" data="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B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ME1p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F5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5ESXRWRVZZTFU0dE1qQXdRaUlnWkQwaUlpOCtQSEJoZEdnZ2FXUTlJazFLV0MwM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UXl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ME1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FF5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F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Re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R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Aw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FF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DB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R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"/>
    </extobj>
    <extobj name="2384804F-3998-4D57-9195-F3826E402611-176">
      <extobjdata type="2384804F-3998-4D57-9195-F3826E402611" data="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nlJK1BIVnpaU0JrWVhSaExXTTlJakl5TURnaUlIaHNhVzVyT21oeVpXWTlJaU5OU2xndE1pMVVSVmd0VGkweU1qQTRJaTgrUEM5blBqeG5JR1JoZEdFdGJXMXNMVzV2WkdVOUltMXpkWEFpSUhSeVlXNXpabTl5YlQwaWRISmhibk5zWVhSbEtEazBOQzQ0TERBcElqNDhaeUJrWVhSaExXMXRiQzF1YjJSbFBTSnRhU0krUEhWelpTQmtZWFJoTFdNOUlqRkVORFExSWlCNGJHbHVhenBvY21WbVBTSWpUVXBZTFRJ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"/>
    </extobj>
    <extobj name="2384804F-3998-4D57-9195-F3826E402611-177">
      <extobjdata type="2384804F-3998-4D57-9195-F3826E402611" data="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p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l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aTFVUlZndFRpMHlNREJDSWlCa1BTSW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l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NaT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"/>
    </extobj>
    <extobj name="2384804F-3998-4D57-9195-F3826E402611-178">
      <extobjdata type="2384804F-3998-4D57-9195-F3826E402611" data="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nlJK1BIVnpaU0JrWVhSaExXTTlJakl5TURnaUlIaHNhVzVyT21oeVpXWTlJaU5OU2xndE1pMVVSVmd0VGkweU1qQTRJaTgrUEM5blBqeG5JR1JoZEdFdGJXMXNMVzV2WkdVOUltMXpkWEFpSUhSeVlXNXpabTl5YlQwaWRISmhibk5zWVhSbEtEazBOQzQ0TERBcElqNDhaeUJrWVhSaExXMXRiQzF1YjJSbFBTSnRhU0krUEhWelpTQmtZWFJoTFdNOUlqRkVORFExSWlCNGJHbHVhenBvY21WbVBTSWpUVXBZTFRJ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"/>
    </extobj>
    <extobj name="2384804F-3998-4D57-9195-F3826E402611-179">
      <extobjdata type="2384804F-3998-4D57-9195-F3826E402611" data="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GMy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Mk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ell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GMy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YzJ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DN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DNOaT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jMk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npZ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h3WVhSb0lHbGtQU0pOU2xndE56WX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AzTmkxVVJWZ3RTUzB4UkRRek9DSWdaRDBpVFRRNU1pQXlNVE5STkRjeUlESXhNeUEwTnpJZ01qSTJVVFEzTWlBeU16QWdORGMzSURJMU1GUTBPRElnTWpnMVVUUTRNaUF6TVRZZ05EWXhJRE15TTFRek5qUWdNek13U0RNeE1sRXpNVEVnTXpJNElESTNOeUF4T1RKVU1qUXpJRFV5VVRJME15QTBPQ0F5TlRRZ05EaFVNek0wSURRMlVUUXlPQ0EwTmlBME5UZ2dORGhVTlRFNElEWXhVVFUyTnlBM055QTFPVGtnTVRFM1ZEWTNNQ0F5TkRoUk5qZ3dJREkzTUNBMk9ETWdNamN5VVRZNU1DQXlOelFnTmprNElESTNORkUzTVRnZ01qYzBJRGN4T0NBeU5qRlJOakV6SURjZ05qQTRJREpSTmpBMUlEQWdNekl5SURCSU1UTXpVVE14SURB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AzTm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"/>
    </extobj>
    <extobj name="2384804F-3998-4D57-9195-F3826E402611-180">
      <extobjdata type="2384804F-3998-4D57-9195-F3826E402611" data="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1p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"/>
    </extobj>
    <extobj name="2384804F-3998-4D57-9195-F3826E402611-181">
      <extobjdata type="2384804F-3998-4D57-9195-F3826E402611" data="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SX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l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"/>
    </extobj>
    <extobj name="2384804F-3998-4D57-9195-F3826E402611-182">
      <extobjdata type="2384804F-3998-4D57-9195-F3826E402611" data="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UlpQjRiR2x1YXpwb2NtVm1QU0lqVFVwWUxUSXRWRVZZTFVrdE1VUTBNelVpTHo0OEwyYytQQzluUGp3dlp6NDhMM04yWno0PSIsCgkiUmVhbFZpZXdTaXplSnNvbiIgOiAie1wiaGVpZ2h0XCI6MjQxLFwid2lkdGhcIjoyNjh9Igp9Cg=="/>
    </extobj>
    <extobj name="2384804F-3998-4D57-9195-F3826E402611-183">
      <extobjdata type="2384804F-3998-4D57-9195-F3826E402611" data="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55SWdlR3hwYm1zNmFISmxaajBpSTAxS1dDMHlMVlJGV0MxSkxURkVORFEzSWk4K1BDOW5Qand2Wno0OEwyYytQQzl6ZG1jKyIsCgkiUmVhbFZpZXdTaXplSnNvbiIgOiAie1wiaGVpZ2h0XCI6MjQxLFwid2lkdGhcIjoyNTB9Igp9Cg=="/>
    </extobj>
    <extobj name="2384804F-3998-4D57-9195-F3826E402611-184">
      <extobjdata type="2384804F-3998-4D57-9195-F3826E402611" data="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a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"/>
    </extobj>
    <extobj name="2384804F-3998-4D57-9195-F3826E402611-185">
      <extobjdata type="2384804F-3998-4D57-9195-F3826E402611" data="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p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l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"/>
    </extobj>
    <extobj name="2384804F-3998-4D57-9195-F3826E402611-186">
      <extobjdata type="2384804F-3998-4D57-9195-F3826E402611" data="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Z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Fl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Z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akl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ZeUxWUkZXQzFPTFRJeU1USWlJR1E5SWswNE5DQXlNemRVT0RRZ01qVXdWRGs0SURJM01FZzJOemxSTmprMElESTJNaUEyT1RRZ01qVXdWRFkzT1NBeU16QklPVGhST0RRZ01qTTNJRGcwSURJMU1Gb2lMejQ4Y0dGMGFDQnBaRDBpVFVwWUxUWX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ZeUxWUkZXQzFPTFRWRUlpQmtQU0pOTWpJZ056RXdWamMxTUVneE5UbFdMVEkxTUVneU1sWXRNakV3U0RFeE9WWTNNVEJJTWp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"/>
    </extobj>
    <extobj name="2384804F-3998-4D57-9195-F3826E402611-187">
      <extobjdata type="2384804F-3998-4D57-9195-F3826E402611" data="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DB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R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UXl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OREl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5ES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k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5ES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"/>
    </extobj>
    <extobj name="2384804F-3998-4D57-9195-F3826E402611-188">
      <extobjdata type="2384804F-3998-4D57-9195-F3826E402611" data="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T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4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T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V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R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E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"/>
    </extobj>
    <extobj name="2384804F-3998-4D57-9195-F3826E402611-189">
      <extobjdata type="2384804F-3998-4D57-9195-F3826E402611" data="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DBNaT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R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UXl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OREl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F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5ES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k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5ES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"/>
    </extobj>
    <extobj name="2384804F-3998-4D57-9195-F3826E402611-190">
      <extobjdata type="2384804F-3998-4D57-9195-F3826E402611" data="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h3WVhSb0lHbGtQU0pOU2xndE1U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hOaT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h3WVhSb0lHbGtQU0pOU2xndE1UW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eE5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4Tmk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"/>
    </extobj>
    <extobj name="2384804F-3998-4D57-9195-F3826E402611-191">
      <extobjdata type="2384804F-3998-4D57-9195-F3826E402611" data="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"/>
    </extobj>
    <extobj name="2384804F-3998-4D57-9195-F3826E402611-192">
      <extobjdata type="2384804F-3998-4D57-9195-F3826E402611" data="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E00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UTTR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hNemd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VRNNE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UTTR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ek9D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GNHRjBhQ0JwWkQwaVRVcFlMVEV6T0M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E16Z3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RXpPQz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VE00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VE00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"/>
    </extobj>
    <extobj name="2384804F-3998-4D57-9195-F3826E402611-193">
      <extobjdata type="2384804F-3998-4D57-9195-F3826E402611" data="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aRk9TSWdlR3hwYm1zNmFISmxaajBpSTAxS1dDMDBMVlJGV0MxSkxURkVOa1U1SWk4K1BDOW5QanhuSUdSaGRHRXRiVzFzTFc1dlpHVTlJbTF2SWlCMGNtRnVjMlp2Y20wOUluUnlZVzV6YkdGMFpTZ3hNRFF3TGpnc01Da2lQangxYzJVZ1pHRjBZUzFqUFNJelFTSWdlR3hwYm1zNmFISmxaajBpSTAxS1dDMDBMVlJGV0MxT0xUTkJJaTgrUEM5blBqd3ZaejQ4TDJjK1BDOXpkbWMrIiwKCSJSZWFsVmlld1NpemVKc29uIiA6ICJ7XCJoZWlnaHRcIjoyNTYsXCJ3aWR0aFwiOjQ2NH0iCn0K"/>
    </extobj>
    <extobj name="2384804F-3998-4D57-9195-F3826E402611-194">
      <extobjdata type="2384804F-3998-4D57-9195-F3826E402611" data="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S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"/>
    </extobj>
    <extobj name="2384804F-3998-4D57-9195-F3826E402611-195">
      <extobjdata type="2384804F-3998-4D57-9195-F3826E402611" data="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URJdFZFVllMVTR0TWpBd1FpSWdaRDBpSWk4K1BIQmhkR2dnYVdROUlrMUtXQzB4TU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4TU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UQXl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VRBe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RXd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UQX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VRBeU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Fd0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"/>
    </extobj>
    <extobj name="2384804F-3998-4D57-9195-F3826E402611-196">
      <extobjdata type="2384804F-3998-4D57-9195-F3826E402611" data="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lNUz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SXh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lNUzFVUlZndFNTMHhSRFpGT1N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"/>
    </extobj>
    <extobj name="2384804F-3998-4D57-9195-F3826E402611-197">
      <extobjdata type="2384804F-3998-4D57-9195-F3826E402611" data="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VEEz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VEEz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BM0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VEEz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3Tn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RXdOeT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NVEEz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hNRGN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E1EY3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V3Tn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VRBM0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VRBM0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VRBM0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RXdOe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E1EY3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UQTN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"/>
    </extobj>
    <extobj name="2384804F-3998-4D57-9195-F3826E402611-198">
      <extobjdata type="2384804F-3998-4D57-9195-F3826E402611" data="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aRk9TSWdlR3hwYm1zNmFISmxaajBpSTAxS1dDMDBMVlJGV0MxSkxURkVOa1U1SWk4K1BDOW5QanhuSUdSaGRHRXRiVzFzTFc1dlpHVTlJbTF2SWlCMGNtRnVjMlp2Y20wOUluUnlZVzV6YkdGMFpTZ3hNRFF3TGpnc01Da2lQangxYzJVZ1pHRjBZUzFqUFNJelFTSWdlR3hwYm1zNmFISmxaajBpSTAxS1dDMDBMVlJGV0MxT0xUTkJJaTgrUEM5blBqd3ZaejQ4TDJjK1BDOXpkbWMrIiwKCSJSZWFsVmlld1NpemVKc29uIiA6ICJ7XCJoZWlnaHRcIjoyNTYsXCJ3aWR0aFwiOjQ2NH0iCn0K"/>
    </extobj>
    <extobj name="2384804F-3998-4D57-9195-F3826E402611-199">
      <extobjdata type="2384804F-3998-4D57-9195-F3826E402611" data="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Wk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S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"/>
    </extobj>
    <extobj name="2384804F-3998-4D57-9195-F3826E402611-200">
      <extobjdata type="2384804F-3998-4D57-9195-F3826E402611" data="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4TURJdFZFVllMVTR0TWpBd1FpSWdaRDBpSWk4K1BIQmhkR2dnYVdROUlrMUtXQzB4TU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4TU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UQXl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VRBe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RXd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"/>
    </extobj>
    <extobj name="2384804F-3998-4D57-9195-F3826E402611-201">
      <extobjdata type="2384804F-3998-4D57-9195-F3826E402611" data="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lNUz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"/>
    </extobj>
    <extobj name="2384804F-3998-4D57-9195-F3826E402611-202">
      <extobjdata type="2384804F-3998-4D57-9195-F3826E402611" data="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lOe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M0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mN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p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kz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qY3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"/>
    </extobj>
    <extobj name="2384804F-3998-4D57-9195-F3826E402611-203">
      <extobjdata type="2384804F-3998-4D57-9195-F3826E402611" data="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VGN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hOe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"/>
    </extobj>
    <extobj name="2384804F-3998-4D57-9195-F3826E402611-204">
      <extobjdata type="2384804F-3998-4D57-9195-F3826E402611" data="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UlpQjRiR2x1YXpwb2NtVm1QU0lqVFVwWUxUSXRWRVZZTFVrdE1VUTBNelVpTHo0OEwyYytQQzluUGp3dlp6NDhMM04yWno0PSIsCgkiUmVhbFZpZXdTaXplSnNvbiIgOiAie1wiaGVpZ2h0XCI6MjQxLFwid2lkdGhcIjoyNjh9Igp9Cg=="/>
    </extobj>
    <extobj name="2384804F-3998-4D57-9195-F3826E402611-205">
      <extobjdata type="2384804F-3998-4D57-9195-F3826E402611" data="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0y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NMk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6W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k5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NMk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el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NMk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XpZ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k5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E0y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TTJ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6W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"/>
    </extobj>
    <extobj name="2384804F-3998-4D57-9195-F3826E402611-206">
      <extobjdata type="2384804F-3998-4D57-9195-F3826E402611" data="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RMU1DQTBNemd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FOHRNamtpSUdROUlrMHpOU0F4TVRNNFVUTTFJREV4TlRBZ05URWdNVEUxTUVnMU5rZzJPVkV4TVRNZ01URXhNeUF4TlRNZ01UQTJPVlF5TkRNZ09UUTBWRE16TUNBM056RlVNemt4SURVME1WUTBNVFlnTWpVd1ZETTVNU0F0TkRCVU16TXdJQzB5TnpCVU1qUXpJQzAwTkROVU1UVXlJQzAxTmpoVU5qa2dMVFkwT1VnMU5sRTBNeUF0TmpRNUlETTVJQzAyTkRkVU16VWdMVFl6TjFFMk5TQXROakEzSURFeE1DQXROVFE0VVRJNE15QXRNekUySURNeE5pQTFObEV6TWpRZ01UTXpJRE15TkNBeU5URlJNekkwSURNMk9DQXpNVFlnTkRRMVVUSTNPQ0E0TnpjZ05EZ2dNVEV5TTFFek5pQXhNVE0zSURNMUlERXhNemh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"/>
    </extobj>
    <extobj name="2384804F-3998-4D57-9195-F3826E402611-207">
      <extobjdata type="2384804F-3998-4D57-9195-F3826E402611" data="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S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"/>
    </extobj>
    <extobj name="2384804F-3998-4D57-9195-F3826E402611-208">
      <extobjdata type="2384804F-3998-4D57-9195-F3826E402611" data="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NU0lnZUd4cGJtczZhSEpsWmowaUkwMUtXQzB4TFZSRldDMUpMVEZFTkRZeElpOCtQQzluUGp3dlp6NDhMMmMrUEM5emRtYysiLAoJIlJlYWxWaWV3U2l6ZUpzb24iIDogIntcImhlaWdodFwiOjIyMSxcIndpZHRoXCI6MTI1fSIKfQo="/>
    </extobj>
    <extobj name="2384804F-3998-4D57-9195-F3826E402611-209">
      <extobjdata type="2384804F-3998-4D57-9195-F3826E402611" data="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BaUlIaHNhVzVyT21oeVpXWTlJaU5OU2xndE1pMVVSVmd0U1MweFJEUTBNQ0l2UGp3dlp6NDhMMmMrUEM5blBqd3ZjM1puUGc9PSIsCgkiUmVhbFZpZXdTaXplSnNvbiIgOiAie1wiaGVpZ2h0XCI6MjQ0LFwid2lkdGhcIjozNzV9Igp9Cg=="/>
    </extobj>
    <extobj name="2384804F-3998-4D57-9195-F3826E402611-210">
      <extobjdata type="2384804F-3998-4D57-9195-F3826E402611" data="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UlpQjRiR2x1YXpwb2NtVm1QU0lqVFVwWUxUSXRWRVZZTFVrdE1VUTBNelVpTHo0OEwyYytQQzluUGp3dlp6NDhMM04yWno0PSIsCgkiUmVhbFZpZXdTaXplSnNvbiIgOiAie1wiaGVpZ2h0XCI6MjQxLFwid2lkdGhcIjoyNjh9Igp9Cg=="/>
    </extobj>
    <extobj name="2384804F-3998-4D57-9195-F3826E402611-211">
      <extobjdata type="2384804F-3998-4D57-9195-F3826E402611" data="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eU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J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"/>
    </extobj>
    <extobj name="2384804F-3998-4D57-9195-F3826E402611-212">
      <extobjdata type="2384804F-3998-4D57-9195-F3826E402611" data="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FPQ0lnZUd4cGJtczZhSEpsWmowaUkwMUtXQzB4TFZSRldDMUpMVEZFTkRVNElpOCtQQzluUGp3dlp6NDhMMmMrUEM5emRtYysiLAoJIlJlYWxWaWV3U2l6ZUpzb24iIDogIntcImhlaWdodFwiOjI0MixcIndpZHRoXCI6MTc5fSIKfQo="/>
    </extobj>
    <extobj name="2384804F-3998-4D57-9195-F3826E402611-213">
      <extobjdata type="2384804F-3998-4D57-9195-F3826E402611" data="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JMVlJGV0MxT0xUSXlNVElpSUdROUlrMDROQ0F5TXpkVU9EUWdNalV3VkRrNElESTNNRWcyTnpsUk5qazBJREkyTWlBMk9UUWdNalV3VkRZM09TQXlNekJJT1RoUk9EUWdNak0zSURnMElESTFNRm9pTHo0OGNHRjBhQ0JwWkQwaVRVcFlMVFl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"/>
    </extobj>
    <extobj name="2384804F-3998-4D57-9195-F3826E402611-214">
      <extobjdata type="2384804F-3998-4D57-9195-F3826E402611" data="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E1D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Fd0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VRB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3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R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E1DMVVSVmd0VGkwMVJTSWdaRDBpVFRFeE1pQTFOakJNTWpRNUlEWTVORXd5TlRjZ05qZzJVVE00TnlBMU5qSWdNemczSURVMk1Fd3pOakVnTlRNeFVUTTFPU0ExTXpJZ016QXpJRFU0TVV3eU5UQWdOakkzVERFNU5TQTFPREJSTVRneUlEVTJPU0F4TmprZ05UVTNWREUwT0NBMU16aE1NVFF3SURVek1sRXhNemdnTlRNd0lERXlOU0ExTkRaTU1URXlJRFUyTUZvaUx6NDhjR0YwYUNCcFpEMGlUVXBZTFRFd0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"/>
    </extobj>
    <extobj name="2384804F-3998-4D57-9195-F3826E402611-215">
      <extobjdata type="2384804F-3998-4D57-9195-F3826E402611" data="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p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5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e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T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1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N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ek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T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p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Xk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6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5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k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T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Xk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X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p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"/>
    </extobj>
    <extobj name="2384804F-3998-4D57-9195-F3826E402611-216">
      <extobjdata type="2384804F-3998-4D57-9195-F3826E402611" data="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VXh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5UR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AxTVM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VeE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OVEV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OVEV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MU1T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MU1T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FNUz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MU1T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GNHRjBhQ0JwWkQwaVRVcFlMVFV4TFZSRldDMU9MVEl5UXpVaUlHUTlJazAzT0NBeU5UQlJOemdnTWpjMElEazFJREk1TWxReE16Z2dNekV3VVRFMk1pQXpNVEFnTVRnd0lESTVORlF4T1RrZ01qVXhVVEU1T1NBeU1qWWdNVGd5SURJd09GUXhNemtnTVRrd1ZEazJJREl3TjFRM09DQXlOVEJhSWk4K1BIQmhkR2dnYVdROUlrMUtXQzAxTVM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URXRWRVZZTFVrdE1VUTBNemtpSUdROUlrMDBPQ0F4VVRNeElER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"/>
    </extobj>
    <extobj name="2384804F-3998-4D57-9195-F3826E402611-217">
      <extobjdata type="2384804F-3998-4D57-9195-F3826E402611" data="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ek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Oek1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Oek1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M015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M015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NNeT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jekxWUkZXQzFPTFRJeVF6VWlJR1E5SWswM09DQXlOVEJSTnpnZ01qYzBJRGsxSURJNU1sUXhNemdnTXpFd1VURTJNaUF6TVRBZ01UZ3dJREk1TkZReE9Ua2dNalV4VVRFNU9TQXlNallnTVRneUlESXdPRlF4TXprZ01Ua3dWRGsySURJd04xUTNPQ0F5TlRCYUlpOCtQSEJoZEdnZ2FXUTlJazFLV0MwM015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56T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M015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Oek1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AzTXkxVVJWZ3RUaTAyUl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ME5UQWdORE00SURRMk15QXpNamxSTkRZMElETXlNaUEwTmpRZ01Ua3dWakV3TkZFME5qUWdOallnTkRZMklEVTV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Oek1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M015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"/>
    </extobj>
    <extobj name="2384804F-3998-4D57-9195-F3826E402611-218">
      <extobjdata type="2384804F-3998-4D57-9195-F3826E402611" data="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0RZ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DROaT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DRO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A0Tm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Gcy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"/>
    </extobj>
    <extobj name="2384804F-3998-4D57-9195-F3826E402611-219">
      <extobjdata type="2384804F-3998-4D57-9195-F3826E402611" data="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0RZ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DROaT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DROaT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A0Tm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RO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Gcy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"/>
    </extobj>
    <extobj name="2384804F-3998-4D57-9195-F3826E402611-220">
      <extobjdata type="2384804F-3998-4D57-9195-F3826E402611" data="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Xk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GNHRjBhQ0JwWkQwaVRVcFlMVE1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"/>
    </extobj>
    <extobj name="2384804F-3998-4D57-9195-F3826E402611-221">
      <extobjdata type="2384804F-3998-4D57-9195-F3826E402611" data="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6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N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e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N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N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B6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T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"/>
    </extobj>
    <extobj name="2384804F-3998-4D57-9195-F3826E402611-223">
      <extobjdata type="2384804F-3998-4D57-9195-F3826E402611" data="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V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V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VM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V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R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eE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F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IQmhkR2dnYVdROUlrMUtXQzB4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T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NUz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"/>
    </extobj>
    <extobj name="2384804F-3998-4D57-9195-F3826E402611-224">
      <extobjdata type="2384804F-3998-4D57-9195-F3826E402611" data="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ME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U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kM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U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U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FF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OQz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ME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U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134</Pages>
  <TotalTime>4</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2025-05-27T05:48:08Z</dcterms:created>
  <dc:creator>A-Q-HNB</dc:creator>
  <cp:lastModifiedBy>Alexander Khann</cp:lastModifiedBy>
  <dcterms:modified xsi:type="dcterms:W3CDTF">2025-05-27T09:45:01Z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5F7436DDD11748E98347E927C32D73B0_12</vt:lpwstr>
  </property>
</Properties>
</file>